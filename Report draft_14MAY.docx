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88890" w14:textId="77777777" w:rsidR="005C0027" w:rsidRPr="00212FFB" w:rsidRDefault="005C0027" w:rsidP="005C0027">
      <w:pPr>
        <w:spacing w:line="276" w:lineRule="auto"/>
        <w:jc w:val="center"/>
        <w:rPr>
          <w:rFonts w:ascii="Arial" w:hAnsi="Arial" w:cs="Arial"/>
          <w:bCs/>
          <w:iCs/>
          <w:sz w:val="32"/>
          <w:szCs w:val="32"/>
        </w:rPr>
      </w:pPr>
      <w:r w:rsidRPr="00212FFB">
        <w:rPr>
          <w:rFonts w:ascii="Arial" w:hAnsi="Arial" w:cs="Arial"/>
          <w:bCs/>
          <w:iCs/>
          <w:sz w:val="32"/>
          <w:szCs w:val="32"/>
        </w:rPr>
        <w:t>University College London</w:t>
      </w:r>
    </w:p>
    <w:p w14:paraId="49BC0210" w14:textId="77777777" w:rsidR="005C0027" w:rsidRPr="00212FFB" w:rsidRDefault="005C0027" w:rsidP="005C0027">
      <w:pPr>
        <w:spacing w:line="276" w:lineRule="auto"/>
        <w:jc w:val="center"/>
        <w:rPr>
          <w:rFonts w:ascii="Arial" w:hAnsi="Arial" w:cs="Arial"/>
          <w:bCs/>
          <w:iCs/>
          <w:sz w:val="32"/>
          <w:szCs w:val="32"/>
        </w:rPr>
      </w:pPr>
      <w:r w:rsidRPr="00212FFB">
        <w:rPr>
          <w:rFonts w:ascii="Arial" w:hAnsi="Arial" w:cs="Arial"/>
          <w:bCs/>
          <w:iCs/>
          <w:sz w:val="32"/>
          <w:szCs w:val="32"/>
        </w:rPr>
        <w:t>Division of Surgery and Interventional Science</w:t>
      </w:r>
    </w:p>
    <w:p w14:paraId="4CA7F30F" w14:textId="77777777" w:rsidR="005C0027" w:rsidRPr="00212FFB" w:rsidRDefault="005C0027" w:rsidP="005C0027">
      <w:pPr>
        <w:spacing w:line="276" w:lineRule="auto"/>
        <w:jc w:val="center"/>
        <w:rPr>
          <w:rFonts w:ascii="Arial" w:hAnsi="Arial" w:cs="Arial"/>
          <w:sz w:val="32"/>
          <w:szCs w:val="32"/>
        </w:rPr>
      </w:pPr>
      <w:r w:rsidRPr="0A6FCA6C">
        <w:rPr>
          <w:rFonts w:ascii="Arial" w:hAnsi="Arial" w:cs="Arial"/>
          <w:sz w:val="32"/>
          <w:szCs w:val="32"/>
        </w:rPr>
        <w:t>3</w:t>
      </w:r>
      <w:r w:rsidRPr="0A6FCA6C">
        <w:rPr>
          <w:rFonts w:ascii="Arial" w:hAnsi="Arial" w:cs="Arial"/>
          <w:sz w:val="32"/>
          <w:szCs w:val="32"/>
          <w:vertAlign w:val="superscript"/>
        </w:rPr>
        <w:t>rd</w:t>
      </w:r>
      <w:r w:rsidRPr="0A6FCA6C">
        <w:rPr>
          <w:rFonts w:ascii="Arial" w:hAnsi="Arial" w:cs="Arial"/>
          <w:sz w:val="32"/>
          <w:szCs w:val="32"/>
        </w:rPr>
        <w:t xml:space="preserve"> Year Research Project Report, 202</w:t>
      </w:r>
      <w:r>
        <w:rPr>
          <w:rFonts w:ascii="Arial" w:hAnsi="Arial" w:cs="Arial"/>
          <w:sz w:val="32"/>
          <w:szCs w:val="32"/>
        </w:rPr>
        <w:t>4</w:t>
      </w:r>
      <w:r w:rsidRPr="0A6FCA6C">
        <w:rPr>
          <w:rFonts w:ascii="Arial" w:hAnsi="Arial" w:cs="Arial"/>
          <w:sz w:val="32"/>
          <w:szCs w:val="32"/>
        </w:rPr>
        <w:t>-202</w:t>
      </w:r>
      <w:r>
        <w:rPr>
          <w:rFonts w:ascii="Arial" w:hAnsi="Arial" w:cs="Arial"/>
          <w:sz w:val="32"/>
          <w:szCs w:val="32"/>
        </w:rPr>
        <w:t>5</w:t>
      </w:r>
    </w:p>
    <w:p w14:paraId="622458B8" w14:textId="77777777" w:rsidR="005C0027" w:rsidRPr="00212FFB" w:rsidRDefault="005C0027" w:rsidP="005C0027">
      <w:pPr>
        <w:spacing w:line="276" w:lineRule="auto"/>
        <w:jc w:val="center"/>
        <w:rPr>
          <w:rFonts w:ascii="Arial" w:hAnsi="Arial" w:cs="Arial"/>
          <w:sz w:val="22"/>
          <w:szCs w:val="22"/>
        </w:rPr>
      </w:pPr>
    </w:p>
    <w:p w14:paraId="276C759E" w14:textId="77777777" w:rsidR="005C0027" w:rsidRPr="00212FFB" w:rsidRDefault="005C0027" w:rsidP="005C0027">
      <w:pPr>
        <w:spacing w:line="276" w:lineRule="auto"/>
        <w:jc w:val="center"/>
        <w:rPr>
          <w:rFonts w:ascii="Arial" w:hAnsi="Arial" w:cs="Arial"/>
          <w:sz w:val="22"/>
          <w:szCs w:val="22"/>
        </w:rPr>
      </w:pPr>
    </w:p>
    <w:p w14:paraId="06E90206" w14:textId="17D6C30E" w:rsidR="005C0027" w:rsidRPr="00212FFB" w:rsidRDefault="00EA2C42" w:rsidP="005C0027">
      <w:pPr>
        <w:spacing w:line="276" w:lineRule="auto"/>
        <w:jc w:val="center"/>
        <w:rPr>
          <w:rFonts w:ascii="Arial" w:hAnsi="Arial" w:cs="Arial"/>
          <w:sz w:val="22"/>
          <w:szCs w:val="22"/>
        </w:rPr>
      </w:pPr>
      <w:r w:rsidRPr="00572B19">
        <w:rPr>
          <w:rFonts w:ascii="Arial" w:hAnsi="Arial" w:cs="Arial"/>
          <w:b/>
          <w:sz w:val="22"/>
          <w:szCs w:val="22"/>
        </w:rPr>
        <w:drawing>
          <wp:inline distT="0" distB="0" distL="0" distR="0" wp14:anchorId="25059C25" wp14:editId="2539C7C8">
            <wp:extent cx="6332220" cy="3587750"/>
            <wp:effectExtent l="12700" t="12700" r="17780" b="19050"/>
            <wp:docPr id="8173617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361798" name="Picture 1" descr="A screenshot of a computer&#10;&#10;AI-generated content may be incorrect."/>
                    <pic:cNvPicPr/>
                  </pic:nvPicPr>
                  <pic:blipFill>
                    <a:blip r:embed="rId11"/>
                    <a:stretch>
                      <a:fillRect/>
                    </a:stretch>
                  </pic:blipFill>
                  <pic:spPr>
                    <a:xfrm>
                      <a:off x="0" y="0"/>
                      <a:ext cx="6332220" cy="3587750"/>
                    </a:xfrm>
                    <a:prstGeom prst="rect">
                      <a:avLst/>
                    </a:prstGeom>
                    <a:ln>
                      <a:solidFill>
                        <a:schemeClr val="tx1"/>
                      </a:solidFill>
                    </a:ln>
                  </pic:spPr>
                </pic:pic>
              </a:graphicData>
            </a:graphic>
          </wp:inline>
        </w:drawing>
      </w:r>
    </w:p>
    <w:p w14:paraId="5A0788E7" w14:textId="4D5AA18D" w:rsidR="005C0027" w:rsidRDefault="005C0027" w:rsidP="005C0027">
      <w:pPr>
        <w:spacing w:line="276" w:lineRule="auto"/>
        <w:rPr>
          <w:rFonts w:ascii="Arial" w:hAnsi="Arial" w:cs="Arial"/>
          <w:b/>
          <w:sz w:val="22"/>
          <w:szCs w:val="22"/>
        </w:rPr>
      </w:pPr>
    </w:p>
    <w:p w14:paraId="43A3A706" w14:textId="77777777" w:rsidR="00EA2C42" w:rsidRDefault="00EA2C42" w:rsidP="005C0027">
      <w:pPr>
        <w:spacing w:line="276" w:lineRule="auto"/>
        <w:rPr>
          <w:rFonts w:ascii="Arial" w:hAnsi="Arial" w:cs="Arial"/>
          <w:b/>
          <w:sz w:val="22"/>
          <w:szCs w:val="22"/>
        </w:rPr>
      </w:pPr>
    </w:p>
    <w:p w14:paraId="502C709B" w14:textId="77777777" w:rsidR="00EA2C42" w:rsidRDefault="00EA2C42" w:rsidP="005C0027">
      <w:pPr>
        <w:spacing w:line="276" w:lineRule="auto"/>
        <w:rPr>
          <w:rFonts w:ascii="Arial" w:hAnsi="Arial" w:cs="Arial"/>
          <w:b/>
          <w:sz w:val="22"/>
          <w:szCs w:val="22"/>
        </w:rPr>
      </w:pPr>
    </w:p>
    <w:p w14:paraId="2C80F64F" w14:textId="77777777" w:rsidR="005C0027" w:rsidRPr="00212FFB" w:rsidRDefault="005C0027" w:rsidP="005C0027">
      <w:pPr>
        <w:spacing w:line="276" w:lineRule="auto"/>
        <w:rPr>
          <w:rFonts w:ascii="Arial" w:hAnsi="Arial" w:cs="Arial"/>
          <w:b/>
          <w:sz w:val="22"/>
          <w:szCs w:val="22"/>
        </w:rPr>
      </w:pPr>
    </w:p>
    <w:p w14:paraId="6A760E3C" w14:textId="77777777" w:rsidR="005C0027" w:rsidRPr="00212FFB" w:rsidRDefault="005C0027" w:rsidP="005C0027">
      <w:pPr>
        <w:spacing w:line="276" w:lineRule="auto"/>
        <w:jc w:val="center"/>
        <w:rPr>
          <w:rFonts w:ascii="Arial" w:hAnsi="Arial" w:cs="Arial"/>
          <w:b/>
          <w:sz w:val="22"/>
          <w:szCs w:val="22"/>
        </w:rPr>
      </w:pPr>
    </w:p>
    <w:p w14:paraId="32DC51BF" w14:textId="04283D1A" w:rsidR="00DA7B87" w:rsidRPr="006A7521" w:rsidRDefault="005C0027" w:rsidP="00960BE6">
      <w:pPr>
        <w:rPr>
          <w:rFonts w:ascii="Arial" w:hAnsi="Arial" w:cs="Arial"/>
          <w:bCs/>
          <w:sz w:val="28"/>
          <w:szCs w:val="28"/>
        </w:rPr>
      </w:pPr>
      <w:r w:rsidRPr="00212FFB">
        <w:rPr>
          <w:rFonts w:ascii="Arial" w:hAnsi="Arial" w:cs="Arial"/>
          <w:bCs/>
          <w:sz w:val="28"/>
          <w:szCs w:val="28"/>
        </w:rPr>
        <w:t>Project title:</w:t>
      </w:r>
      <w:r w:rsidR="003A4CD4">
        <w:rPr>
          <w:rFonts w:ascii="Arial" w:hAnsi="Arial" w:cs="Arial"/>
          <w:bCs/>
          <w:sz w:val="28"/>
          <w:szCs w:val="28"/>
        </w:rPr>
        <w:t xml:space="preserve"> </w:t>
      </w:r>
      <w:r w:rsidR="00DA7B87" w:rsidRPr="00DA7B87">
        <w:rPr>
          <w:rFonts w:ascii="Arial" w:hAnsi="Arial" w:cs="Arial"/>
          <w:b/>
          <w:bCs/>
          <w:sz w:val="28"/>
          <w:szCs w:val="28"/>
        </w:rPr>
        <w:t xml:space="preserve">Enhancing </w:t>
      </w:r>
      <w:r w:rsidR="003A4CD4">
        <w:rPr>
          <w:rFonts w:ascii="Arial" w:hAnsi="Arial" w:cs="Arial"/>
          <w:b/>
          <w:bCs/>
          <w:sz w:val="28"/>
          <w:szCs w:val="28"/>
        </w:rPr>
        <w:t>B</w:t>
      </w:r>
      <w:r w:rsidR="00DA7B87" w:rsidRPr="00DA7B87">
        <w:rPr>
          <w:rFonts w:ascii="Arial" w:hAnsi="Arial" w:cs="Arial"/>
          <w:b/>
          <w:bCs/>
          <w:sz w:val="28"/>
          <w:szCs w:val="28"/>
        </w:rPr>
        <w:t xml:space="preserve">ionic </w:t>
      </w:r>
      <w:r w:rsidR="003A4CD4">
        <w:rPr>
          <w:rFonts w:ascii="Arial" w:hAnsi="Arial" w:cs="Arial"/>
          <w:b/>
          <w:bCs/>
          <w:sz w:val="28"/>
          <w:szCs w:val="28"/>
        </w:rPr>
        <w:t>P</w:t>
      </w:r>
      <w:r w:rsidR="00DA7B87" w:rsidRPr="00DA7B87">
        <w:rPr>
          <w:rFonts w:ascii="Arial" w:hAnsi="Arial" w:cs="Arial"/>
          <w:b/>
          <w:bCs/>
          <w:sz w:val="28"/>
          <w:szCs w:val="28"/>
        </w:rPr>
        <w:t xml:space="preserve">rosthetic </w:t>
      </w:r>
      <w:r w:rsidR="003A4CD4">
        <w:rPr>
          <w:rFonts w:ascii="Arial" w:hAnsi="Arial" w:cs="Arial"/>
          <w:b/>
          <w:bCs/>
          <w:sz w:val="28"/>
          <w:szCs w:val="28"/>
        </w:rPr>
        <w:t>H</w:t>
      </w:r>
      <w:r w:rsidR="00DA7B87" w:rsidRPr="00DA7B87">
        <w:rPr>
          <w:rFonts w:ascii="Arial" w:hAnsi="Arial" w:cs="Arial"/>
          <w:b/>
          <w:bCs/>
          <w:sz w:val="28"/>
          <w:szCs w:val="28"/>
        </w:rPr>
        <w:t>and</w:t>
      </w:r>
      <w:r w:rsidR="00121F4B">
        <w:rPr>
          <w:rFonts w:ascii="Arial" w:hAnsi="Arial" w:cs="Arial"/>
          <w:b/>
          <w:bCs/>
          <w:sz w:val="28"/>
          <w:szCs w:val="28"/>
        </w:rPr>
        <w:t>s</w:t>
      </w:r>
      <w:r w:rsidR="00DA7B87" w:rsidRPr="00DA7B87">
        <w:rPr>
          <w:rFonts w:ascii="Arial" w:hAnsi="Arial" w:cs="Arial"/>
          <w:b/>
          <w:bCs/>
          <w:sz w:val="28"/>
          <w:szCs w:val="28"/>
        </w:rPr>
        <w:t xml:space="preserve"> </w:t>
      </w:r>
      <w:r w:rsidR="00374DF1">
        <w:rPr>
          <w:rFonts w:ascii="Arial" w:hAnsi="Arial" w:cs="Arial"/>
          <w:b/>
          <w:bCs/>
          <w:sz w:val="28"/>
          <w:szCs w:val="28"/>
        </w:rPr>
        <w:t>U</w:t>
      </w:r>
      <w:r w:rsidR="00DA7B87" w:rsidRPr="00DA7B87">
        <w:rPr>
          <w:rFonts w:ascii="Arial" w:hAnsi="Arial" w:cs="Arial"/>
          <w:b/>
          <w:bCs/>
          <w:sz w:val="28"/>
          <w:szCs w:val="28"/>
        </w:rPr>
        <w:t>sing Computer</w:t>
      </w:r>
      <w:r w:rsidR="003A4CD4">
        <w:rPr>
          <w:rFonts w:ascii="Arial" w:hAnsi="Arial" w:cs="Arial"/>
          <w:b/>
          <w:bCs/>
          <w:sz w:val="28"/>
          <w:szCs w:val="28"/>
        </w:rPr>
        <w:t xml:space="preserve"> </w:t>
      </w:r>
      <w:r w:rsidR="006A7521" w:rsidRPr="00212FFB">
        <w:rPr>
          <w:rFonts w:ascii="Arial" w:hAnsi="Arial" w:cs="Arial"/>
          <w:bCs/>
          <w:sz w:val="28"/>
          <w:szCs w:val="28"/>
        </w:rPr>
        <w:tab/>
      </w:r>
      <w:r w:rsidR="003A4CD4">
        <w:rPr>
          <w:rFonts w:ascii="Arial" w:hAnsi="Arial" w:cs="Arial"/>
          <w:bCs/>
          <w:sz w:val="28"/>
          <w:szCs w:val="28"/>
        </w:rPr>
        <w:tab/>
      </w:r>
      <w:r w:rsidR="003A4CD4">
        <w:rPr>
          <w:rFonts w:ascii="Arial" w:hAnsi="Arial" w:cs="Arial"/>
          <w:bCs/>
          <w:sz w:val="28"/>
          <w:szCs w:val="28"/>
        </w:rPr>
        <w:tab/>
      </w:r>
      <w:r w:rsidR="003A4CD4">
        <w:rPr>
          <w:rFonts w:ascii="Arial" w:hAnsi="Arial" w:cs="Arial"/>
          <w:bCs/>
          <w:sz w:val="28"/>
          <w:szCs w:val="28"/>
        </w:rPr>
        <w:tab/>
        <w:t xml:space="preserve"> </w:t>
      </w:r>
      <w:r w:rsidR="00DA7B87" w:rsidRPr="00DA7B87">
        <w:rPr>
          <w:rFonts w:ascii="Arial" w:hAnsi="Arial" w:cs="Arial"/>
          <w:b/>
          <w:bCs/>
          <w:sz w:val="28"/>
          <w:szCs w:val="28"/>
        </w:rPr>
        <w:t xml:space="preserve">Vision and Reinforcement </w:t>
      </w:r>
      <w:r w:rsidR="003A4CD4">
        <w:rPr>
          <w:rFonts w:ascii="Arial" w:hAnsi="Arial" w:cs="Arial"/>
          <w:b/>
          <w:bCs/>
          <w:sz w:val="28"/>
          <w:szCs w:val="28"/>
        </w:rPr>
        <w:t>L</w:t>
      </w:r>
      <w:r w:rsidR="00DA7B87" w:rsidRPr="00DA7B87">
        <w:rPr>
          <w:rFonts w:ascii="Arial" w:hAnsi="Arial" w:cs="Arial"/>
          <w:b/>
          <w:bCs/>
          <w:sz w:val="28"/>
          <w:szCs w:val="28"/>
        </w:rPr>
        <w:t xml:space="preserve">earning in a </w:t>
      </w:r>
      <w:r w:rsidR="003A4CD4">
        <w:rPr>
          <w:rFonts w:ascii="Arial" w:hAnsi="Arial" w:cs="Arial"/>
          <w:b/>
          <w:bCs/>
          <w:sz w:val="28"/>
          <w:szCs w:val="28"/>
        </w:rPr>
        <w:t>S</w:t>
      </w:r>
      <w:r w:rsidR="00DA7B87" w:rsidRPr="00DA7B87">
        <w:rPr>
          <w:rFonts w:ascii="Arial" w:hAnsi="Arial" w:cs="Arial"/>
          <w:b/>
          <w:bCs/>
          <w:sz w:val="28"/>
          <w:szCs w:val="28"/>
        </w:rPr>
        <w:t xml:space="preserve">imulated </w:t>
      </w:r>
      <w:r w:rsidR="003A4CD4">
        <w:rPr>
          <w:rFonts w:ascii="Arial" w:hAnsi="Arial" w:cs="Arial"/>
          <w:b/>
          <w:bCs/>
          <w:sz w:val="28"/>
          <w:szCs w:val="28"/>
        </w:rPr>
        <w:t>P</w:t>
      </w:r>
      <w:r w:rsidR="00DA7B87" w:rsidRPr="00DA7B87">
        <w:rPr>
          <w:rFonts w:ascii="Arial" w:hAnsi="Arial" w:cs="Arial"/>
          <w:b/>
          <w:bCs/>
          <w:sz w:val="28"/>
          <w:szCs w:val="28"/>
        </w:rPr>
        <w:t xml:space="preserve">hysics </w:t>
      </w:r>
      <w:r w:rsidR="006A7521" w:rsidRPr="00212FFB">
        <w:rPr>
          <w:rFonts w:ascii="Arial" w:hAnsi="Arial" w:cs="Arial"/>
          <w:bCs/>
          <w:sz w:val="28"/>
          <w:szCs w:val="28"/>
        </w:rPr>
        <w:tab/>
      </w:r>
      <w:r w:rsidR="006A7521" w:rsidRPr="00212FFB">
        <w:rPr>
          <w:rFonts w:ascii="Arial" w:hAnsi="Arial" w:cs="Arial"/>
          <w:bCs/>
          <w:sz w:val="28"/>
          <w:szCs w:val="28"/>
        </w:rPr>
        <w:tab/>
      </w:r>
      <w:r w:rsidR="003A4CD4">
        <w:rPr>
          <w:rFonts w:ascii="Arial" w:hAnsi="Arial" w:cs="Arial"/>
          <w:bCs/>
          <w:sz w:val="28"/>
          <w:szCs w:val="28"/>
        </w:rPr>
        <w:t xml:space="preserve"> </w:t>
      </w:r>
      <w:r w:rsidR="003A4CD4">
        <w:rPr>
          <w:rFonts w:ascii="Arial" w:hAnsi="Arial" w:cs="Arial"/>
          <w:b/>
          <w:bCs/>
          <w:sz w:val="28"/>
          <w:szCs w:val="28"/>
        </w:rPr>
        <w:t>E</w:t>
      </w:r>
      <w:r w:rsidR="00DA7B87" w:rsidRPr="00DA7B87">
        <w:rPr>
          <w:rFonts w:ascii="Arial" w:hAnsi="Arial" w:cs="Arial"/>
          <w:b/>
          <w:bCs/>
          <w:sz w:val="28"/>
          <w:szCs w:val="28"/>
        </w:rPr>
        <w:t>nvironment</w:t>
      </w:r>
    </w:p>
    <w:p w14:paraId="6934461A" w14:textId="09C2C043" w:rsidR="005C0027" w:rsidRPr="00212FFB" w:rsidRDefault="005C0027" w:rsidP="005C0027">
      <w:pPr>
        <w:spacing w:line="276" w:lineRule="auto"/>
        <w:rPr>
          <w:rFonts w:ascii="Arial" w:hAnsi="Arial" w:cs="Arial"/>
          <w:bCs/>
          <w:sz w:val="28"/>
          <w:szCs w:val="28"/>
        </w:rPr>
      </w:pPr>
      <w:r w:rsidRPr="00212FFB">
        <w:rPr>
          <w:rFonts w:ascii="Arial" w:hAnsi="Arial" w:cs="Arial"/>
          <w:bCs/>
          <w:sz w:val="28"/>
          <w:szCs w:val="28"/>
        </w:rPr>
        <w:t>Student number:</w:t>
      </w:r>
      <w:r w:rsidRPr="00212FFB">
        <w:rPr>
          <w:rFonts w:ascii="Arial" w:hAnsi="Arial" w:cs="Arial"/>
          <w:bCs/>
          <w:sz w:val="28"/>
          <w:szCs w:val="28"/>
        </w:rPr>
        <w:tab/>
      </w:r>
      <w:r w:rsidR="00960BE6">
        <w:rPr>
          <w:rFonts w:ascii="Arial" w:hAnsi="Arial" w:cs="Arial"/>
          <w:b/>
          <w:sz w:val="28"/>
          <w:szCs w:val="28"/>
        </w:rPr>
        <w:t>22108112</w:t>
      </w:r>
    </w:p>
    <w:p w14:paraId="47E13496" w14:textId="10FC4DC0" w:rsidR="00160D56" w:rsidRDefault="005C0027" w:rsidP="00215373">
      <w:pPr>
        <w:spacing w:line="276" w:lineRule="auto"/>
        <w:rPr>
          <w:rFonts w:ascii="Arial" w:hAnsi="Arial" w:cs="Arial"/>
          <w:b/>
          <w:sz w:val="28"/>
          <w:szCs w:val="28"/>
        </w:rPr>
      </w:pPr>
      <w:r w:rsidRPr="00212FFB">
        <w:rPr>
          <w:rFonts w:ascii="Arial" w:hAnsi="Arial" w:cs="Arial"/>
          <w:bCs/>
          <w:sz w:val="28"/>
          <w:szCs w:val="28"/>
        </w:rPr>
        <w:t xml:space="preserve">Module: </w:t>
      </w:r>
      <w:r w:rsidRPr="00212FFB">
        <w:rPr>
          <w:rFonts w:ascii="Arial" w:hAnsi="Arial" w:cs="Arial"/>
          <w:b/>
          <w:sz w:val="28"/>
          <w:szCs w:val="28"/>
        </w:rPr>
        <w:t>SURG0161</w:t>
      </w:r>
      <w:bookmarkStart w:id="0" w:name="_Toc341945765"/>
      <w:bookmarkStart w:id="1" w:name="_Toc22131279"/>
      <w:bookmarkStart w:id="2" w:name="_Toc22131368"/>
      <w:bookmarkStart w:id="3" w:name="_Toc182824074"/>
      <w:bookmarkStart w:id="4" w:name="_Toc197363903"/>
      <w:bookmarkStart w:id="5" w:name="_Toc197364542"/>
      <w:bookmarkStart w:id="6" w:name="_Toc197364581"/>
    </w:p>
    <w:p w14:paraId="17CC9DEF" w14:textId="4AAA3D36" w:rsidR="00106D83" w:rsidRPr="00106D83" w:rsidRDefault="00106D83" w:rsidP="00215373">
      <w:pPr>
        <w:spacing w:line="276" w:lineRule="auto"/>
        <w:rPr>
          <w:rFonts w:ascii="Arial" w:hAnsi="Arial" w:cs="Arial"/>
          <w:b/>
          <w:sz w:val="28"/>
          <w:szCs w:val="28"/>
        </w:rPr>
      </w:pPr>
      <w:r w:rsidRPr="00106D83">
        <w:rPr>
          <w:rFonts w:ascii="Arial" w:hAnsi="Arial" w:cs="Arial"/>
          <w:bCs/>
          <w:sz w:val="28"/>
          <w:szCs w:val="28"/>
        </w:rPr>
        <w:t>Word count:</w:t>
      </w:r>
      <w:r w:rsidRPr="00106D83">
        <w:rPr>
          <w:rFonts w:ascii="Arial" w:hAnsi="Arial" w:cs="Arial"/>
          <w:b/>
          <w:sz w:val="28"/>
          <w:szCs w:val="28"/>
        </w:rPr>
        <w:t xml:space="preserve"> 5500</w:t>
      </w:r>
    </w:p>
    <w:p w14:paraId="52901F8C" w14:textId="2688AB9E" w:rsidR="005C0027" w:rsidRPr="00106D83" w:rsidRDefault="005C0027" w:rsidP="00160D56">
      <w:pPr>
        <w:spacing w:line="276" w:lineRule="auto"/>
        <w:jc w:val="center"/>
        <w:rPr>
          <w:rFonts w:ascii="Arial" w:hAnsi="Arial" w:cs="Arial"/>
          <w:bCs/>
          <w:color w:val="0E2841" w:themeColor="text2"/>
          <w:sz w:val="28"/>
          <w:szCs w:val="28"/>
        </w:rPr>
      </w:pPr>
      <w:r w:rsidRPr="00106D83">
        <w:rPr>
          <w:rFonts w:ascii="Arial" w:hAnsi="Arial" w:cs="Arial"/>
          <w:color w:val="0E2841" w:themeColor="text2"/>
          <w:sz w:val="28"/>
          <w:szCs w:val="28"/>
        </w:rPr>
        <w:lastRenderedPageBreak/>
        <w:t>ABSTRACT</w:t>
      </w:r>
      <w:bookmarkEnd w:id="0"/>
      <w:bookmarkEnd w:id="1"/>
      <w:bookmarkEnd w:id="2"/>
      <w:bookmarkEnd w:id="3"/>
      <w:bookmarkEnd w:id="4"/>
      <w:bookmarkEnd w:id="5"/>
      <w:bookmarkEnd w:id="6"/>
    </w:p>
    <w:p w14:paraId="49FA77A9" w14:textId="5483446A" w:rsidR="003E7CC1" w:rsidRPr="00106D83" w:rsidRDefault="000E288B" w:rsidP="009072AD">
      <w:pPr>
        <w:pStyle w:val="TOCHeading"/>
        <w:rPr>
          <w:rFonts w:ascii="Arial" w:hAnsi="Arial" w:cs="Arial"/>
          <w:color w:val="000000" w:themeColor="text1"/>
          <w:sz w:val="22"/>
          <w:szCs w:val="22"/>
        </w:rPr>
      </w:pPr>
      <w:r w:rsidRPr="00106D83">
        <w:rPr>
          <w:rFonts w:ascii="Arial" w:hAnsi="Arial" w:cs="Arial"/>
          <w:color w:val="000000" w:themeColor="text1"/>
          <w:sz w:val="22"/>
          <w:szCs w:val="22"/>
        </w:rPr>
        <w:t>M</w:t>
      </w:r>
      <w:r w:rsidR="00574625" w:rsidRPr="00106D83">
        <w:rPr>
          <w:rFonts w:ascii="Arial" w:hAnsi="Arial" w:cs="Arial"/>
          <w:color w:val="000000" w:themeColor="text1"/>
          <w:sz w:val="22"/>
          <w:szCs w:val="22"/>
        </w:rPr>
        <w:t>yoelectric prostheses lack autonomous</w:t>
      </w:r>
      <w:r w:rsidR="00AF34CF" w:rsidRPr="00106D83">
        <w:rPr>
          <w:rFonts w:ascii="Arial" w:hAnsi="Arial" w:cs="Arial"/>
          <w:color w:val="000000" w:themeColor="text1"/>
          <w:sz w:val="22"/>
          <w:szCs w:val="22"/>
        </w:rPr>
        <w:t xml:space="preserve">, </w:t>
      </w:r>
      <w:r w:rsidR="00574625" w:rsidRPr="00106D83">
        <w:rPr>
          <w:rFonts w:ascii="Arial" w:hAnsi="Arial" w:cs="Arial"/>
          <w:color w:val="000000" w:themeColor="text1"/>
          <w:sz w:val="22"/>
          <w:szCs w:val="22"/>
        </w:rPr>
        <w:t>dynamic responses to objects</w:t>
      </w:r>
      <w:r w:rsidR="003C0726" w:rsidRPr="00106D83">
        <w:rPr>
          <w:rFonts w:ascii="Arial" w:hAnsi="Arial" w:cs="Arial"/>
          <w:color w:val="000000" w:themeColor="text1"/>
          <w:sz w:val="22"/>
          <w:szCs w:val="22"/>
        </w:rPr>
        <w:t xml:space="preserve">, </w:t>
      </w:r>
      <w:r w:rsidR="008B2CFD" w:rsidRPr="00106D83">
        <w:rPr>
          <w:rFonts w:ascii="Arial" w:hAnsi="Arial" w:cs="Arial"/>
          <w:color w:val="000000" w:themeColor="text1"/>
          <w:sz w:val="22"/>
          <w:szCs w:val="22"/>
        </w:rPr>
        <w:t>limiting their usability</w:t>
      </w:r>
      <w:r w:rsidR="00574625" w:rsidRPr="00106D83">
        <w:rPr>
          <w:rFonts w:ascii="Arial" w:hAnsi="Arial" w:cs="Arial"/>
          <w:color w:val="000000" w:themeColor="text1"/>
          <w:sz w:val="22"/>
          <w:szCs w:val="22"/>
        </w:rPr>
        <w:t>. This project presents a novel integration of computer vision (CV) and reinforcement learning (RL)</w:t>
      </w:r>
      <w:r w:rsidR="00A61C9B" w:rsidRPr="00106D83">
        <w:rPr>
          <w:rFonts w:ascii="Arial" w:hAnsi="Arial" w:cs="Arial"/>
          <w:color w:val="000000" w:themeColor="text1"/>
          <w:sz w:val="22"/>
          <w:szCs w:val="22"/>
        </w:rPr>
        <w:t xml:space="preserve"> using a</w:t>
      </w:r>
      <w:r w:rsidR="00574625" w:rsidRPr="00106D83">
        <w:rPr>
          <w:rFonts w:ascii="Arial" w:hAnsi="Arial" w:cs="Arial"/>
          <w:color w:val="000000" w:themeColor="text1"/>
          <w:sz w:val="22"/>
          <w:szCs w:val="22"/>
        </w:rPr>
        <w:t xml:space="preserve"> YOLOv11 object detection model and RL force-feedback-driven grip controller</w:t>
      </w:r>
      <w:r w:rsidR="00521A8A" w:rsidRPr="00106D83">
        <w:rPr>
          <w:rFonts w:ascii="Arial" w:hAnsi="Arial" w:cs="Arial"/>
          <w:color w:val="000000" w:themeColor="text1"/>
          <w:sz w:val="22"/>
          <w:szCs w:val="22"/>
        </w:rPr>
        <w:t xml:space="preserve"> to automatically grasp objects and improve grip stability on</w:t>
      </w:r>
      <w:r w:rsidR="00574625" w:rsidRPr="00106D83">
        <w:rPr>
          <w:rFonts w:ascii="Arial" w:hAnsi="Arial" w:cs="Arial"/>
          <w:color w:val="000000" w:themeColor="text1"/>
          <w:sz w:val="22"/>
          <w:szCs w:val="22"/>
        </w:rPr>
        <w:t xml:space="preserve"> a simulated </w:t>
      </w:r>
      <w:r w:rsidR="00897EC2" w:rsidRPr="00106D83">
        <w:rPr>
          <w:rFonts w:ascii="Arial" w:hAnsi="Arial" w:cs="Arial"/>
          <w:color w:val="000000" w:themeColor="text1"/>
          <w:sz w:val="22"/>
          <w:szCs w:val="22"/>
        </w:rPr>
        <w:t>bionic</w:t>
      </w:r>
      <w:r w:rsidR="00574625" w:rsidRPr="00106D83">
        <w:rPr>
          <w:rFonts w:ascii="Arial" w:hAnsi="Arial" w:cs="Arial"/>
          <w:color w:val="000000" w:themeColor="text1"/>
          <w:sz w:val="22"/>
          <w:szCs w:val="22"/>
        </w:rPr>
        <w:t xml:space="preserve"> prosthetic hand. The intention is to make the hand behave closer to a real one. Using </w:t>
      </w:r>
      <w:proofErr w:type="spellStart"/>
      <w:r w:rsidR="00574625" w:rsidRPr="00106D83">
        <w:rPr>
          <w:rFonts w:ascii="Arial" w:hAnsi="Arial" w:cs="Arial"/>
          <w:color w:val="000000" w:themeColor="text1"/>
          <w:sz w:val="22"/>
          <w:szCs w:val="22"/>
        </w:rPr>
        <w:t>PyBullet</w:t>
      </w:r>
      <w:proofErr w:type="spellEnd"/>
      <w:r w:rsidR="00574625" w:rsidRPr="00106D83">
        <w:rPr>
          <w:rFonts w:ascii="Arial" w:hAnsi="Arial" w:cs="Arial"/>
          <w:color w:val="000000" w:themeColor="text1"/>
          <w:sz w:val="22"/>
          <w:szCs w:val="22"/>
        </w:rPr>
        <w:t xml:space="preserve"> with OpenAI Gym and Stable-Baselines3, the system was trained entirely in simulation with minimal sensors.</w:t>
      </w:r>
      <w:r w:rsidR="009A5904" w:rsidRPr="00106D83">
        <w:rPr>
          <w:rFonts w:ascii="Arial" w:hAnsi="Arial" w:cs="Arial"/>
          <w:color w:val="000000" w:themeColor="text1"/>
          <w:sz w:val="22"/>
          <w:szCs w:val="22"/>
        </w:rPr>
        <w:t xml:space="preserve"> </w:t>
      </w:r>
      <w:r w:rsidR="00574625" w:rsidRPr="00106D83">
        <w:rPr>
          <w:rFonts w:ascii="Arial" w:hAnsi="Arial" w:cs="Arial"/>
          <w:color w:val="000000" w:themeColor="text1"/>
          <w:sz w:val="22"/>
          <w:szCs w:val="22"/>
        </w:rPr>
        <w:t xml:space="preserve">The YOLOv11-nano detector achieved 83.1% object detection accuracy </w:t>
      </w:r>
      <w:r w:rsidR="00FB7FE3" w:rsidRPr="00106D83">
        <w:rPr>
          <w:rFonts w:ascii="Arial" w:hAnsi="Arial" w:cs="Arial"/>
          <w:color w:val="000000" w:themeColor="text1"/>
          <w:sz w:val="22"/>
          <w:szCs w:val="22"/>
        </w:rPr>
        <w:t>(</w:t>
      </w:r>
      <w:r w:rsidR="000B4E38" w:rsidRPr="00106D83">
        <w:rPr>
          <w:rFonts w:ascii="Arial" w:hAnsi="Arial" w:cs="Arial"/>
          <w:color w:val="000000" w:themeColor="text1"/>
          <w:sz w:val="22"/>
          <w:szCs w:val="22"/>
        </w:rPr>
        <w:t xml:space="preserve">precision 78.0 %; recall 80.7 %; </w:t>
      </w:r>
      <w:r w:rsidR="00574625" w:rsidRPr="00106D83">
        <w:rPr>
          <w:rFonts w:ascii="Arial" w:hAnsi="Arial" w:cs="Arial"/>
          <w:color w:val="000000" w:themeColor="text1"/>
          <w:sz w:val="22"/>
          <w:szCs w:val="22"/>
        </w:rPr>
        <w:t>F1 score 79.3%</w:t>
      </w:r>
      <w:r w:rsidR="000B4E38" w:rsidRPr="00106D83">
        <w:rPr>
          <w:rFonts w:ascii="Arial" w:hAnsi="Arial" w:cs="Arial"/>
          <w:color w:val="000000" w:themeColor="text1"/>
          <w:sz w:val="22"/>
          <w:szCs w:val="22"/>
        </w:rPr>
        <w:t>)</w:t>
      </w:r>
      <w:r w:rsidR="00CB2010" w:rsidRPr="00106D83">
        <w:rPr>
          <w:rFonts w:ascii="Arial" w:hAnsi="Arial" w:cs="Arial"/>
          <w:color w:val="000000" w:themeColor="text1"/>
          <w:sz w:val="22"/>
          <w:szCs w:val="22"/>
        </w:rPr>
        <w:t>,</w:t>
      </w:r>
      <w:r w:rsidR="00574625" w:rsidRPr="00106D83">
        <w:rPr>
          <w:rFonts w:ascii="Arial" w:hAnsi="Arial" w:cs="Arial"/>
          <w:color w:val="000000" w:themeColor="text1"/>
          <w:sz w:val="22"/>
          <w:szCs w:val="22"/>
        </w:rPr>
        <w:t xml:space="preserve"> </w:t>
      </w:r>
      <w:r w:rsidR="00CB2010" w:rsidRPr="00106D83">
        <w:rPr>
          <w:rFonts w:ascii="Arial" w:hAnsi="Arial" w:cs="Arial"/>
          <w:color w:val="000000" w:themeColor="text1"/>
          <w:sz w:val="22"/>
          <w:szCs w:val="22"/>
        </w:rPr>
        <w:t>and a real</w:t>
      </w:r>
      <w:r w:rsidR="000B4E38" w:rsidRPr="00106D83">
        <w:rPr>
          <w:rFonts w:ascii="Arial" w:hAnsi="Arial" w:cs="Arial"/>
          <w:color w:val="000000" w:themeColor="text1"/>
          <w:sz w:val="22"/>
          <w:szCs w:val="22"/>
        </w:rPr>
        <w:t>-</w:t>
      </w:r>
      <w:r w:rsidR="00CB2010" w:rsidRPr="00106D83">
        <w:rPr>
          <w:rFonts w:ascii="Arial" w:hAnsi="Arial" w:cs="Arial"/>
          <w:color w:val="000000" w:themeColor="text1"/>
          <w:sz w:val="22"/>
          <w:szCs w:val="22"/>
        </w:rPr>
        <w:t>time capable</w:t>
      </w:r>
      <w:r w:rsidR="00574625" w:rsidRPr="00106D83">
        <w:rPr>
          <w:rFonts w:ascii="Arial" w:hAnsi="Arial" w:cs="Arial"/>
          <w:color w:val="000000" w:themeColor="text1"/>
          <w:sz w:val="22"/>
          <w:szCs w:val="22"/>
        </w:rPr>
        <w:t xml:space="preserve"> 0.09 s inference</w:t>
      </w:r>
      <w:r w:rsidR="000B4E38" w:rsidRPr="00106D83">
        <w:rPr>
          <w:rFonts w:ascii="Arial" w:hAnsi="Arial" w:cs="Arial"/>
          <w:color w:val="000000" w:themeColor="text1"/>
          <w:sz w:val="22"/>
          <w:szCs w:val="22"/>
        </w:rPr>
        <w:t xml:space="preserve"> (mean 0.0853 ± 0.0041 s; 95 % CI [0.0846 – 0.0860]</w:t>
      </w:r>
      <w:r w:rsidR="00E9644C" w:rsidRPr="00106D83">
        <w:rPr>
          <w:rFonts w:ascii="Arial" w:hAnsi="Arial" w:cs="Arial"/>
          <w:color w:val="000000" w:themeColor="text1"/>
          <w:sz w:val="22"/>
          <w:szCs w:val="22"/>
        </w:rPr>
        <w:t>),</w:t>
      </w:r>
      <w:r w:rsidR="00BA4755" w:rsidRPr="00106D83">
        <w:rPr>
          <w:rFonts w:ascii="Arial" w:hAnsi="Arial" w:cs="Arial"/>
          <w:color w:val="000000" w:themeColor="text1"/>
          <w:sz w:val="22"/>
          <w:szCs w:val="22"/>
        </w:rPr>
        <w:t xml:space="preserve"> well below the 0.25 s average human visual reaction time,</w:t>
      </w:r>
      <w:r w:rsidR="00E9644C" w:rsidRPr="00106D83">
        <w:rPr>
          <w:rFonts w:ascii="Arial" w:hAnsi="Arial" w:cs="Arial"/>
          <w:color w:val="000000" w:themeColor="text1"/>
          <w:sz w:val="22"/>
          <w:szCs w:val="22"/>
        </w:rPr>
        <w:t xml:space="preserve"> with</w:t>
      </w:r>
      <w:r w:rsidR="00574625" w:rsidRPr="00106D83">
        <w:rPr>
          <w:rFonts w:ascii="Arial" w:hAnsi="Arial" w:cs="Arial"/>
          <w:color w:val="000000" w:themeColor="text1"/>
          <w:sz w:val="22"/>
          <w:szCs w:val="22"/>
        </w:rPr>
        <w:t xml:space="preserve"> an average confidence of 87.7%</w:t>
      </w:r>
      <w:r w:rsidR="00856ED0" w:rsidRPr="00106D83">
        <w:rPr>
          <w:rFonts w:ascii="Arial" w:hAnsi="Arial" w:cs="Arial"/>
          <w:color w:val="000000" w:themeColor="text1"/>
          <w:sz w:val="22"/>
          <w:szCs w:val="22"/>
        </w:rPr>
        <w:t xml:space="preserve"> (mean 87.7 ± 6.46 %; 95 % CI [86.5 – 88.9])</w:t>
      </w:r>
      <w:r w:rsidR="00574625" w:rsidRPr="00106D83">
        <w:rPr>
          <w:rFonts w:ascii="Arial" w:hAnsi="Arial" w:cs="Arial"/>
          <w:color w:val="000000" w:themeColor="text1"/>
          <w:sz w:val="22"/>
          <w:szCs w:val="22"/>
        </w:rPr>
        <w:t xml:space="preserve">. </w:t>
      </w:r>
      <w:r w:rsidR="00E9644C" w:rsidRPr="00106D83">
        <w:rPr>
          <w:rFonts w:ascii="Arial" w:hAnsi="Arial" w:cs="Arial"/>
          <w:color w:val="000000" w:themeColor="text1"/>
          <w:sz w:val="22"/>
          <w:szCs w:val="22"/>
        </w:rPr>
        <w:t>The RL agent lowered excessive force application by 32% relative to the standard bionic hand but occasionally applied excessive force (up to 273%)</w:t>
      </w:r>
      <w:r w:rsidR="006E2615" w:rsidRPr="00106D83">
        <w:rPr>
          <w:rFonts w:ascii="Arial" w:hAnsi="Arial" w:cs="Arial"/>
          <w:color w:val="000000" w:themeColor="text1"/>
          <w:sz w:val="22"/>
          <w:szCs w:val="22"/>
        </w:rPr>
        <w:t xml:space="preserve">, </w:t>
      </w:r>
      <w:r w:rsidR="007930F2" w:rsidRPr="00106D83">
        <w:rPr>
          <w:rFonts w:ascii="Arial" w:hAnsi="Arial" w:cs="Arial"/>
          <w:color w:val="000000" w:themeColor="text1"/>
          <w:sz w:val="22"/>
          <w:szCs w:val="22"/>
        </w:rPr>
        <w:t xml:space="preserve">indicating </w:t>
      </w:r>
      <w:r w:rsidR="00220835" w:rsidRPr="00106D83">
        <w:rPr>
          <w:rFonts w:ascii="Arial" w:hAnsi="Arial" w:cs="Arial"/>
          <w:color w:val="000000" w:themeColor="text1"/>
          <w:sz w:val="22"/>
          <w:szCs w:val="22"/>
        </w:rPr>
        <w:t>demand</w:t>
      </w:r>
      <w:r w:rsidR="007930F2" w:rsidRPr="00106D83">
        <w:rPr>
          <w:rFonts w:ascii="Arial" w:hAnsi="Arial" w:cs="Arial"/>
          <w:color w:val="000000" w:themeColor="text1"/>
          <w:sz w:val="22"/>
          <w:szCs w:val="22"/>
        </w:rPr>
        <w:t xml:space="preserve"> for reward-function refinement</w:t>
      </w:r>
      <w:r w:rsidR="00E9644C" w:rsidRPr="00106D83">
        <w:rPr>
          <w:rFonts w:ascii="Arial" w:hAnsi="Arial" w:cs="Arial"/>
          <w:color w:val="000000" w:themeColor="text1"/>
          <w:sz w:val="22"/>
          <w:szCs w:val="22"/>
        </w:rPr>
        <w:t>. A 27%</w:t>
      </w:r>
      <w:r w:rsidR="005B66B2" w:rsidRPr="00106D83">
        <w:rPr>
          <w:rFonts w:ascii="Arial" w:hAnsi="Arial" w:cs="Arial"/>
          <w:color w:val="000000" w:themeColor="text1"/>
          <w:sz w:val="22"/>
          <w:szCs w:val="22"/>
        </w:rPr>
        <w:t xml:space="preserve"> </w:t>
      </w:r>
      <w:r w:rsidR="00E9644C" w:rsidRPr="00106D83">
        <w:rPr>
          <w:rFonts w:ascii="Arial" w:hAnsi="Arial" w:cs="Arial"/>
          <w:color w:val="000000" w:themeColor="text1"/>
          <w:sz w:val="22"/>
          <w:szCs w:val="22"/>
        </w:rPr>
        <w:t xml:space="preserve">average slip reduction and </w:t>
      </w:r>
      <w:r w:rsidR="00FA6A8D" w:rsidRPr="00106D83">
        <w:rPr>
          <w:rFonts w:ascii="Arial" w:hAnsi="Arial" w:cs="Arial"/>
          <w:color w:val="000000" w:themeColor="text1"/>
          <w:sz w:val="22"/>
          <w:szCs w:val="22"/>
        </w:rPr>
        <w:t>87.2%</w:t>
      </w:r>
      <w:r w:rsidR="00FA6A8D" w:rsidRPr="00106D83">
        <w:rPr>
          <w:rFonts w:ascii="Arial" w:hAnsi="Arial" w:cs="Arial"/>
          <w:b/>
          <w:bCs/>
          <w:color w:val="000000" w:themeColor="text1"/>
          <w:sz w:val="22"/>
          <w:szCs w:val="22"/>
        </w:rPr>
        <w:t xml:space="preserve"> </w:t>
      </w:r>
      <w:r w:rsidR="005B66B2" w:rsidRPr="00106D83">
        <w:rPr>
          <w:rFonts w:ascii="Arial" w:hAnsi="Arial" w:cs="Arial"/>
          <w:color w:val="000000" w:themeColor="text1"/>
          <w:sz w:val="22"/>
          <w:szCs w:val="22"/>
        </w:rPr>
        <w:t xml:space="preserve">better force distribution </w:t>
      </w:r>
      <w:r w:rsidR="00013E71" w:rsidRPr="00106D83">
        <w:rPr>
          <w:rFonts w:ascii="Arial" w:hAnsi="Arial" w:cs="Arial"/>
          <w:color w:val="000000" w:themeColor="text1"/>
          <w:sz w:val="22"/>
          <w:szCs w:val="22"/>
        </w:rPr>
        <w:t>were</w:t>
      </w:r>
      <w:r w:rsidR="00E9644C" w:rsidRPr="00106D83">
        <w:rPr>
          <w:rFonts w:ascii="Arial" w:hAnsi="Arial" w:cs="Arial"/>
          <w:color w:val="000000" w:themeColor="text1"/>
          <w:sz w:val="22"/>
          <w:szCs w:val="22"/>
        </w:rPr>
        <w:t xml:space="preserve"> seen</w:t>
      </w:r>
      <w:r w:rsidR="00440710" w:rsidRPr="00106D83">
        <w:rPr>
          <w:rFonts w:ascii="Arial" w:hAnsi="Arial" w:cs="Arial"/>
          <w:color w:val="000000" w:themeColor="text1"/>
          <w:sz w:val="22"/>
          <w:szCs w:val="22"/>
        </w:rPr>
        <w:t xml:space="preserve">, </w:t>
      </w:r>
      <w:r w:rsidR="00A536A5" w:rsidRPr="00106D83">
        <w:rPr>
          <w:rFonts w:ascii="Arial" w:hAnsi="Arial" w:cs="Arial"/>
          <w:color w:val="000000" w:themeColor="text1"/>
          <w:sz w:val="22"/>
          <w:szCs w:val="22"/>
        </w:rPr>
        <w:t xml:space="preserve">meaning </w:t>
      </w:r>
      <w:r w:rsidR="00021ADB" w:rsidRPr="00106D83">
        <w:rPr>
          <w:rFonts w:ascii="Arial" w:hAnsi="Arial" w:cs="Arial"/>
          <w:color w:val="000000" w:themeColor="text1"/>
          <w:sz w:val="22"/>
          <w:szCs w:val="22"/>
        </w:rPr>
        <w:t>more reliable</w:t>
      </w:r>
      <w:r w:rsidR="0024230A" w:rsidRPr="00106D83">
        <w:rPr>
          <w:rFonts w:ascii="Arial" w:hAnsi="Arial" w:cs="Arial"/>
          <w:color w:val="000000" w:themeColor="text1"/>
          <w:sz w:val="22"/>
          <w:szCs w:val="22"/>
        </w:rPr>
        <w:t xml:space="preserve"> object holding</w:t>
      </w:r>
      <w:r w:rsidR="00574625" w:rsidRPr="00106D83">
        <w:rPr>
          <w:rFonts w:ascii="Arial" w:hAnsi="Arial" w:cs="Arial"/>
          <w:color w:val="000000" w:themeColor="text1"/>
          <w:sz w:val="22"/>
          <w:szCs w:val="22"/>
        </w:rPr>
        <w:t xml:space="preserve">. These results demonstrate that combining CV and RL can improve prosthetic grasp stability. </w:t>
      </w:r>
      <w:r w:rsidR="00B31B88" w:rsidRPr="00106D83">
        <w:rPr>
          <w:rFonts w:ascii="Arial" w:hAnsi="Arial" w:cs="Arial"/>
          <w:color w:val="000000" w:themeColor="text1"/>
          <w:sz w:val="22"/>
          <w:szCs w:val="22"/>
        </w:rPr>
        <w:t>Future work will integrate visual information into the RL policy and fuse the autonomous controller with myoelectric signals in a shared-control framework, boosting user autonomy and quality of life for more intuitive, reliable graspin</w:t>
      </w:r>
      <w:r w:rsidR="00C937FC" w:rsidRPr="00106D83">
        <w:rPr>
          <w:rFonts w:ascii="Arial" w:hAnsi="Arial" w:cs="Arial"/>
          <w:color w:val="000000" w:themeColor="text1"/>
          <w:sz w:val="22"/>
          <w:szCs w:val="22"/>
        </w:rPr>
        <w:t>g</w:t>
      </w:r>
      <w:r w:rsidR="00B31B88" w:rsidRPr="00106D83">
        <w:rPr>
          <w:rFonts w:ascii="Arial" w:hAnsi="Arial" w:cs="Arial"/>
          <w:color w:val="000000" w:themeColor="text1"/>
          <w:sz w:val="22"/>
          <w:szCs w:val="22"/>
        </w:rPr>
        <w:t>.</w:t>
      </w:r>
    </w:p>
    <w:p w14:paraId="4681BC68" w14:textId="77777777" w:rsidR="009072AD" w:rsidRPr="00106D83" w:rsidRDefault="009072AD" w:rsidP="009072AD">
      <w:pPr>
        <w:rPr>
          <w:rFonts w:ascii="Arial" w:hAnsi="Arial" w:cs="Arial"/>
          <w:sz w:val="22"/>
          <w:szCs w:val="22"/>
        </w:rPr>
      </w:pPr>
    </w:p>
    <w:sdt>
      <w:sdtPr>
        <w:rPr>
          <w:rFonts w:ascii="Arial" w:hAnsi="Arial" w:cs="Arial"/>
          <w:sz w:val="22"/>
          <w:szCs w:val="22"/>
        </w:rPr>
        <w:id w:val="1435403940"/>
        <w:docPartObj>
          <w:docPartGallery w:val="Table of Contents"/>
          <w:docPartUnique/>
        </w:docPartObj>
      </w:sdtPr>
      <w:sdtEndPr>
        <w:rPr>
          <w:rFonts w:eastAsiaTheme="minorEastAsia"/>
          <w:b/>
          <w:bCs/>
          <w:noProof/>
          <w:color w:val="auto"/>
        </w:rPr>
      </w:sdtEndPr>
      <w:sdtContent>
        <w:p w14:paraId="6B7FED72" w14:textId="23D4838D" w:rsidR="00106D83" w:rsidRPr="00106D83" w:rsidRDefault="00106D83">
          <w:pPr>
            <w:pStyle w:val="TOCHeading"/>
            <w:rPr>
              <w:rFonts w:ascii="Arial" w:hAnsi="Arial" w:cs="Arial"/>
              <w:sz w:val="22"/>
              <w:szCs w:val="22"/>
            </w:rPr>
          </w:pPr>
          <w:r w:rsidRPr="00106D83">
            <w:rPr>
              <w:rFonts w:ascii="Arial" w:hAnsi="Arial" w:cs="Arial"/>
              <w:sz w:val="22"/>
              <w:szCs w:val="22"/>
            </w:rPr>
            <w:t>Table of Contents</w:t>
          </w:r>
        </w:p>
        <w:p w14:paraId="02C9858A" w14:textId="762AF78C" w:rsidR="00106D83" w:rsidRPr="00106D83" w:rsidRDefault="00106D83">
          <w:pPr>
            <w:pStyle w:val="TOC1"/>
            <w:tabs>
              <w:tab w:val="right" w:leader="dot" w:pos="9962"/>
            </w:tabs>
            <w:rPr>
              <w:rFonts w:ascii="Arial" w:hAnsi="Arial" w:cs="Arial"/>
              <w:b w:val="0"/>
              <w:bCs w:val="0"/>
              <w:i w:val="0"/>
              <w:iCs w:val="0"/>
              <w:noProof/>
              <w:kern w:val="2"/>
              <w:sz w:val="22"/>
              <w:szCs w:val="22"/>
              <w:lang w:eastAsia="en-GB"/>
              <w14:ligatures w14:val="standardContextual"/>
            </w:rPr>
          </w:pPr>
          <w:r w:rsidRPr="00106D83">
            <w:rPr>
              <w:rFonts w:ascii="Arial" w:hAnsi="Arial" w:cs="Arial"/>
              <w:b w:val="0"/>
              <w:bCs w:val="0"/>
              <w:sz w:val="22"/>
              <w:szCs w:val="22"/>
            </w:rPr>
            <w:fldChar w:fldCharType="begin"/>
          </w:r>
          <w:r w:rsidRPr="00106D83">
            <w:rPr>
              <w:rFonts w:ascii="Arial" w:hAnsi="Arial" w:cs="Arial"/>
              <w:sz w:val="22"/>
              <w:szCs w:val="22"/>
            </w:rPr>
            <w:instrText xml:space="preserve"> TOC \o "1-3" \h \z \u </w:instrText>
          </w:r>
          <w:r w:rsidRPr="00106D83">
            <w:rPr>
              <w:rFonts w:ascii="Arial" w:hAnsi="Arial" w:cs="Arial"/>
              <w:b w:val="0"/>
              <w:bCs w:val="0"/>
              <w:sz w:val="22"/>
              <w:szCs w:val="22"/>
            </w:rPr>
            <w:fldChar w:fldCharType="separate"/>
          </w:r>
          <w:hyperlink w:anchor="_Toc198116531" w:history="1">
            <w:r w:rsidRPr="00106D83">
              <w:rPr>
                <w:rStyle w:val="Hyperlink"/>
                <w:rFonts w:ascii="Arial" w:hAnsi="Arial" w:cs="Arial"/>
                <w:noProof/>
                <w:sz w:val="22"/>
                <w:szCs w:val="22"/>
              </w:rPr>
              <w:t>1 INTRODUCTION</w:t>
            </w:r>
            <w:r w:rsidRPr="00106D83">
              <w:rPr>
                <w:rFonts w:ascii="Arial" w:hAnsi="Arial" w:cs="Arial"/>
                <w:noProof/>
                <w:webHidden/>
                <w:sz w:val="22"/>
                <w:szCs w:val="22"/>
              </w:rPr>
              <w:tab/>
            </w:r>
            <w:r w:rsidRPr="00106D83">
              <w:rPr>
                <w:rFonts w:ascii="Arial" w:hAnsi="Arial" w:cs="Arial"/>
                <w:noProof/>
                <w:webHidden/>
                <w:sz w:val="22"/>
                <w:szCs w:val="22"/>
              </w:rPr>
              <w:fldChar w:fldCharType="begin"/>
            </w:r>
            <w:r w:rsidRPr="00106D83">
              <w:rPr>
                <w:rFonts w:ascii="Arial" w:hAnsi="Arial" w:cs="Arial"/>
                <w:noProof/>
                <w:webHidden/>
                <w:sz w:val="22"/>
                <w:szCs w:val="22"/>
              </w:rPr>
              <w:instrText xml:space="preserve"> PAGEREF _Toc198116531 \h </w:instrText>
            </w:r>
            <w:r w:rsidRPr="00106D83">
              <w:rPr>
                <w:rFonts w:ascii="Arial" w:hAnsi="Arial" w:cs="Arial"/>
                <w:noProof/>
                <w:webHidden/>
                <w:sz w:val="22"/>
                <w:szCs w:val="22"/>
              </w:rPr>
            </w:r>
            <w:r w:rsidRPr="00106D83">
              <w:rPr>
                <w:rFonts w:ascii="Arial" w:hAnsi="Arial" w:cs="Arial"/>
                <w:noProof/>
                <w:webHidden/>
                <w:sz w:val="22"/>
                <w:szCs w:val="22"/>
              </w:rPr>
              <w:fldChar w:fldCharType="separate"/>
            </w:r>
            <w:r w:rsidRPr="00106D83">
              <w:rPr>
                <w:rFonts w:ascii="Arial" w:hAnsi="Arial" w:cs="Arial"/>
                <w:noProof/>
                <w:webHidden/>
                <w:sz w:val="22"/>
                <w:szCs w:val="22"/>
              </w:rPr>
              <w:t>4</w:t>
            </w:r>
            <w:r w:rsidRPr="00106D83">
              <w:rPr>
                <w:rFonts w:ascii="Arial" w:hAnsi="Arial" w:cs="Arial"/>
                <w:noProof/>
                <w:webHidden/>
                <w:sz w:val="22"/>
                <w:szCs w:val="22"/>
              </w:rPr>
              <w:fldChar w:fldCharType="end"/>
            </w:r>
          </w:hyperlink>
        </w:p>
        <w:p w14:paraId="0814A4C0" w14:textId="26A5965E" w:rsidR="00106D83" w:rsidRPr="00106D83" w:rsidRDefault="00106D83">
          <w:pPr>
            <w:pStyle w:val="TOC2"/>
            <w:tabs>
              <w:tab w:val="right" w:leader="dot" w:pos="9962"/>
            </w:tabs>
            <w:rPr>
              <w:rFonts w:ascii="Arial" w:hAnsi="Arial" w:cs="Arial"/>
              <w:b w:val="0"/>
              <w:bCs w:val="0"/>
              <w:noProof/>
              <w:kern w:val="2"/>
              <w:lang w:eastAsia="en-GB"/>
              <w14:ligatures w14:val="standardContextual"/>
            </w:rPr>
          </w:pPr>
          <w:hyperlink w:anchor="_Toc198116532" w:history="1">
            <w:r w:rsidRPr="00106D83">
              <w:rPr>
                <w:rStyle w:val="Hyperlink"/>
                <w:rFonts w:ascii="Arial" w:hAnsi="Arial" w:cs="Arial"/>
                <w:noProof/>
              </w:rPr>
              <w:t>1.1 Medical need for prosthetic hands with adaptive and optimised grip</w:t>
            </w:r>
            <w:r w:rsidRPr="00106D83">
              <w:rPr>
                <w:rFonts w:ascii="Arial" w:hAnsi="Arial" w:cs="Arial"/>
                <w:noProof/>
                <w:webHidden/>
              </w:rPr>
              <w:tab/>
            </w:r>
            <w:r w:rsidRPr="00106D83">
              <w:rPr>
                <w:rFonts w:ascii="Arial" w:hAnsi="Arial" w:cs="Arial"/>
                <w:noProof/>
                <w:webHidden/>
              </w:rPr>
              <w:fldChar w:fldCharType="begin"/>
            </w:r>
            <w:r w:rsidRPr="00106D83">
              <w:rPr>
                <w:rFonts w:ascii="Arial" w:hAnsi="Arial" w:cs="Arial"/>
                <w:noProof/>
                <w:webHidden/>
              </w:rPr>
              <w:instrText xml:space="preserve"> PAGEREF _Toc198116532 \h </w:instrText>
            </w:r>
            <w:r w:rsidRPr="00106D83">
              <w:rPr>
                <w:rFonts w:ascii="Arial" w:hAnsi="Arial" w:cs="Arial"/>
                <w:noProof/>
                <w:webHidden/>
              </w:rPr>
            </w:r>
            <w:r w:rsidRPr="00106D83">
              <w:rPr>
                <w:rFonts w:ascii="Arial" w:hAnsi="Arial" w:cs="Arial"/>
                <w:noProof/>
                <w:webHidden/>
              </w:rPr>
              <w:fldChar w:fldCharType="separate"/>
            </w:r>
            <w:r w:rsidRPr="00106D83">
              <w:rPr>
                <w:rFonts w:ascii="Arial" w:hAnsi="Arial" w:cs="Arial"/>
                <w:noProof/>
                <w:webHidden/>
              </w:rPr>
              <w:t>4</w:t>
            </w:r>
            <w:r w:rsidRPr="00106D83">
              <w:rPr>
                <w:rFonts w:ascii="Arial" w:hAnsi="Arial" w:cs="Arial"/>
                <w:noProof/>
                <w:webHidden/>
              </w:rPr>
              <w:fldChar w:fldCharType="end"/>
            </w:r>
          </w:hyperlink>
        </w:p>
        <w:p w14:paraId="1B011446" w14:textId="1916BD2D" w:rsidR="00106D83" w:rsidRPr="00106D83" w:rsidRDefault="00106D83">
          <w:pPr>
            <w:pStyle w:val="TOC3"/>
            <w:tabs>
              <w:tab w:val="right" w:leader="dot" w:pos="9962"/>
            </w:tabs>
            <w:rPr>
              <w:rFonts w:ascii="Arial" w:hAnsi="Arial" w:cs="Arial"/>
              <w:noProof/>
              <w:kern w:val="2"/>
              <w:sz w:val="22"/>
              <w:szCs w:val="22"/>
              <w:lang w:eastAsia="en-GB"/>
              <w14:ligatures w14:val="standardContextual"/>
            </w:rPr>
          </w:pPr>
          <w:hyperlink w:anchor="_Toc198116533" w:history="1">
            <w:r w:rsidRPr="00106D83">
              <w:rPr>
                <w:rStyle w:val="Hyperlink"/>
                <w:rFonts w:ascii="Arial" w:hAnsi="Arial" w:cs="Arial"/>
                <w:noProof/>
                <w:sz w:val="22"/>
                <w:szCs w:val="22"/>
              </w:rPr>
              <w:t>1.1.1 Medical Need</w:t>
            </w:r>
            <w:r w:rsidRPr="00106D83">
              <w:rPr>
                <w:rFonts w:ascii="Arial" w:hAnsi="Arial" w:cs="Arial"/>
                <w:noProof/>
                <w:webHidden/>
                <w:sz w:val="22"/>
                <w:szCs w:val="22"/>
              </w:rPr>
              <w:tab/>
            </w:r>
            <w:r w:rsidRPr="00106D83">
              <w:rPr>
                <w:rFonts w:ascii="Arial" w:hAnsi="Arial" w:cs="Arial"/>
                <w:noProof/>
                <w:webHidden/>
                <w:sz w:val="22"/>
                <w:szCs w:val="22"/>
              </w:rPr>
              <w:fldChar w:fldCharType="begin"/>
            </w:r>
            <w:r w:rsidRPr="00106D83">
              <w:rPr>
                <w:rFonts w:ascii="Arial" w:hAnsi="Arial" w:cs="Arial"/>
                <w:noProof/>
                <w:webHidden/>
                <w:sz w:val="22"/>
                <w:szCs w:val="22"/>
              </w:rPr>
              <w:instrText xml:space="preserve"> PAGEREF _Toc198116533 \h </w:instrText>
            </w:r>
            <w:r w:rsidRPr="00106D83">
              <w:rPr>
                <w:rFonts w:ascii="Arial" w:hAnsi="Arial" w:cs="Arial"/>
                <w:noProof/>
                <w:webHidden/>
                <w:sz w:val="22"/>
                <w:szCs w:val="22"/>
              </w:rPr>
            </w:r>
            <w:r w:rsidRPr="00106D83">
              <w:rPr>
                <w:rFonts w:ascii="Arial" w:hAnsi="Arial" w:cs="Arial"/>
                <w:noProof/>
                <w:webHidden/>
                <w:sz w:val="22"/>
                <w:szCs w:val="22"/>
              </w:rPr>
              <w:fldChar w:fldCharType="separate"/>
            </w:r>
            <w:r w:rsidRPr="00106D83">
              <w:rPr>
                <w:rFonts w:ascii="Arial" w:hAnsi="Arial" w:cs="Arial"/>
                <w:noProof/>
                <w:webHidden/>
                <w:sz w:val="22"/>
                <w:szCs w:val="22"/>
              </w:rPr>
              <w:t>4</w:t>
            </w:r>
            <w:r w:rsidRPr="00106D83">
              <w:rPr>
                <w:rFonts w:ascii="Arial" w:hAnsi="Arial" w:cs="Arial"/>
                <w:noProof/>
                <w:webHidden/>
                <w:sz w:val="22"/>
                <w:szCs w:val="22"/>
              </w:rPr>
              <w:fldChar w:fldCharType="end"/>
            </w:r>
          </w:hyperlink>
        </w:p>
        <w:p w14:paraId="13738695" w14:textId="78DBB2AA" w:rsidR="00106D83" w:rsidRPr="00106D83" w:rsidRDefault="00106D83">
          <w:pPr>
            <w:pStyle w:val="TOC3"/>
            <w:tabs>
              <w:tab w:val="right" w:leader="dot" w:pos="9962"/>
            </w:tabs>
            <w:rPr>
              <w:rFonts w:ascii="Arial" w:hAnsi="Arial" w:cs="Arial"/>
              <w:noProof/>
              <w:kern w:val="2"/>
              <w:sz w:val="22"/>
              <w:szCs w:val="22"/>
              <w:lang w:eastAsia="en-GB"/>
              <w14:ligatures w14:val="standardContextual"/>
            </w:rPr>
          </w:pPr>
          <w:hyperlink w:anchor="_Toc198116534" w:history="1">
            <w:r w:rsidRPr="00106D83">
              <w:rPr>
                <w:rStyle w:val="Hyperlink"/>
                <w:rFonts w:ascii="Arial" w:hAnsi="Arial" w:cs="Arial"/>
                <w:noProof/>
                <w:sz w:val="22"/>
                <w:szCs w:val="22"/>
              </w:rPr>
              <w:t>1.1.2 Limitations of current prosthetic hands</w:t>
            </w:r>
            <w:r w:rsidRPr="00106D83">
              <w:rPr>
                <w:rFonts w:ascii="Arial" w:hAnsi="Arial" w:cs="Arial"/>
                <w:noProof/>
                <w:webHidden/>
                <w:sz w:val="22"/>
                <w:szCs w:val="22"/>
              </w:rPr>
              <w:tab/>
            </w:r>
            <w:r w:rsidRPr="00106D83">
              <w:rPr>
                <w:rFonts w:ascii="Arial" w:hAnsi="Arial" w:cs="Arial"/>
                <w:noProof/>
                <w:webHidden/>
                <w:sz w:val="22"/>
                <w:szCs w:val="22"/>
              </w:rPr>
              <w:fldChar w:fldCharType="begin"/>
            </w:r>
            <w:r w:rsidRPr="00106D83">
              <w:rPr>
                <w:rFonts w:ascii="Arial" w:hAnsi="Arial" w:cs="Arial"/>
                <w:noProof/>
                <w:webHidden/>
                <w:sz w:val="22"/>
                <w:szCs w:val="22"/>
              </w:rPr>
              <w:instrText xml:space="preserve"> PAGEREF _Toc198116534 \h </w:instrText>
            </w:r>
            <w:r w:rsidRPr="00106D83">
              <w:rPr>
                <w:rFonts w:ascii="Arial" w:hAnsi="Arial" w:cs="Arial"/>
                <w:noProof/>
                <w:webHidden/>
                <w:sz w:val="22"/>
                <w:szCs w:val="22"/>
              </w:rPr>
            </w:r>
            <w:r w:rsidRPr="00106D83">
              <w:rPr>
                <w:rFonts w:ascii="Arial" w:hAnsi="Arial" w:cs="Arial"/>
                <w:noProof/>
                <w:webHidden/>
                <w:sz w:val="22"/>
                <w:szCs w:val="22"/>
              </w:rPr>
              <w:fldChar w:fldCharType="separate"/>
            </w:r>
            <w:r w:rsidRPr="00106D83">
              <w:rPr>
                <w:rFonts w:ascii="Arial" w:hAnsi="Arial" w:cs="Arial"/>
                <w:noProof/>
                <w:webHidden/>
                <w:sz w:val="22"/>
                <w:szCs w:val="22"/>
              </w:rPr>
              <w:t>4</w:t>
            </w:r>
            <w:r w:rsidRPr="00106D83">
              <w:rPr>
                <w:rFonts w:ascii="Arial" w:hAnsi="Arial" w:cs="Arial"/>
                <w:noProof/>
                <w:webHidden/>
                <w:sz w:val="22"/>
                <w:szCs w:val="22"/>
              </w:rPr>
              <w:fldChar w:fldCharType="end"/>
            </w:r>
          </w:hyperlink>
        </w:p>
        <w:p w14:paraId="51FEBF75" w14:textId="0757D59A" w:rsidR="00106D83" w:rsidRPr="00106D83" w:rsidRDefault="00106D83">
          <w:pPr>
            <w:pStyle w:val="TOC3"/>
            <w:tabs>
              <w:tab w:val="right" w:leader="dot" w:pos="9962"/>
            </w:tabs>
            <w:rPr>
              <w:rFonts w:ascii="Arial" w:hAnsi="Arial" w:cs="Arial"/>
              <w:noProof/>
              <w:kern w:val="2"/>
              <w:sz w:val="22"/>
              <w:szCs w:val="22"/>
              <w:lang w:eastAsia="en-GB"/>
              <w14:ligatures w14:val="standardContextual"/>
            </w:rPr>
          </w:pPr>
          <w:hyperlink w:anchor="_Toc198116535" w:history="1">
            <w:r w:rsidRPr="00106D83">
              <w:rPr>
                <w:rStyle w:val="Hyperlink"/>
                <w:rFonts w:ascii="Arial" w:hAnsi="Arial" w:cs="Arial"/>
                <w:noProof/>
                <w:sz w:val="22"/>
                <w:szCs w:val="22"/>
              </w:rPr>
              <w:t>1.1.3 Shared control between human and an intelligent bionic prosthetic hand</w:t>
            </w:r>
            <w:r w:rsidRPr="00106D83">
              <w:rPr>
                <w:rFonts w:ascii="Arial" w:hAnsi="Arial" w:cs="Arial"/>
                <w:noProof/>
                <w:webHidden/>
                <w:sz w:val="22"/>
                <w:szCs w:val="22"/>
              </w:rPr>
              <w:tab/>
            </w:r>
            <w:r w:rsidRPr="00106D83">
              <w:rPr>
                <w:rFonts w:ascii="Arial" w:hAnsi="Arial" w:cs="Arial"/>
                <w:noProof/>
                <w:webHidden/>
                <w:sz w:val="22"/>
                <w:szCs w:val="22"/>
              </w:rPr>
              <w:fldChar w:fldCharType="begin"/>
            </w:r>
            <w:r w:rsidRPr="00106D83">
              <w:rPr>
                <w:rFonts w:ascii="Arial" w:hAnsi="Arial" w:cs="Arial"/>
                <w:noProof/>
                <w:webHidden/>
                <w:sz w:val="22"/>
                <w:szCs w:val="22"/>
              </w:rPr>
              <w:instrText xml:space="preserve"> PAGEREF _Toc198116535 \h </w:instrText>
            </w:r>
            <w:r w:rsidRPr="00106D83">
              <w:rPr>
                <w:rFonts w:ascii="Arial" w:hAnsi="Arial" w:cs="Arial"/>
                <w:noProof/>
                <w:webHidden/>
                <w:sz w:val="22"/>
                <w:szCs w:val="22"/>
              </w:rPr>
            </w:r>
            <w:r w:rsidRPr="00106D83">
              <w:rPr>
                <w:rFonts w:ascii="Arial" w:hAnsi="Arial" w:cs="Arial"/>
                <w:noProof/>
                <w:webHidden/>
                <w:sz w:val="22"/>
                <w:szCs w:val="22"/>
              </w:rPr>
              <w:fldChar w:fldCharType="separate"/>
            </w:r>
            <w:r w:rsidRPr="00106D83">
              <w:rPr>
                <w:rFonts w:ascii="Arial" w:hAnsi="Arial" w:cs="Arial"/>
                <w:noProof/>
                <w:webHidden/>
                <w:sz w:val="22"/>
                <w:szCs w:val="22"/>
              </w:rPr>
              <w:t>7</w:t>
            </w:r>
            <w:r w:rsidRPr="00106D83">
              <w:rPr>
                <w:rFonts w:ascii="Arial" w:hAnsi="Arial" w:cs="Arial"/>
                <w:noProof/>
                <w:webHidden/>
                <w:sz w:val="22"/>
                <w:szCs w:val="22"/>
              </w:rPr>
              <w:fldChar w:fldCharType="end"/>
            </w:r>
          </w:hyperlink>
        </w:p>
        <w:p w14:paraId="3503CBFA" w14:textId="5EE3D981" w:rsidR="00106D83" w:rsidRPr="00106D83" w:rsidRDefault="00106D83">
          <w:pPr>
            <w:pStyle w:val="TOC2"/>
            <w:tabs>
              <w:tab w:val="right" w:leader="dot" w:pos="9962"/>
            </w:tabs>
            <w:rPr>
              <w:rFonts w:ascii="Arial" w:hAnsi="Arial" w:cs="Arial"/>
              <w:b w:val="0"/>
              <w:bCs w:val="0"/>
              <w:noProof/>
              <w:kern w:val="2"/>
              <w:lang w:eastAsia="en-GB"/>
              <w14:ligatures w14:val="standardContextual"/>
            </w:rPr>
          </w:pPr>
          <w:hyperlink w:anchor="_Toc198116536" w:history="1">
            <w:r w:rsidRPr="00106D83">
              <w:rPr>
                <w:rStyle w:val="Hyperlink"/>
                <w:rFonts w:ascii="Arial" w:hAnsi="Arial" w:cs="Arial"/>
                <w:noProof/>
              </w:rPr>
              <w:t>1.2 Role of Computer Vision, Reinforcement Learning, and Simulated environment in Enhancing Bionic Prosthetics</w:t>
            </w:r>
            <w:r w:rsidRPr="00106D83">
              <w:rPr>
                <w:rFonts w:ascii="Arial" w:hAnsi="Arial" w:cs="Arial"/>
                <w:noProof/>
                <w:webHidden/>
              </w:rPr>
              <w:tab/>
            </w:r>
            <w:r w:rsidRPr="00106D83">
              <w:rPr>
                <w:rFonts w:ascii="Arial" w:hAnsi="Arial" w:cs="Arial"/>
                <w:noProof/>
                <w:webHidden/>
              </w:rPr>
              <w:fldChar w:fldCharType="begin"/>
            </w:r>
            <w:r w:rsidRPr="00106D83">
              <w:rPr>
                <w:rFonts w:ascii="Arial" w:hAnsi="Arial" w:cs="Arial"/>
                <w:noProof/>
                <w:webHidden/>
              </w:rPr>
              <w:instrText xml:space="preserve"> PAGEREF _Toc198116536 \h </w:instrText>
            </w:r>
            <w:r w:rsidRPr="00106D83">
              <w:rPr>
                <w:rFonts w:ascii="Arial" w:hAnsi="Arial" w:cs="Arial"/>
                <w:noProof/>
                <w:webHidden/>
              </w:rPr>
            </w:r>
            <w:r w:rsidRPr="00106D83">
              <w:rPr>
                <w:rFonts w:ascii="Arial" w:hAnsi="Arial" w:cs="Arial"/>
                <w:noProof/>
                <w:webHidden/>
              </w:rPr>
              <w:fldChar w:fldCharType="separate"/>
            </w:r>
            <w:r w:rsidRPr="00106D83">
              <w:rPr>
                <w:rFonts w:ascii="Arial" w:hAnsi="Arial" w:cs="Arial"/>
                <w:noProof/>
                <w:webHidden/>
              </w:rPr>
              <w:t>7</w:t>
            </w:r>
            <w:r w:rsidRPr="00106D83">
              <w:rPr>
                <w:rFonts w:ascii="Arial" w:hAnsi="Arial" w:cs="Arial"/>
                <w:noProof/>
                <w:webHidden/>
              </w:rPr>
              <w:fldChar w:fldCharType="end"/>
            </w:r>
          </w:hyperlink>
        </w:p>
        <w:p w14:paraId="6DB4F73B" w14:textId="51E5B762" w:rsidR="00106D83" w:rsidRPr="00106D83" w:rsidRDefault="00106D83">
          <w:pPr>
            <w:pStyle w:val="TOC3"/>
            <w:tabs>
              <w:tab w:val="right" w:leader="dot" w:pos="9962"/>
            </w:tabs>
            <w:rPr>
              <w:rFonts w:ascii="Arial" w:hAnsi="Arial" w:cs="Arial"/>
              <w:noProof/>
              <w:kern w:val="2"/>
              <w:sz w:val="22"/>
              <w:szCs w:val="22"/>
              <w:lang w:eastAsia="en-GB"/>
              <w14:ligatures w14:val="standardContextual"/>
            </w:rPr>
          </w:pPr>
          <w:hyperlink w:anchor="_Toc198116537" w:history="1">
            <w:r w:rsidRPr="00106D83">
              <w:rPr>
                <w:rStyle w:val="Hyperlink"/>
                <w:rFonts w:ascii="Arial" w:hAnsi="Arial" w:cs="Arial"/>
                <w:noProof/>
                <w:sz w:val="22"/>
                <w:szCs w:val="22"/>
              </w:rPr>
              <w:t>1.2.1 Machine Learning for Intelligent Prosthetic Hands</w:t>
            </w:r>
            <w:r w:rsidRPr="00106D83">
              <w:rPr>
                <w:rFonts w:ascii="Arial" w:hAnsi="Arial" w:cs="Arial"/>
                <w:noProof/>
                <w:webHidden/>
                <w:sz w:val="22"/>
                <w:szCs w:val="22"/>
              </w:rPr>
              <w:tab/>
            </w:r>
            <w:r w:rsidRPr="00106D83">
              <w:rPr>
                <w:rFonts w:ascii="Arial" w:hAnsi="Arial" w:cs="Arial"/>
                <w:noProof/>
                <w:webHidden/>
                <w:sz w:val="22"/>
                <w:szCs w:val="22"/>
              </w:rPr>
              <w:fldChar w:fldCharType="begin"/>
            </w:r>
            <w:r w:rsidRPr="00106D83">
              <w:rPr>
                <w:rFonts w:ascii="Arial" w:hAnsi="Arial" w:cs="Arial"/>
                <w:noProof/>
                <w:webHidden/>
                <w:sz w:val="22"/>
                <w:szCs w:val="22"/>
              </w:rPr>
              <w:instrText xml:space="preserve"> PAGEREF _Toc198116537 \h </w:instrText>
            </w:r>
            <w:r w:rsidRPr="00106D83">
              <w:rPr>
                <w:rFonts w:ascii="Arial" w:hAnsi="Arial" w:cs="Arial"/>
                <w:noProof/>
                <w:webHidden/>
                <w:sz w:val="22"/>
                <w:szCs w:val="22"/>
              </w:rPr>
            </w:r>
            <w:r w:rsidRPr="00106D83">
              <w:rPr>
                <w:rFonts w:ascii="Arial" w:hAnsi="Arial" w:cs="Arial"/>
                <w:noProof/>
                <w:webHidden/>
                <w:sz w:val="22"/>
                <w:szCs w:val="22"/>
              </w:rPr>
              <w:fldChar w:fldCharType="separate"/>
            </w:r>
            <w:r w:rsidRPr="00106D83">
              <w:rPr>
                <w:rFonts w:ascii="Arial" w:hAnsi="Arial" w:cs="Arial"/>
                <w:noProof/>
                <w:webHidden/>
                <w:sz w:val="22"/>
                <w:szCs w:val="22"/>
              </w:rPr>
              <w:t>7</w:t>
            </w:r>
            <w:r w:rsidRPr="00106D83">
              <w:rPr>
                <w:rFonts w:ascii="Arial" w:hAnsi="Arial" w:cs="Arial"/>
                <w:noProof/>
                <w:webHidden/>
                <w:sz w:val="22"/>
                <w:szCs w:val="22"/>
              </w:rPr>
              <w:fldChar w:fldCharType="end"/>
            </w:r>
          </w:hyperlink>
        </w:p>
        <w:p w14:paraId="527D823A" w14:textId="7C99A06B" w:rsidR="00106D83" w:rsidRPr="00106D83" w:rsidRDefault="00106D83">
          <w:pPr>
            <w:pStyle w:val="TOC3"/>
            <w:tabs>
              <w:tab w:val="right" w:leader="dot" w:pos="9962"/>
            </w:tabs>
            <w:rPr>
              <w:rFonts w:ascii="Arial" w:hAnsi="Arial" w:cs="Arial"/>
              <w:noProof/>
              <w:kern w:val="2"/>
              <w:sz w:val="22"/>
              <w:szCs w:val="22"/>
              <w:lang w:eastAsia="en-GB"/>
              <w14:ligatures w14:val="standardContextual"/>
            </w:rPr>
          </w:pPr>
          <w:hyperlink w:anchor="_Toc198116538" w:history="1">
            <w:r w:rsidRPr="00106D83">
              <w:rPr>
                <w:rStyle w:val="Hyperlink"/>
                <w:rFonts w:ascii="Arial" w:hAnsi="Arial" w:cs="Arial"/>
                <w:noProof/>
                <w:sz w:val="22"/>
                <w:szCs w:val="22"/>
              </w:rPr>
              <w:t>1.2.2 Computer Vision for Object Recognition and Adaptive Grasping</w:t>
            </w:r>
            <w:r w:rsidRPr="00106D83">
              <w:rPr>
                <w:rFonts w:ascii="Arial" w:hAnsi="Arial" w:cs="Arial"/>
                <w:noProof/>
                <w:webHidden/>
                <w:sz w:val="22"/>
                <w:szCs w:val="22"/>
              </w:rPr>
              <w:tab/>
            </w:r>
            <w:r w:rsidRPr="00106D83">
              <w:rPr>
                <w:rFonts w:ascii="Arial" w:hAnsi="Arial" w:cs="Arial"/>
                <w:noProof/>
                <w:webHidden/>
                <w:sz w:val="22"/>
                <w:szCs w:val="22"/>
              </w:rPr>
              <w:fldChar w:fldCharType="begin"/>
            </w:r>
            <w:r w:rsidRPr="00106D83">
              <w:rPr>
                <w:rFonts w:ascii="Arial" w:hAnsi="Arial" w:cs="Arial"/>
                <w:noProof/>
                <w:webHidden/>
                <w:sz w:val="22"/>
                <w:szCs w:val="22"/>
              </w:rPr>
              <w:instrText xml:space="preserve"> PAGEREF _Toc198116538 \h </w:instrText>
            </w:r>
            <w:r w:rsidRPr="00106D83">
              <w:rPr>
                <w:rFonts w:ascii="Arial" w:hAnsi="Arial" w:cs="Arial"/>
                <w:noProof/>
                <w:webHidden/>
                <w:sz w:val="22"/>
                <w:szCs w:val="22"/>
              </w:rPr>
            </w:r>
            <w:r w:rsidRPr="00106D83">
              <w:rPr>
                <w:rFonts w:ascii="Arial" w:hAnsi="Arial" w:cs="Arial"/>
                <w:noProof/>
                <w:webHidden/>
                <w:sz w:val="22"/>
                <w:szCs w:val="22"/>
              </w:rPr>
              <w:fldChar w:fldCharType="separate"/>
            </w:r>
            <w:r w:rsidRPr="00106D83">
              <w:rPr>
                <w:rFonts w:ascii="Arial" w:hAnsi="Arial" w:cs="Arial"/>
                <w:noProof/>
                <w:webHidden/>
                <w:sz w:val="22"/>
                <w:szCs w:val="22"/>
              </w:rPr>
              <w:t>7</w:t>
            </w:r>
            <w:r w:rsidRPr="00106D83">
              <w:rPr>
                <w:rFonts w:ascii="Arial" w:hAnsi="Arial" w:cs="Arial"/>
                <w:noProof/>
                <w:webHidden/>
                <w:sz w:val="22"/>
                <w:szCs w:val="22"/>
              </w:rPr>
              <w:fldChar w:fldCharType="end"/>
            </w:r>
          </w:hyperlink>
        </w:p>
        <w:p w14:paraId="33F9C536" w14:textId="7E3F798E" w:rsidR="00106D83" w:rsidRPr="00106D83" w:rsidRDefault="00106D83">
          <w:pPr>
            <w:pStyle w:val="TOC3"/>
            <w:tabs>
              <w:tab w:val="right" w:leader="dot" w:pos="9962"/>
            </w:tabs>
            <w:rPr>
              <w:rFonts w:ascii="Arial" w:hAnsi="Arial" w:cs="Arial"/>
              <w:noProof/>
              <w:kern w:val="2"/>
              <w:sz w:val="22"/>
              <w:szCs w:val="22"/>
              <w:lang w:eastAsia="en-GB"/>
              <w14:ligatures w14:val="standardContextual"/>
            </w:rPr>
          </w:pPr>
          <w:hyperlink w:anchor="_Toc198116539" w:history="1">
            <w:r w:rsidRPr="00106D83">
              <w:rPr>
                <w:rStyle w:val="Hyperlink"/>
                <w:rFonts w:ascii="Arial" w:hAnsi="Arial" w:cs="Arial"/>
                <w:noProof/>
                <w:sz w:val="22"/>
                <w:szCs w:val="22"/>
              </w:rPr>
              <w:t>1.2.3 Reinforcement Learning for Grip Optimisation</w:t>
            </w:r>
            <w:r w:rsidRPr="00106D83">
              <w:rPr>
                <w:rFonts w:ascii="Arial" w:hAnsi="Arial" w:cs="Arial"/>
                <w:noProof/>
                <w:webHidden/>
                <w:sz w:val="22"/>
                <w:szCs w:val="22"/>
              </w:rPr>
              <w:tab/>
            </w:r>
            <w:r w:rsidRPr="00106D83">
              <w:rPr>
                <w:rFonts w:ascii="Arial" w:hAnsi="Arial" w:cs="Arial"/>
                <w:noProof/>
                <w:webHidden/>
                <w:sz w:val="22"/>
                <w:szCs w:val="22"/>
              </w:rPr>
              <w:fldChar w:fldCharType="begin"/>
            </w:r>
            <w:r w:rsidRPr="00106D83">
              <w:rPr>
                <w:rFonts w:ascii="Arial" w:hAnsi="Arial" w:cs="Arial"/>
                <w:noProof/>
                <w:webHidden/>
                <w:sz w:val="22"/>
                <w:szCs w:val="22"/>
              </w:rPr>
              <w:instrText xml:space="preserve"> PAGEREF _Toc198116539 \h </w:instrText>
            </w:r>
            <w:r w:rsidRPr="00106D83">
              <w:rPr>
                <w:rFonts w:ascii="Arial" w:hAnsi="Arial" w:cs="Arial"/>
                <w:noProof/>
                <w:webHidden/>
                <w:sz w:val="22"/>
                <w:szCs w:val="22"/>
              </w:rPr>
            </w:r>
            <w:r w:rsidRPr="00106D83">
              <w:rPr>
                <w:rFonts w:ascii="Arial" w:hAnsi="Arial" w:cs="Arial"/>
                <w:noProof/>
                <w:webHidden/>
                <w:sz w:val="22"/>
                <w:szCs w:val="22"/>
              </w:rPr>
              <w:fldChar w:fldCharType="separate"/>
            </w:r>
            <w:r w:rsidRPr="00106D83">
              <w:rPr>
                <w:rFonts w:ascii="Arial" w:hAnsi="Arial" w:cs="Arial"/>
                <w:noProof/>
                <w:webHidden/>
                <w:sz w:val="22"/>
                <w:szCs w:val="22"/>
              </w:rPr>
              <w:t>10</w:t>
            </w:r>
            <w:r w:rsidRPr="00106D83">
              <w:rPr>
                <w:rFonts w:ascii="Arial" w:hAnsi="Arial" w:cs="Arial"/>
                <w:noProof/>
                <w:webHidden/>
                <w:sz w:val="22"/>
                <w:szCs w:val="22"/>
              </w:rPr>
              <w:fldChar w:fldCharType="end"/>
            </w:r>
          </w:hyperlink>
        </w:p>
        <w:p w14:paraId="100F6FCD" w14:textId="3FA0A1D6" w:rsidR="00106D83" w:rsidRPr="00106D83" w:rsidRDefault="00106D83">
          <w:pPr>
            <w:pStyle w:val="TOC2"/>
            <w:tabs>
              <w:tab w:val="right" w:leader="dot" w:pos="9962"/>
            </w:tabs>
            <w:rPr>
              <w:rFonts w:ascii="Arial" w:hAnsi="Arial" w:cs="Arial"/>
              <w:b w:val="0"/>
              <w:bCs w:val="0"/>
              <w:noProof/>
              <w:kern w:val="2"/>
              <w:lang w:eastAsia="en-GB"/>
              <w14:ligatures w14:val="standardContextual"/>
            </w:rPr>
          </w:pPr>
          <w:hyperlink w:anchor="_Toc198116540" w:history="1">
            <w:r w:rsidRPr="00106D83">
              <w:rPr>
                <w:rStyle w:val="Hyperlink"/>
                <w:rFonts w:ascii="Arial" w:hAnsi="Arial" w:cs="Arial"/>
                <w:noProof/>
              </w:rPr>
              <w:t>1.3 Aims of the Project</w:t>
            </w:r>
            <w:r w:rsidRPr="00106D83">
              <w:rPr>
                <w:rFonts w:ascii="Arial" w:hAnsi="Arial" w:cs="Arial"/>
                <w:noProof/>
                <w:webHidden/>
              </w:rPr>
              <w:tab/>
            </w:r>
            <w:r w:rsidRPr="00106D83">
              <w:rPr>
                <w:rFonts w:ascii="Arial" w:hAnsi="Arial" w:cs="Arial"/>
                <w:noProof/>
                <w:webHidden/>
              </w:rPr>
              <w:fldChar w:fldCharType="begin"/>
            </w:r>
            <w:r w:rsidRPr="00106D83">
              <w:rPr>
                <w:rFonts w:ascii="Arial" w:hAnsi="Arial" w:cs="Arial"/>
                <w:noProof/>
                <w:webHidden/>
              </w:rPr>
              <w:instrText xml:space="preserve"> PAGEREF _Toc198116540 \h </w:instrText>
            </w:r>
            <w:r w:rsidRPr="00106D83">
              <w:rPr>
                <w:rFonts w:ascii="Arial" w:hAnsi="Arial" w:cs="Arial"/>
                <w:noProof/>
                <w:webHidden/>
              </w:rPr>
            </w:r>
            <w:r w:rsidRPr="00106D83">
              <w:rPr>
                <w:rFonts w:ascii="Arial" w:hAnsi="Arial" w:cs="Arial"/>
                <w:noProof/>
                <w:webHidden/>
              </w:rPr>
              <w:fldChar w:fldCharType="separate"/>
            </w:r>
            <w:r w:rsidRPr="00106D83">
              <w:rPr>
                <w:rFonts w:ascii="Arial" w:hAnsi="Arial" w:cs="Arial"/>
                <w:noProof/>
                <w:webHidden/>
              </w:rPr>
              <w:t>11</w:t>
            </w:r>
            <w:r w:rsidRPr="00106D83">
              <w:rPr>
                <w:rFonts w:ascii="Arial" w:hAnsi="Arial" w:cs="Arial"/>
                <w:noProof/>
                <w:webHidden/>
              </w:rPr>
              <w:fldChar w:fldCharType="end"/>
            </w:r>
          </w:hyperlink>
        </w:p>
        <w:p w14:paraId="3B40D461" w14:textId="2EC5E057" w:rsidR="00106D83" w:rsidRPr="00106D83" w:rsidRDefault="00106D83">
          <w:pPr>
            <w:pStyle w:val="TOC2"/>
            <w:tabs>
              <w:tab w:val="right" w:leader="dot" w:pos="9962"/>
            </w:tabs>
            <w:rPr>
              <w:rFonts w:ascii="Arial" w:hAnsi="Arial" w:cs="Arial"/>
              <w:b w:val="0"/>
              <w:bCs w:val="0"/>
              <w:noProof/>
              <w:kern w:val="2"/>
              <w:lang w:eastAsia="en-GB"/>
              <w14:ligatures w14:val="standardContextual"/>
            </w:rPr>
          </w:pPr>
          <w:hyperlink w:anchor="_Toc198116541" w:history="1">
            <w:r w:rsidRPr="00106D83">
              <w:rPr>
                <w:rStyle w:val="Hyperlink"/>
                <w:rFonts w:ascii="Arial" w:hAnsi="Arial" w:cs="Arial"/>
                <w:noProof/>
              </w:rPr>
              <w:t>1.4 Hypotheses</w:t>
            </w:r>
            <w:r w:rsidRPr="00106D83">
              <w:rPr>
                <w:rFonts w:ascii="Arial" w:hAnsi="Arial" w:cs="Arial"/>
                <w:noProof/>
                <w:webHidden/>
              </w:rPr>
              <w:tab/>
            </w:r>
            <w:r w:rsidRPr="00106D83">
              <w:rPr>
                <w:rFonts w:ascii="Arial" w:hAnsi="Arial" w:cs="Arial"/>
                <w:noProof/>
                <w:webHidden/>
              </w:rPr>
              <w:fldChar w:fldCharType="begin"/>
            </w:r>
            <w:r w:rsidRPr="00106D83">
              <w:rPr>
                <w:rFonts w:ascii="Arial" w:hAnsi="Arial" w:cs="Arial"/>
                <w:noProof/>
                <w:webHidden/>
              </w:rPr>
              <w:instrText xml:space="preserve"> PAGEREF _Toc198116541 \h </w:instrText>
            </w:r>
            <w:r w:rsidRPr="00106D83">
              <w:rPr>
                <w:rFonts w:ascii="Arial" w:hAnsi="Arial" w:cs="Arial"/>
                <w:noProof/>
                <w:webHidden/>
              </w:rPr>
            </w:r>
            <w:r w:rsidRPr="00106D83">
              <w:rPr>
                <w:rFonts w:ascii="Arial" w:hAnsi="Arial" w:cs="Arial"/>
                <w:noProof/>
                <w:webHidden/>
              </w:rPr>
              <w:fldChar w:fldCharType="separate"/>
            </w:r>
            <w:r w:rsidRPr="00106D83">
              <w:rPr>
                <w:rFonts w:ascii="Arial" w:hAnsi="Arial" w:cs="Arial"/>
                <w:noProof/>
                <w:webHidden/>
              </w:rPr>
              <w:t>12</w:t>
            </w:r>
            <w:r w:rsidRPr="00106D83">
              <w:rPr>
                <w:rFonts w:ascii="Arial" w:hAnsi="Arial" w:cs="Arial"/>
                <w:noProof/>
                <w:webHidden/>
              </w:rPr>
              <w:fldChar w:fldCharType="end"/>
            </w:r>
          </w:hyperlink>
        </w:p>
        <w:p w14:paraId="41205CF6" w14:textId="180309C0" w:rsidR="00106D83" w:rsidRPr="00106D83" w:rsidRDefault="00106D83">
          <w:pPr>
            <w:pStyle w:val="TOC1"/>
            <w:tabs>
              <w:tab w:val="right" w:leader="dot" w:pos="9962"/>
            </w:tabs>
            <w:rPr>
              <w:rFonts w:ascii="Arial" w:hAnsi="Arial" w:cs="Arial"/>
              <w:b w:val="0"/>
              <w:bCs w:val="0"/>
              <w:i w:val="0"/>
              <w:iCs w:val="0"/>
              <w:noProof/>
              <w:kern w:val="2"/>
              <w:sz w:val="22"/>
              <w:szCs w:val="22"/>
              <w:lang w:eastAsia="en-GB"/>
              <w14:ligatures w14:val="standardContextual"/>
            </w:rPr>
          </w:pPr>
          <w:hyperlink w:anchor="_Toc198116542" w:history="1">
            <w:r w:rsidRPr="00106D83">
              <w:rPr>
                <w:rStyle w:val="Hyperlink"/>
                <w:rFonts w:ascii="Arial" w:hAnsi="Arial" w:cs="Arial"/>
                <w:noProof/>
                <w:sz w:val="22"/>
                <w:szCs w:val="22"/>
              </w:rPr>
              <w:t>2 MATERIALS AND METHODS</w:t>
            </w:r>
            <w:r w:rsidRPr="00106D83">
              <w:rPr>
                <w:rFonts w:ascii="Arial" w:hAnsi="Arial" w:cs="Arial"/>
                <w:noProof/>
                <w:webHidden/>
                <w:sz w:val="22"/>
                <w:szCs w:val="22"/>
              </w:rPr>
              <w:tab/>
            </w:r>
            <w:r w:rsidRPr="00106D83">
              <w:rPr>
                <w:rFonts w:ascii="Arial" w:hAnsi="Arial" w:cs="Arial"/>
                <w:noProof/>
                <w:webHidden/>
                <w:sz w:val="22"/>
                <w:szCs w:val="22"/>
              </w:rPr>
              <w:fldChar w:fldCharType="begin"/>
            </w:r>
            <w:r w:rsidRPr="00106D83">
              <w:rPr>
                <w:rFonts w:ascii="Arial" w:hAnsi="Arial" w:cs="Arial"/>
                <w:noProof/>
                <w:webHidden/>
                <w:sz w:val="22"/>
                <w:szCs w:val="22"/>
              </w:rPr>
              <w:instrText xml:space="preserve"> PAGEREF _Toc198116542 \h </w:instrText>
            </w:r>
            <w:r w:rsidRPr="00106D83">
              <w:rPr>
                <w:rFonts w:ascii="Arial" w:hAnsi="Arial" w:cs="Arial"/>
                <w:noProof/>
                <w:webHidden/>
                <w:sz w:val="22"/>
                <w:szCs w:val="22"/>
              </w:rPr>
            </w:r>
            <w:r w:rsidRPr="00106D83">
              <w:rPr>
                <w:rFonts w:ascii="Arial" w:hAnsi="Arial" w:cs="Arial"/>
                <w:noProof/>
                <w:webHidden/>
                <w:sz w:val="22"/>
                <w:szCs w:val="22"/>
              </w:rPr>
              <w:fldChar w:fldCharType="separate"/>
            </w:r>
            <w:r w:rsidRPr="00106D83">
              <w:rPr>
                <w:rFonts w:ascii="Arial" w:hAnsi="Arial" w:cs="Arial"/>
                <w:noProof/>
                <w:webHidden/>
                <w:sz w:val="22"/>
                <w:szCs w:val="22"/>
              </w:rPr>
              <w:t>13</w:t>
            </w:r>
            <w:r w:rsidRPr="00106D83">
              <w:rPr>
                <w:rFonts w:ascii="Arial" w:hAnsi="Arial" w:cs="Arial"/>
                <w:noProof/>
                <w:webHidden/>
                <w:sz w:val="22"/>
                <w:szCs w:val="22"/>
              </w:rPr>
              <w:fldChar w:fldCharType="end"/>
            </w:r>
          </w:hyperlink>
        </w:p>
        <w:p w14:paraId="119B2D66" w14:textId="17F17CB1" w:rsidR="00106D83" w:rsidRPr="00106D83" w:rsidRDefault="00106D83">
          <w:pPr>
            <w:pStyle w:val="TOC2"/>
            <w:tabs>
              <w:tab w:val="right" w:leader="dot" w:pos="9962"/>
            </w:tabs>
            <w:rPr>
              <w:rFonts w:ascii="Arial" w:hAnsi="Arial" w:cs="Arial"/>
              <w:b w:val="0"/>
              <w:bCs w:val="0"/>
              <w:noProof/>
              <w:kern w:val="2"/>
              <w:lang w:eastAsia="en-GB"/>
              <w14:ligatures w14:val="standardContextual"/>
            </w:rPr>
          </w:pPr>
          <w:hyperlink w:anchor="_Toc198116543" w:history="1">
            <w:r w:rsidRPr="00106D83">
              <w:rPr>
                <w:rStyle w:val="Hyperlink"/>
                <w:rFonts w:ascii="Arial" w:hAnsi="Arial" w:cs="Arial"/>
                <w:noProof/>
              </w:rPr>
              <w:t>2.1 Pre-considerations: Grip type, Objects and Prosthetic</w:t>
            </w:r>
            <w:r w:rsidRPr="00106D83">
              <w:rPr>
                <w:rFonts w:ascii="Arial" w:hAnsi="Arial" w:cs="Arial"/>
                <w:noProof/>
                <w:webHidden/>
              </w:rPr>
              <w:tab/>
            </w:r>
            <w:r w:rsidRPr="00106D83">
              <w:rPr>
                <w:rFonts w:ascii="Arial" w:hAnsi="Arial" w:cs="Arial"/>
                <w:noProof/>
                <w:webHidden/>
              </w:rPr>
              <w:fldChar w:fldCharType="begin"/>
            </w:r>
            <w:r w:rsidRPr="00106D83">
              <w:rPr>
                <w:rFonts w:ascii="Arial" w:hAnsi="Arial" w:cs="Arial"/>
                <w:noProof/>
                <w:webHidden/>
              </w:rPr>
              <w:instrText xml:space="preserve"> PAGEREF _Toc198116543 \h </w:instrText>
            </w:r>
            <w:r w:rsidRPr="00106D83">
              <w:rPr>
                <w:rFonts w:ascii="Arial" w:hAnsi="Arial" w:cs="Arial"/>
                <w:noProof/>
                <w:webHidden/>
              </w:rPr>
            </w:r>
            <w:r w:rsidRPr="00106D83">
              <w:rPr>
                <w:rFonts w:ascii="Arial" w:hAnsi="Arial" w:cs="Arial"/>
                <w:noProof/>
                <w:webHidden/>
              </w:rPr>
              <w:fldChar w:fldCharType="separate"/>
            </w:r>
            <w:r w:rsidRPr="00106D83">
              <w:rPr>
                <w:rFonts w:ascii="Arial" w:hAnsi="Arial" w:cs="Arial"/>
                <w:noProof/>
                <w:webHidden/>
              </w:rPr>
              <w:t>13</w:t>
            </w:r>
            <w:r w:rsidRPr="00106D83">
              <w:rPr>
                <w:rFonts w:ascii="Arial" w:hAnsi="Arial" w:cs="Arial"/>
                <w:noProof/>
                <w:webHidden/>
              </w:rPr>
              <w:fldChar w:fldCharType="end"/>
            </w:r>
          </w:hyperlink>
        </w:p>
        <w:p w14:paraId="09296857" w14:textId="727E5F65" w:rsidR="00106D83" w:rsidRPr="00106D83" w:rsidRDefault="00106D83">
          <w:pPr>
            <w:pStyle w:val="TOC2"/>
            <w:tabs>
              <w:tab w:val="right" w:leader="dot" w:pos="9962"/>
            </w:tabs>
            <w:rPr>
              <w:rFonts w:ascii="Arial" w:hAnsi="Arial" w:cs="Arial"/>
              <w:b w:val="0"/>
              <w:bCs w:val="0"/>
              <w:noProof/>
              <w:kern w:val="2"/>
              <w:lang w:eastAsia="en-GB"/>
              <w14:ligatures w14:val="standardContextual"/>
            </w:rPr>
          </w:pPr>
          <w:hyperlink w:anchor="_Toc198116544" w:history="1">
            <w:r w:rsidRPr="00106D83">
              <w:rPr>
                <w:rStyle w:val="Hyperlink"/>
                <w:rFonts w:ascii="Arial" w:hAnsi="Arial" w:cs="Arial"/>
                <w:noProof/>
              </w:rPr>
              <w:t>2.2 Simulation Environment Design</w:t>
            </w:r>
            <w:r w:rsidRPr="00106D83">
              <w:rPr>
                <w:rFonts w:ascii="Arial" w:hAnsi="Arial" w:cs="Arial"/>
                <w:noProof/>
                <w:webHidden/>
              </w:rPr>
              <w:tab/>
            </w:r>
            <w:r w:rsidRPr="00106D83">
              <w:rPr>
                <w:rFonts w:ascii="Arial" w:hAnsi="Arial" w:cs="Arial"/>
                <w:noProof/>
                <w:webHidden/>
              </w:rPr>
              <w:fldChar w:fldCharType="begin"/>
            </w:r>
            <w:r w:rsidRPr="00106D83">
              <w:rPr>
                <w:rFonts w:ascii="Arial" w:hAnsi="Arial" w:cs="Arial"/>
                <w:noProof/>
                <w:webHidden/>
              </w:rPr>
              <w:instrText xml:space="preserve"> PAGEREF _Toc198116544 \h </w:instrText>
            </w:r>
            <w:r w:rsidRPr="00106D83">
              <w:rPr>
                <w:rFonts w:ascii="Arial" w:hAnsi="Arial" w:cs="Arial"/>
                <w:noProof/>
                <w:webHidden/>
              </w:rPr>
            </w:r>
            <w:r w:rsidRPr="00106D83">
              <w:rPr>
                <w:rFonts w:ascii="Arial" w:hAnsi="Arial" w:cs="Arial"/>
                <w:noProof/>
                <w:webHidden/>
              </w:rPr>
              <w:fldChar w:fldCharType="separate"/>
            </w:r>
            <w:r w:rsidRPr="00106D83">
              <w:rPr>
                <w:rFonts w:ascii="Arial" w:hAnsi="Arial" w:cs="Arial"/>
                <w:noProof/>
                <w:webHidden/>
              </w:rPr>
              <w:t>14</w:t>
            </w:r>
            <w:r w:rsidRPr="00106D83">
              <w:rPr>
                <w:rFonts w:ascii="Arial" w:hAnsi="Arial" w:cs="Arial"/>
                <w:noProof/>
                <w:webHidden/>
              </w:rPr>
              <w:fldChar w:fldCharType="end"/>
            </w:r>
          </w:hyperlink>
        </w:p>
        <w:p w14:paraId="1494939F" w14:textId="7D25211A" w:rsidR="00106D83" w:rsidRPr="00106D83" w:rsidRDefault="00106D83">
          <w:pPr>
            <w:pStyle w:val="TOC2"/>
            <w:tabs>
              <w:tab w:val="right" w:leader="dot" w:pos="9962"/>
            </w:tabs>
            <w:rPr>
              <w:rFonts w:ascii="Arial" w:hAnsi="Arial" w:cs="Arial"/>
              <w:b w:val="0"/>
              <w:bCs w:val="0"/>
              <w:noProof/>
              <w:kern w:val="2"/>
              <w:lang w:eastAsia="en-GB"/>
              <w14:ligatures w14:val="standardContextual"/>
            </w:rPr>
          </w:pPr>
          <w:hyperlink w:anchor="_Toc198116545" w:history="1">
            <w:r w:rsidRPr="00106D83">
              <w:rPr>
                <w:rStyle w:val="Hyperlink"/>
                <w:rFonts w:ascii="Arial" w:hAnsi="Arial" w:cs="Arial"/>
                <w:noProof/>
              </w:rPr>
              <w:t>2.3 Object Detection Framework and System</w:t>
            </w:r>
            <w:r w:rsidRPr="00106D83">
              <w:rPr>
                <w:rFonts w:ascii="Arial" w:hAnsi="Arial" w:cs="Arial"/>
                <w:noProof/>
                <w:webHidden/>
              </w:rPr>
              <w:tab/>
            </w:r>
            <w:r w:rsidRPr="00106D83">
              <w:rPr>
                <w:rFonts w:ascii="Arial" w:hAnsi="Arial" w:cs="Arial"/>
                <w:noProof/>
                <w:webHidden/>
              </w:rPr>
              <w:fldChar w:fldCharType="begin"/>
            </w:r>
            <w:r w:rsidRPr="00106D83">
              <w:rPr>
                <w:rFonts w:ascii="Arial" w:hAnsi="Arial" w:cs="Arial"/>
                <w:noProof/>
                <w:webHidden/>
              </w:rPr>
              <w:instrText xml:space="preserve"> PAGEREF _Toc198116545 \h </w:instrText>
            </w:r>
            <w:r w:rsidRPr="00106D83">
              <w:rPr>
                <w:rFonts w:ascii="Arial" w:hAnsi="Arial" w:cs="Arial"/>
                <w:noProof/>
                <w:webHidden/>
              </w:rPr>
            </w:r>
            <w:r w:rsidRPr="00106D83">
              <w:rPr>
                <w:rFonts w:ascii="Arial" w:hAnsi="Arial" w:cs="Arial"/>
                <w:noProof/>
                <w:webHidden/>
              </w:rPr>
              <w:fldChar w:fldCharType="separate"/>
            </w:r>
            <w:r w:rsidRPr="00106D83">
              <w:rPr>
                <w:rFonts w:ascii="Arial" w:hAnsi="Arial" w:cs="Arial"/>
                <w:noProof/>
                <w:webHidden/>
              </w:rPr>
              <w:t>16</w:t>
            </w:r>
            <w:r w:rsidRPr="00106D83">
              <w:rPr>
                <w:rFonts w:ascii="Arial" w:hAnsi="Arial" w:cs="Arial"/>
                <w:noProof/>
                <w:webHidden/>
              </w:rPr>
              <w:fldChar w:fldCharType="end"/>
            </w:r>
          </w:hyperlink>
        </w:p>
        <w:p w14:paraId="22EFEF37" w14:textId="415E7DC9" w:rsidR="00106D83" w:rsidRPr="00106D83" w:rsidRDefault="00106D83">
          <w:pPr>
            <w:pStyle w:val="TOC2"/>
            <w:tabs>
              <w:tab w:val="right" w:leader="dot" w:pos="9962"/>
            </w:tabs>
            <w:rPr>
              <w:rFonts w:ascii="Arial" w:hAnsi="Arial" w:cs="Arial"/>
              <w:b w:val="0"/>
              <w:bCs w:val="0"/>
              <w:noProof/>
              <w:kern w:val="2"/>
              <w:lang w:eastAsia="en-GB"/>
              <w14:ligatures w14:val="standardContextual"/>
            </w:rPr>
          </w:pPr>
          <w:hyperlink w:anchor="_Toc198116546" w:history="1">
            <w:r w:rsidRPr="00106D83">
              <w:rPr>
                <w:rStyle w:val="Hyperlink"/>
                <w:rFonts w:ascii="Arial" w:hAnsi="Arial" w:cs="Arial"/>
                <w:noProof/>
              </w:rPr>
              <w:t>2.4 Reinforcement Learning Framework</w:t>
            </w:r>
            <w:r w:rsidRPr="00106D83">
              <w:rPr>
                <w:rFonts w:ascii="Arial" w:hAnsi="Arial" w:cs="Arial"/>
                <w:noProof/>
                <w:webHidden/>
              </w:rPr>
              <w:tab/>
            </w:r>
            <w:r w:rsidRPr="00106D83">
              <w:rPr>
                <w:rFonts w:ascii="Arial" w:hAnsi="Arial" w:cs="Arial"/>
                <w:noProof/>
                <w:webHidden/>
              </w:rPr>
              <w:fldChar w:fldCharType="begin"/>
            </w:r>
            <w:r w:rsidRPr="00106D83">
              <w:rPr>
                <w:rFonts w:ascii="Arial" w:hAnsi="Arial" w:cs="Arial"/>
                <w:noProof/>
                <w:webHidden/>
              </w:rPr>
              <w:instrText xml:space="preserve"> PAGEREF _Toc198116546 \h </w:instrText>
            </w:r>
            <w:r w:rsidRPr="00106D83">
              <w:rPr>
                <w:rFonts w:ascii="Arial" w:hAnsi="Arial" w:cs="Arial"/>
                <w:noProof/>
                <w:webHidden/>
              </w:rPr>
            </w:r>
            <w:r w:rsidRPr="00106D83">
              <w:rPr>
                <w:rFonts w:ascii="Arial" w:hAnsi="Arial" w:cs="Arial"/>
                <w:noProof/>
                <w:webHidden/>
              </w:rPr>
              <w:fldChar w:fldCharType="separate"/>
            </w:r>
            <w:r w:rsidRPr="00106D83">
              <w:rPr>
                <w:rFonts w:ascii="Arial" w:hAnsi="Arial" w:cs="Arial"/>
                <w:noProof/>
                <w:webHidden/>
              </w:rPr>
              <w:t>19</w:t>
            </w:r>
            <w:r w:rsidRPr="00106D83">
              <w:rPr>
                <w:rFonts w:ascii="Arial" w:hAnsi="Arial" w:cs="Arial"/>
                <w:noProof/>
                <w:webHidden/>
              </w:rPr>
              <w:fldChar w:fldCharType="end"/>
            </w:r>
          </w:hyperlink>
        </w:p>
        <w:p w14:paraId="69B8CA26" w14:textId="13FAA272" w:rsidR="00106D83" w:rsidRPr="00106D83" w:rsidRDefault="00106D83">
          <w:pPr>
            <w:pStyle w:val="TOC2"/>
            <w:tabs>
              <w:tab w:val="right" w:leader="dot" w:pos="9962"/>
            </w:tabs>
            <w:rPr>
              <w:rFonts w:ascii="Arial" w:hAnsi="Arial" w:cs="Arial"/>
              <w:b w:val="0"/>
              <w:bCs w:val="0"/>
              <w:noProof/>
              <w:kern w:val="2"/>
              <w:lang w:eastAsia="en-GB"/>
              <w14:ligatures w14:val="standardContextual"/>
            </w:rPr>
          </w:pPr>
          <w:hyperlink w:anchor="_Toc198116547" w:history="1">
            <w:r w:rsidRPr="00106D83">
              <w:rPr>
                <w:rStyle w:val="Hyperlink"/>
                <w:rFonts w:ascii="Arial" w:hAnsi="Arial" w:cs="Arial"/>
                <w:noProof/>
              </w:rPr>
              <w:t>2.5 Evaluation Metrics and Statistical Analysis</w:t>
            </w:r>
            <w:r w:rsidRPr="00106D83">
              <w:rPr>
                <w:rFonts w:ascii="Arial" w:hAnsi="Arial" w:cs="Arial"/>
                <w:noProof/>
                <w:webHidden/>
              </w:rPr>
              <w:tab/>
            </w:r>
            <w:r w:rsidRPr="00106D83">
              <w:rPr>
                <w:rFonts w:ascii="Arial" w:hAnsi="Arial" w:cs="Arial"/>
                <w:noProof/>
                <w:webHidden/>
              </w:rPr>
              <w:fldChar w:fldCharType="begin"/>
            </w:r>
            <w:r w:rsidRPr="00106D83">
              <w:rPr>
                <w:rFonts w:ascii="Arial" w:hAnsi="Arial" w:cs="Arial"/>
                <w:noProof/>
                <w:webHidden/>
              </w:rPr>
              <w:instrText xml:space="preserve"> PAGEREF _Toc198116547 \h </w:instrText>
            </w:r>
            <w:r w:rsidRPr="00106D83">
              <w:rPr>
                <w:rFonts w:ascii="Arial" w:hAnsi="Arial" w:cs="Arial"/>
                <w:noProof/>
                <w:webHidden/>
              </w:rPr>
            </w:r>
            <w:r w:rsidRPr="00106D83">
              <w:rPr>
                <w:rFonts w:ascii="Arial" w:hAnsi="Arial" w:cs="Arial"/>
                <w:noProof/>
                <w:webHidden/>
              </w:rPr>
              <w:fldChar w:fldCharType="separate"/>
            </w:r>
            <w:r w:rsidRPr="00106D83">
              <w:rPr>
                <w:rFonts w:ascii="Arial" w:hAnsi="Arial" w:cs="Arial"/>
                <w:noProof/>
                <w:webHidden/>
              </w:rPr>
              <w:t>21</w:t>
            </w:r>
            <w:r w:rsidRPr="00106D83">
              <w:rPr>
                <w:rFonts w:ascii="Arial" w:hAnsi="Arial" w:cs="Arial"/>
                <w:noProof/>
                <w:webHidden/>
              </w:rPr>
              <w:fldChar w:fldCharType="end"/>
            </w:r>
          </w:hyperlink>
        </w:p>
        <w:p w14:paraId="71300458" w14:textId="06232414" w:rsidR="00106D83" w:rsidRPr="00106D83" w:rsidRDefault="00106D83">
          <w:pPr>
            <w:pStyle w:val="TOC1"/>
            <w:tabs>
              <w:tab w:val="right" w:leader="dot" w:pos="9962"/>
            </w:tabs>
            <w:rPr>
              <w:rFonts w:ascii="Arial" w:hAnsi="Arial" w:cs="Arial"/>
              <w:b w:val="0"/>
              <w:bCs w:val="0"/>
              <w:i w:val="0"/>
              <w:iCs w:val="0"/>
              <w:noProof/>
              <w:kern w:val="2"/>
              <w:sz w:val="22"/>
              <w:szCs w:val="22"/>
              <w:lang w:eastAsia="en-GB"/>
              <w14:ligatures w14:val="standardContextual"/>
            </w:rPr>
          </w:pPr>
          <w:hyperlink w:anchor="_Toc198116548" w:history="1">
            <w:r w:rsidRPr="00106D83">
              <w:rPr>
                <w:rStyle w:val="Hyperlink"/>
                <w:rFonts w:ascii="Arial" w:hAnsi="Arial" w:cs="Arial"/>
                <w:noProof/>
                <w:sz w:val="22"/>
                <w:szCs w:val="22"/>
              </w:rPr>
              <w:t>3 RESULTS</w:t>
            </w:r>
            <w:r w:rsidRPr="00106D83">
              <w:rPr>
                <w:rFonts w:ascii="Arial" w:hAnsi="Arial" w:cs="Arial"/>
                <w:noProof/>
                <w:webHidden/>
                <w:sz w:val="22"/>
                <w:szCs w:val="22"/>
              </w:rPr>
              <w:tab/>
            </w:r>
            <w:r w:rsidRPr="00106D83">
              <w:rPr>
                <w:rFonts w:ascii="Arial" w:hAnsi="Arial" w:cs="Arial"/>
                <w:noProof/>
                <w:webHidden/>
                <w:sz w:val="22"/>
                <w:szCs w:val="22"/>
              </w:rPr>
              <w:fldChar w:fldCharType="begin"/>
            </w:r>
            <w:r w:rsidRPr="00106D83">
              <w:rPr>
                <w:rFonts w:ascii="Arial" w:hAnsi="Arial" w:cs="Arial"/>
                <w:noProof/>
                <w:webHidden/>
                <w:sz w:val="22"/>
                <w:szCs w:val="22"/>
              </w:rPr>
              <w:instrText xml:space="preserve"> PAGEREF _Toc198116548 \h </w:instrText>
            </w:r>
            <w:r w:rsidRPr="00106D83">
              <w:rPr>
                <w:rFonts w:ascii="Arial" w:hAnsi="Arial" w:cs="Arial"/>
                <w:noProof/>
                <w:webHidden/>
                <w:sz w:val="22"/>
                <w:szCs w:val="22"/>
              </w:rPr>
            </w:r>
            <w:r w:rsidRPr="00106D83">
              <w:rPr>
                <w:rFonts w:ascii="Arial" w:hAnsi="Arial" w:cs="Arial"/>
                <w:noProof/>
                <w:webHidden/>
                <w:sz w:val="22"/>
                <w:szCs w:val="22"/>
              </w:rPr>
              <w:fldChar w:fldCharType="separate"/>
            </w:r>
            <w:r w:rsidRPr="00106D83">
              <w:rPr>
                <w:rFonts w:ascii="Arial" w:hAnsi="Arial" w:cs="Arial"/>
                <w:noProof/>
                <w:webHidden/>
                <w:sz w:val="22"/>
                <w:szCs w:val="22"/>
              </w:rPr>
              <w:t>22</w:t>
            </w:r>
            <w:r w:rsidRPr="00106D83">
              <w:rPr>
                <w:rFonts w:ascii="Arial" w:hAnsi="Arial" w:cs="Arial"/>
                <w:noProof/>
                <w:webHidden/>
                <w:sz w:val="22"/>
                <w:szCs w:val="22"/>
              </w:rPr>
              <w:fldChar w:fldCharType="end"/>
            </w:r>
          </w:hyperlink>
        </w:p>
        <w:p w14:paraId="5A239D6D" w14:textId="53C63FDB" w:rsidR="00106D83" w:rsidRPr="00106D83" w:rsidRDefault="00106D83">
          <w:pPr>
            <w:pStyle w:val="TOC2"/>
            <w:tabs>
              <w:tab w:val="right" w:leader="dot" w:pos="9962"/>
            </w:tabs>
            <w:rPr>
              <w:rFonts w:ascii="Arial" w:hAnsi="Arial" w:cs="Arial"/>
              <w:b w:val="0"/>
              <w:bCs w:val="0"/>
              <w:noProof/>
              <w:kern w:val="2"/>
              <w:lang w:eastAsia="en-GB"/>
              <w14:ligatures w14:val="standardContextual"/>
            </w:rPr>
          </w:pPr>
          <w:hyperlink w:anchor="_Toc198116549" w:history="1">
            <w:r w:rsidRPr="00106D83">
              <w:rPr>
                <w:rStyle w:val="Hyperlink"/>
                <w:rFonts w:ascii="Arial" w:hAnsi="Arial" w:cs="Arial"/>
                <w:noProof/>
              </w:rPr>
              <w:t>3.1 Computer Vision augmentation</w:t>
            </w:r>
            <w:r w:rsidRPr="00106D83">
              <w:rPr>
                <w:rFonts w:ascii="Arial" w:hAnsi="Arial" w:cs="Arial"/>
                <w:noProof/>
                <w:webHidden/>
              </w:rPr>
              <w:tab/>
            </w:r>
            <w:r w:rsidRPr="00106D83">
              <w:rPr>
                <w:rFonts w:ascii="Arial" w:hAnsi="Arial" w:cs="Arial"/>
                <w:noProof/>
                <w:webHidden/>
              </w:rPr>
              <w:fldChar w:fldCharType="begin"/>
            </w:r>
            <w:r w:rsidRPr="00106D83">
              <w:rPr>
                <w:rFonts w:ascii="Arial" w:hAnsi="Arial" w:cs="Arial"/>
                <w:noProof/>
                <w:webHidden/>
              </w:rPr>
              <w:instrText xml:space="preserve"> PAGEREF _Toc198116549 \h </w:instrText>
            </w:r>
            <w:r w:rsidRPr="00106D83">
              <w:rPr>
                <w:rFonts w:ascii="Arial" w:hAnsi="Arial" w:cs="Arial"/>
                <w:noProof/>
                <w:webHidden/>
              </w:rPr>
            </w:r>
            <w:r w:rsidRPr="00106D83">
              <w:rPr>
                <w:rFonts w:ascii="Arial" w:hAnsi="Arial" w:cs="Arial"/>
                <w:noProof/>
                <w:webHidden/>
              </w:rPr>
              <w:fldChar w:fldCharType="separate"/>
            </w:r>
            <w:r w:rsidRPr="00106D83">
              <w:rPr>
                <w:rFonts w:ascii="Arial" w:hAnsi="Arial" w:cs="Arial"/>
                <w:noProof/>
                <w:webHidden/>
              </w:rPr>
              <w:t>22</w:t>
            </w:r>
            <w:r w:rsidRPr="00106D83">
              <w:rPr>
                <w:rFonts w:ascii="Arial" w:hAnsi="Arial" w:cs="Arial"/>
                <w:noProof/>
                <w:webHidden/>
              </w:rPr>
              <w:fldChar w:fldCharType="end"/>
            </w:r>
          </w:hyperlink>
        </w:p>
        <w:p w14:paraId="235B495F" w14:textId="49B4CD0F" w:rsidR="00106D83" w:rsidRPr="00106D83" w:rsidRDefault="00106D83">
          <w:pPr>
            <w:pStyle w:val="TOC2"/>
            <w:tabs>
              <w:tab w:val="right" w:leader="dot" w:pos="9962"/>
            </w:tabs>
            <w:rPr>
              <w:rFonts w:ascii="Arial" w:hAnsi="Arial" w:cs="Arial"/>
              <w:b w:val="0"/>
              <w:bCs w:val="0"/>
              <w:noProof/>
              <w:kern w:val="2"/>
              <w:lang w:eastAsia="en-GB"/>
              <w14:ligatures w14:val="standardContextual"/>
            </w:rPr>
          </w:pPr>
          <w:hyperlink w:anchor="_Toc198116550" w:history="1">
            <w:r w:rsidRPr="00106D83">
              <w:rPr>
                <w:rStyle w:val="Hyperlink"/>
                <w:rFonts w:ascii="Arial" w:hAnsi="Arial" w:cs="Arial"/>
                <w:noProof/>
              </w:rPr>
              <w:t>3.2 Reinforcement Learning Model Performance and comparison with Non-AI enhanced prosthetic</w:t>
            </w:r>
            <w:r w:rsidRPr="00106D83">
              <w:rPr>
                <w:rFonts w:ascii="Arial" w:hAnsi="Arial" w:cs="Arial"/>
                <w:noProof/>
                <w:webHidden/>
              </w:rPr>
              <w:tab/>
            </w:r>
            <w:r w:rsidRPr="00106D83">
              <w:rPr>
                <w:rFonts w:ascii="Arial" w:hAnsi="Arial" w:cs="Arial"/>
                <w:noProof/>
                <w:webHidden/>
              </w:rPr>
              <w:fldChar w:fldCharType="begin"/>
            </w:r>
            <w:r w:rsidRPr="00106D83">
              <w:rPr>
                <w:rFonts w:ascii="Arial" w:hAnsi="Arial" w:cs="Arial"/>
                <w:noProof/>
                <w:webHidden/>
              </w:rPr>
              <w:instrText xml:space="preserve"> PAGEREF _Toc198116550 \h </w:instrText>
            </w:r>
            <w:r w:rsidRPr="00106D83">
              <w:rPr>
                <w:rFonts w:ascii="Arial" w:hAnsi="Arial" w:cs="Arial"/>
                <w:noProof/>
                <w:webHidden/>
              </w:rPr>
            </w:r>
            <w:r w:rsidRPr="00106D83">
              <w:rPr>
                <w:rFonts w:ascii="Arial" w:hAnsi="Arial" w:cs="Arial"/>
                <w:noProof/>
                <w:webHidden/>
              </w:rPr>
              <w:fldChar w:fldCharType="separate"/>
            </w:r>
            <w:r w:rsidRPr="00106D83">
              <w:rPr>
                <w:rFonts w:ascii="Arial" w:hAnsi="Arial" w:cs="Arial"/>
                <w:noProof/>
                <w:webHidden/>
              </w:rPr>
              <w:t>26</w:t>
            </w:r>
            <w:r w:rsidRPr="00106D83">
              <w:rPr>
                <w:rFonts w:ascii="Arial" w:hAnsi="Arial" w:cs="Arial"/>
                <w:noProof/>
                <w:webHidden/>
              </w:rPr>
              <w:fldChar w:fldCharType="end"/>
            </w:r>
          </w:hyperlink>
        </w:p>
        <w:p w14:paraId="001A9523" w14:textId="4DF989D5" w:rsidR="00106D83" w:rsidRPr="00106D83" w:rsidRDefault="00106D83">
          <w:pPr>
            <w:pStyle w:val="TOC3"/>
            <w:tabs>
              <w:tab w:val="right" w:leader="dot" w:pos="9962"/>
            </w:tabs>
            <w:rPr>
              <w:rFonts w:ascii="Arial" w:hAnsi="Arial" w:cs="Arial"/>
              <w:noProof/>
              <w:kern w:val="2"/>
              <w:sz w:val="22"/>
              <w:szCs w:val="22"/>
              <w:lang w:eastAsia="en-GB"/>
              <w14:ligatures w14:val="standardContextual"/>
            </w:rPr>
          </w:pPr>
          <w:hyperlink w:anchor="_Toc198116551" w:history="1">
            <w:r w:rsidRPr="00106D83">
              <w:rPr>
                <w:rStyle w:val="Hyperlink"/>
                <w:rFonts w:ascii="Arial" w:hAnsi="Arial" w:cs="Arial"/>
                <w:noProof/>
                <w:sz w:val="22"/>
                <w:szCs w:val="22"/>
              </w:rPr>
              <w:t>3.2.1 Single-Experiment Model Performance</w:t>
            </w:r>
            <w:r w:rsidRPr="00106D83">
              <w:rPr>
                <w:rFonts w:ascii="Arial" w:hAnsi="Arial" w:cs="Arial"/>
                <w:noProof/>
                <w:webHidden/>
                <w:sz w:val="22"/>
                <w:szCs w:val="22"/>
              </w:rPr>
              <w:tab/>
            </w:r>
            <w:r w:rsidRPr="00106D83">
              <w:rPr>
                <w:rFonts w:ascii="Arial" w:hAnsi="Arial" w:cs="Arial"/>
                <w:noProof/>
                <w:webHidden/>
                <w:sz w:val="22"/>
                <w:szCs w:val="22"/>
              </w:rPr>
              <w:fldChar w:fldCharType="begin"/>
            </w:r>
            <w:r w:rsidRPr="00106D83">
              <w:rPr>
                <w:rFonts w:ascii="Arial" w:hAnsi="Arial" w:cs="Arial"/>
                <w:noProof/>
                <w:webHidden/>
                <w:sz w:val="22"/>
                <w:szCs w:val="22"/>
              </w:rPr>
              <w:instrText xml:space="preserve"> PAGEREF _Toc198116551 \h </w:instrText>
            </w:r>
            <w:r w:rsidRPr="00106D83">
              <w:rPr>
                <w:rFonts w:ascii="Arial" w:hAnsi="Arial" w:cs="Arial"/>
                <w:noProof/>
                <w:webHidden/>
                <w:sz w:val="22"/>
                <w:szCs w:val="22"/>
              </w:rPr>
            </w:r>
            <w:r w:rsidRPr="00106D83">
              <w:rPr>
                <w:rFonts w:ascii="Arial" w:hAnsi="Arial" w:cs="Arial"/>
                <w:noProof/>
                <w:webHidden/>
                <w:sz w:val="22"/>
                <w:szCs w:val="22"/>
              </w:rPr>
              <w:fldChar w:fldCharType="separate"/>
            </w:r>
            <w:r w:rsidRPr="00106D83">
              <w:rPr>
                <w:rFonts w:ascii="Arial" w:hAnsi="Arial" w:cs="Arial"/>
                <w:noProof/>
                <w:webHidden/>
                <w:sz w:val="22"/>
                <w:szCs w:val="22"/>
              </w:rPr>
              <w:t>26</w:t>
            </w:r>
            <w:r w:rsidRPr="00106D83">
              <w:rPr>
                <w:rFonts w:ascii="Arial" w:hAnsi="Arial" w:cs="Arial"/>
                <w:noProof/>
                <w:webHidden/>
                <w:sz w:val="22"/>
                <w:szCs w:val="22"/>
              </w:rPr>
              <w:fldChar w:fldCharType="end"/>
            </w:r>
          </w:hyperlink>
        </w:p>
        <w:p w14:paraId="16D8081B" w14:textId="2D119018" w:rsidR="00106D83" w:rsidRPr="00106D83" w:rsidRDefault="00106D83">
          <w:pPr>
            <w:pStyle w:val="TOC3"/>
            <w:tabs>
              <w:tab w:val="right" w:leader="dot" w:pos="9962"/>
            </w:tabs>
            <w:rPr>
              <w:rFonts w:ascii="Arial" w:hAnsi="Arial" w:cs="Arial"/>
              <w:noProof/>
              <w:kern w:val="2"/>
              <w:sz w:val="22"/>
              <w:szCs w:val="22"/>
              <w:lang w:eastAsia="en-GB"/>
              <w14:ligatures w14:val="standardContextual"/>
            </w:rPr>
          </w:pPr>
          <w:hyperlink w:anchor="_Toc198116552" w:history="1">
            <w:r w:rsidRPr="00106D83">
              <w:rPr>
                <w:rStyle w:val="Hyperlink"/>
                <w:rFonts w:ascii="Arial" w:hAnsi="Arial" w:cs="Arial"/>
                <w:noProof/>
                <w:sz w:val="22"/>
                <w:szCs w:val="22"/>
              </w:rPr>
              <w:t>3.2.2 All-Experiments Model Performance</w:t>
            </w:r>
            <w:r w:rsidRPr="00106D83">
              <w:rPr>
                <w:rFonts w:ascii="Arial" w:hAnsi="Arial" w:cs="Arial"/>
                <w:noProof/>
                <w:webHidden/>
                <w:sz w:val="22"/>
                <w:szCs w:val="22"/>
              </w:rPr>
              <w:tab/>
            </w:r>
            <w:r w:rsidRPr="00106D83">
              <w:rPr>
                <w:rFonts w:ascii="Arial" w:hAnsi="Arial" w:cs="Arial"/>
                <w:noProof/>
                <w:webHidden/>
                <w:sz w:val="22"/>
                <w:szCs w:val="22"/>
              </w:rPr>
              <w:fldChar w:fldCharType="begin"/>
            </w:r>
            <w:r w:rsidRPr="00106D83">
              <w:rPr>
                <w:rFonts w:ascii="Arial" w:hAnsi="Arial" w:cs="Arial"/>
                <w:noProof/>
                <w:webHidden/>
                <w:sz w:val="22"/>
                <w:szCs w:val="22"/>
              </w:rPr>
              <w:instrText xml:space="preserve"> PAGEREF _Toc198116552 \h </w:instrText>
            </w:r>
            <w:r w:rsidRPr="00106D83">
              <w:rPr>
                <w:rFonts w:ascii="Arial" w:hAnsi="Arial" w:cs="Arial"/>
                <w:noProof/>
                <w:webHidden/>
                <w:sz w:val="22"/>
                <w:szCs w:val="22"/>
              </w:rPr>
            </w:r>
            <w:r w:rsidRPr="00106D83">
              <w:rPr>
                <w:rFonts w:ascii="Arial" w:hAnsi="Arial" w:cs="Arial"/>
                <w:noProof/>
                <w:webHidden/>
                <w:sz w:val="22"/>
                <w:szCs w:val="22"/>
              </w:rPr>
              <w:fldChar w:fldCharType="separate"/>
            </w:r>
            <w:r w:rsidRPr="00106D83">
              <w:rPr>
                <w:rFonts w:ascii="Arial" w:hAnsi="Arial" w:cs="Arial"/>
                <w:noProof/>
                <w:webHidden/>
                <w:sz w:val="22"/>
                <w:szCs w:val="22"/>
              </w:rPr>
              <w:t>27</w:t>
            </w:r>
            <w:r w:rsidRPr="00106D83">
              <w:rPr>
                <w:rFonts w:ascii="Arial" w:hAnsi="Arial" w:cs="Arial"/>
                <w:noProof/>
                <w:webHidden/>
                <w:sz w:val="22"/>
                <w:szCs w:val="22"/>
              </w:rPr>
              <w:fldChar w:fldCharType="end"/>
            </w:r>
          </w:hyperlink>
        </w:p>
        <w:p w14:paraId="78BBA39C" w14:textId="21357F57" w:rsidR="00106D83" w:rsidRPr="00106D83" w:rsidRDefault="00106D83">
          <w:pPr>
            <w:pStyle w:val="TOC1"/>
            <w:tabs>
              <w:tab w:val="right" w:leader="dot" w:pos="9962"/>
            </w:tabs>
            <w:rPr>
              <w:rFonts w:ascii="Arial" w:hAnsi="Arial" w:cs="Arial"/>
              <w:b w:val="0"/>
              <w:bCs w:val="0"/>
              <w:i w:val="0"/>
              <w:iCs w:val="0"/>
              <w:noProof/>
              <w:kern w:val="2"/>
              <w:sz w:val="22"/>
              <w:szCs w:val="22"/>
              <w:lang w:eastAsia="en-GB"/>
              <w14:ligatures w14:val="standardContextual"/>
            </w:rPr>
          </w:pPr>
          <w:hyperlink w:anchor="_Toc198116553" w:history="1">
            <w:r w:rsidRPr="00106D83">
              <w:rPr>
                <w:rStyle w:val="Hyperlink"/>
                <w:rFonts w:ascii="Arial" w:hAnsi="Arial" w:cs="Arial"/>
                <w:noProof/>
                <w:sz w:val="22"/>
                <w:szCs w:val="22"/>
              </w:rPr>
              <w:t>4 DISCUSSION</w:t>
            </w:r>
            <w:r w:rsidRPr="00106D83">
              <w:rPr>
                <w:rFonts w:ascii="Arial" w:hAnsi="Arial" w:cs="Arial"/>
                <w:noProof/>
                <w:webHidden/>
                <w:sz w:val="22"/>
                <w:szCs w:val="22"/>
              </w:rPr>
              <w:tab/>
            </w:r>
            <w:r w:rsidRPr="00106D83">
              <w:rPr>
                <w:rFonts w:ascii="Arial" w:hAnsi="Arial" w:cs="Arial"/>
                <w:noProof/>
                <w:webHidden/>
                <w:sz w:val="22"/>
                <w:szCs w:val="22"/>
              </w:rPr>
              <w:fldChar w:fldCharType="begin"/>
            </w:r>
            <w:r w:rsidRPr="00106D83">
              <w:rPr>
                <w:rFonts w:ascii="Arial" w:hAnsi="Arial" w:cs="Arial"/>
                <w:noProof/>
                <w:webHidden/>
                <w:sz w:val="22"/>
                <w:szCs w:val="22"/>
              </w:rPr>
              <w:instrText xml:space="preserve"> PAGEREF _Toc198116553 \h </w:instrText>
            </w:r>
            <w:r w:rsidRPr="00106D83">
              <w:rPr>
                <w:rFonts w:ascii="Arial" w:hAnsi="Arial" w:cs="Arial"/>
                <w:noProof/>
                <w:webHidden/>
                <w:sz w:val="22"/>
                <w:szCs w:val="22"/>
              </w:rPr>
            </w:r>
            <w:r w:rsidRPr="00106D83">
              <w:rPr>
                <w:rFonts w:ascii="Arial" w:hAnsi="Arial" w:cs="Arial"/>
                <w:noProof/>
                <w:webHidden/>
                <w:sz w:val="22"/>
                <w:szCs w:val="22"/>
              </w:rPr>
              <w:fldChar w:fldCharType="separate"/>
            </w:r>
            <w:r w:rsidRPr="00106D83">
              <w:rPr>
                <w:rFonts w:ascii="Arial" w:hAnsi="Arial" w:cs="Arial"/>
                <w:noProof/>
                <w:webHidden/>
                <w:sz w:val="22"/>
                <w:szCs w:val="22"/>
              </w:rPr>
              <w:t>31</w:t>
            </w:r>
            <w:r w:rsidRPr="00106D83">
              <w:rPr>
                <w:rFonts w:ascii="Arial" w:hAnsi="Arial" w:cs="Arial"/>
                <w:noProof/>
                <w:webHidden/>
                <w:sz w:val="22"/>
                <w:szCs w:val="22"/>
              </w:rPr>
              <w:fldChar w:fldCharType="end"/>
            </w:r>
          </w:hyperlink>
        </w:p>
        <w:p w14:paraId="5180A1E5" w14:textId="71D6DB58" w:rsidR="00106D83" w:rsidRPr="00106D83" w:rsidRDefault="00106D83">
          <w:pPr>
            <w:pStyle w:val="TOC2"/>
            <w:tabs>
              <w:tab w:val="right" w:leader="dot" w:pos="9962"/>
            </w:tabs>
            <w:rPr>
              <w:rFonts w:ascii="Arial" w:hAnsi="Arial" w:cs="Arial"/>
              <w:b w:val="0"/>
              <w:bCs w:val="0"/>
              <w:noProof/>
              <w:kern w:val="2"/>
              <w:lang w:eastAsia="en-GB"/>
              <w14:ligatures w14:val="standardContextual"/>
            </w:rPr>
          </w:pPr>
          <w:hyperlink w:anchor="_Toc198116554" w:history="1">
            <w:r w:rsidRPr="00106D83">
              <w:rPr>
                <w:rStyle w:val="Hyperlink"/>
                <w:rFonts w:ascii="Arial" w:hAnsi="Arial" w:cs="Arial"/>
                <w:noProof/>
              </w:rPr>
              <w:t>4.1 Computer Vision Algorithm</w:t>
            </w:r>
            <w:r w:rsidRPr="00106D83">
              <w:rPr>
                <w:rFonts w:ascii="Arial" w:hAnsi="Arial" w:cs="Arial"/>
                <w:noProof/>
                <w:webHidden/>
              </w:rPr>
              <w:tab/>
            </w:r>
            <w:r w:rsidRPr="00106D83">
              <w:rPr>
                <w:rFonts w:ascii="Arial" w:hAnsi="Arial" w:cs="Arial"/>
                <w:noProof/>
                <w:webHidden/>
              </w:rPr>
              <w:fldChar w:fldCharType="begin"/>
            </w:r>
            <w:r w:rsidRPr="00106D83">
              <w:rPr>
                <w:rFonts w:ascii="Arial" w:hAnsi="Arial" w:cs="Arial"/>
                <w:noProof/>
                <w:webHidden/>
              </w:rPr>
              <w:instrText xml:space="preserve"> PAGEREF _Toc198116554 \h </w:instrText>
            </w:r>
            <w:r w:rsidRPr="00106D83">
              <w:rPr>
                <w:rFonts w:ascii="Arial" w:hAnsi="Arial" w:cs="Arial"/>
                <w:noProof/>
                <w:webHidden/>
              </w:rPr>
            </w:r>
            <w:r w:rsidRPr="00106D83">
              <w:rPr>
                <w:rFonts w:ascii="Arial" w:hAnsi="Arial" w:cs="Arial"/>
                <w:noProof/>
                <w:webHidden/>
              </w:rPr>
              <w:fldChar w:fldCharType="separate"/>
            </w:r>
            <w:r w:rsidRPr="00106D83">
              <w:rPr>
                <w:rFonts w:ascii="Arial" w:hAnsi="Arial" w:cs="Arial"/>
                <w:noProof/>
                <w:webHidden/>
              </w:rPr>
              <w:t>31</w:t>
            </w:r>
            <w:r w:rsidRPr="00106D83">
              <w:rPr>
                <w:rFonts w:ascii="Arial" w:hAnsi="Arial" w:cs="Arial"/>
                <w:noProof/>
                <w:webHidden/>
              </w:rPr>
              <w:fldChar w:fldCharType="end"/>
            </w:r>
          </w:hyperlink>
        </w:p>
        <w:p w14:paraId="4ECFB4C5" w14:textId="007F3638" w:rsidR="00106D83" w:rsidRPr="00106D83" w:rsidRDefault="00106D83">
          <w:pPr>
            <w:pStyle w:val="TOC3"/>
            <w:tabs>
              <w:tab w:val="right" w:leader="dot" w:pos="9962"/>
            </w:tabs>
            <w:rPr>
              <w:rFonts w:ascii="Arial" w:hAnsi="Arial" w:cs="Arial"/>
              <w:noProof/>
              <w:kern w:val="2"/>
              <w:sz w:val="22"/>
              <w:szCs w:val="22"/>
              <w:lang w:eastAsia="en-GB"/>
              <w14:ligatures w14:val="standardContextual"/>
            </w:rPr>
          </w:pPr>
          <w:hyperlink w:anchor="_Toc198116555" w:history="1">
            <w:r w:rsidRPr="00106D83">
              <w:rPr>
                <w:rStyle w:val="Hyperlink"/>
                <w:rFonts w:ascii="Arial" w:hAnsi="Arial" w:cs="Arial"/>
                <w:noProof/>
                <w:sz w:val="22"/>
                <w:szCs w:val="22"/>
              </w:rPr>
              <w:t>4.1.1 Key Outcomes and Limitations</w:t>
            </w:r>
            <w:r w:rsidRPr="00106D83">
              <w:rPr>
                <w:rFonts w:ascii="Arial" w:hAnsi="Arial" w:cs="Arial"/>
                <w:noProof/>
                <w:webHidden/>
                <w:sz w:val="22"/>
                <w:szCs w:val="22"/>
              </w:rPr>
              <w:tab/>
            </w:r>
            <w:r w:rsidRPr="00106D83">
              <w:rPr>
                <w:rFonts w:ascii="Arial" w:hAnsi="Arial" w:cs="Arial"/>
                <w:noProof/>
                <w:webHidden/>
                <w:sz w:val="22"/>
                <w:szCs w:val="22"/>
              </w:rPr>
              <w:fldChar w:fldCharType="begin"/>
            </w:r>
            <w:r w:rsidRPr="00106D83">
              <w:rPr>
                <w:rFonts w:ascii="Arial" w:hAnsi="Arial" w:cs="Arial"/>
                <w:noProof/>
                <w:webHidden/>
                <w:sz w:val="22"/>
                <w:szCs w:val="22"/>
              </w:rPr>
              <w:instrText xml:space="preserve"> PAGEREF _Toc198116555 \h </w:instrText>
            </w:r>
            <w:r w:rsidRPr="00106D83">
              <w:rPr>
                <w:rFonts w:ascii="Arial" w:hAnsi="Arial" w:cs="Arial"/>
                <w:noProof/>
                <w:webHidden/>
                <w:sz w:val="22"/>
                <w:szCs w:val="22"/>
              </w:rPr>
            </w:r>
            <w:r w:rsidRPr="00106D83">
              <w:rPr>
                <w:rFonts w:ascii="Arial" w:hAnsi="Arial" w:cs="Arial"/>
                <w:noProof/>
                <w:webHidden/>
                <w:sz w:val="22"/>
                <w:szCs w:val="22"/>
              </w:rPr>
              <w:fldChar w:fldCharType="separate"/>
            </w:r>
            <w:r w:rsidRPr="00106D83">
              <w:rPr>
                <w:rFonts w:ascii="Arial" w:hAnsi="Arial" w:cs="Arial"/>
                <w:noProof/>
                <w:webHidden/>
                <w:sz w:val="22"/>
                <w:szCs w:val="22"/>
              </w:rPr>
              <w:t>31</w:t>
            </w:r>
            <w:r w:rsidRPr="00106D83">
              <w:rPr>
                <w:rFonts w:ascii="Arial" w:hAnsi="Arial" w:cs="Arial"/>
                <w:noProof/>
                <w:webHidden/>
                <w:sz w:val="22"/>
                <w:szCs w:val="22"/>
              </w:rPr>
              <w:fldChar w:fldCharType="end"/>
            </w:r>
          </w:hyperlink>
        </w:p>
        <w:p w14:paraId="1156B699" w14:textId="13A27234" w:rsidR="00106D83" w:rsidRPr="00106D83" w:rsidRDefault="00106D83">
          <w:pPr>
            <w:pStyle w:val="TOC3"/>
            <w:tabs>
              <w:tab w:val="right" w:leader="dot" w:pos="9962"/>
            </w:tabs>
            <w:rPr>
              <w:rFonts w:ascii="Arial" w:hAnsi="Arial" w:cs="Arial"/>
              <w:noProof/>
              <w:kern w:val="2"/>
              <w:sz w:val="22"/>
              <w:szCs w:val="22"/>
              <w:lang w:eastAsia="en-GB"/>
              <w14:ligatures w14:val="standardContextual"/>
            </w:rPr>
          </w:pPr>
          <w:hyperlink w:anchor="_Toc198116556" w:history="1">
            <w:r w:rsidRPr="00106D83">
              <w:rPr>
                <w:rStyle w:val="Hyperlink"/>
                <w:rFonts w:ascii="Arial" w:hAnsi="Arial" w:cs="Arial"/>
                <w:noProof/>
                <w:sz w:val="22"/>
                <w:szCs w:val="22"/>
              </w:rPr>
              <w:t>4.1.2 Context Within the State-of-the- Art and Future Work</w:t>
            </w:r>
            <w:r w:rsidRPr="00106D83">
              <w:rPr>
                <w:rFonts w:ascii="Arial" w:hAnsi="Arial" w:cs="Arial"/>
                <w:noProof/>
                <w:webHidden/>
                <w:sz w:val="22"/>
                <w:szCs w:val="22"/>
              </w:rPr>
              <w:tab/>
            </w:r>
            <w:r w:rsidRPr="00106D83">
              <w:rPr>
                <w:rFonts w:ascii="Arial" w:hAnsi="Arial" w:cs="Arial"/>
                <w:noProof/>
                <w:webHidden/>
                <w:sz w:val="22"/>
                <w:szCs w:val="22"/>
              </w:rPr>
              <w:fldChar w:fldCharType="begin"/>
            </w:r>
            <w:r w:rsidRPr="00106D83">
              <w:rPr>
                <w:rFonts w:ascii="Arial" w:hAnsi="Arial" w:cs="Arial"/>
                <w:noProof/>
                <w:webHidden/>
                <w:sz w:val="22"/>
                <w:szCs w:val="22"/>
              </w:rPr>
              <w:instrText xml:space="preserve"> PAGEREF _Toc198116556 \h </w:instrText>
            </w:r>
            <w:r w:rsidRPr="00106D83">
              <w:rPr>
                <w:rFonts w:ascii="Arial" w:hAnsi="Arial" w:cs="Arial"/>
                <w:noProof/>
                <w:webHidden/>
                <w:sz w:val="22"/>
                <w:szCs w:val="22"/>
              </w:rPr>
            </w:r>
            <w:r w:rsidRPr="00106D83">
              <w:rPr>
                <w:rFonts w:ascii="Arial" w:hAnsi="Arial" w:cs="Arial"/>
                <w:noProof/>
                <w:webHidden/>
                <w:sz w:val="22"/>
                <w:szCs w:val="22"/>
              </w:rPr>
              <w:fldChar w:fldCharType="separate"/>
            </w:r>
            <w:r w:rsidRPr="00106D83">
              <w:rPr>
                <w:rFonts w:ascii="Arial" w:hAnsi="Arial" w:cs="Arial"/>
                <w:noProof/>
                <w:webHidden/>
                <w:sz w:val="22"/>
                <w:szCs w:val="22"/>
              </w:rPr>
              <w:t>31</w:t>
            </w:r>
            <w:r w:rsidRPr="00106D83">
              <w:rPr>
                <w:rFonts w:ascii="Arial" w:hAnsi="Arial" w:cs="Arial"/>
                <w:noProof/>
                <w:webHidden/>
                <w:sz w:val="22"/>
                <w:szCs w:val="22"/>
              </w:rPr>
              <w:fldChar w:fldCharType="end"/>
            </w:r>
          </w:hyperlink>
        </w:p>
        <w:p w14:paraId="46A7B491" w14:textId="256BA2FA" w:rsidR="00106D83" w:rsidRPr="00106D83" w:rsidRDefault="00106D83">
          <w:pPr>
            <w:pStyle w:val="TOC2"/>
            <w:tabs>
              <w:tab w:val="right" w:leader="dot" w:pos="9962"/>
            </w:tabs>
            <w:rPr>
              <w:rFonts w:ascii="Arial" w:hAnsi="Arial" w:cs="Arial"/>
              <w:b w:val="0"/>
              <w:bCs w:val="0"/>
              <w:noProof/>
              <w:kern w:val="2"/>
              <w:lang w:eastAsia="en-GB"/>
              <w14:ligatures w14:val="standardContextual"/>
            </w:rPr>
          </w:pPr>
          <w:hyperlink w:anchor="_Toc198116557" w:history="1">
            <w:r w:rsidRPr="00106D83">
              <w:rPr>
                <w:rStyle w:val="Hyperlink"/>
                <w:rFonts w:ascii="Arial" w:hAnsi="Arial" w:cs="Arial"/>
                <w:noProof/>
              </w:rPr>
              <w:t>4.2 Reinforcement Learning Algorithm</w:t>
            </w:r>
            <w:r w:rsidRPr="00106D83">
              <w:rPr>
                <w:rFonts w:ascii="Arial" w:hAnsi="Arial" w:cs="Arial"/>
                <w:noProof/>
                <w:webHidden/>
              </w:rPr>
              <w:tab/>
            </w:r>
            <w:r w:rsidRPr="00106D83">
              <w:rPr>
                <w:rFonts w:ascii="Arial" w:hAnsi="Arial" w:cs="Arial"/>
                <w:noProof/>
                <w:webHidden/>
              </w:rPr>
              <w:fldChar w:fldCharType="begin"/>
            </w:r>
            <w:r w:rsidRPr="00106D83">
              <w:rPr>
                <w:rFonts w:ascii="Arial" w:hAnsi="Arial" w:cs="Arial"/>
                <w:noProof/>
                <w:webHidden/>
              </w:rPr>
              <w:instrText xml:space="preserve"> PAGEREF _Toc198116557 \h </w:instrText>
            </w:r>
            <w:r w:rsidRPr="00106D83">
              <w:rPr>
                <w:rFonts w:ascii="Arial" w:hAnsi="Arial" w:cs="Arial"/>
                <w:noProof/>
                <w:webHidden/>
              </w:rPr>
            </w:r>
            <w:r w:rsidRPr="00106D83">
              <w:rPr>
                <w:rFonts w:ascii="Arial" w:hAnsi="Arial" w:cs="Arial"/>
                <w:noProof/>
                <w:webHidden/>
              </w:rPr>
              <w:fldChar w:fldCharType="separate"/>
            </w:r>
            <w:r w:rsidRPr="00106D83">
              <w:rPr>
                <w:rFonts w:ascii="Arial" w:hAnsi="Arial" w:cs="Arial"/>
                <w:noProof/>
                <w:webHidden/>
              </w:rPr>
              <w:t>32</w:t>
            </w:r>
            <w:r w:rsidRPr="00106D83">
              <w:rPr>
                <w:rFonts w:ascii="Arial" w:hAnsi="Arial" w:cs="Arial"/>
                <w:noProof/>
                <w:webHidden/>
              </w:rPr>
              <w:fldChar w:fldCharType="end"/>
            </w:r>
          </w:hyperlink>
        </w:p>
        <w:p w14:paraId="2AC7063A" w14:textId="609142B4" w:rsidR="00106D83" w:rsidRPr="00106D83" w:rsidRDefault="00106D83">
          <w:pPr>
            <w:pStyle w:val="TOC3"/>
            <w:tabs>
              <w:tab w:val="right" w:leader="dot" w:pos="9962"/>
            </w:tabs>
            <w:rPr>
              <w:rFonts w:ascii="Arial" w:hAnsi="Arial" w:cs="Arial"/>
              <w:noProof/>
              <w:kern w:val="2"/>
              <w:sz w:val="22"/>
              <w:szCs w:val="22"/>
              <w:lang w:eastAsia="en-GB"/>
              <w14:ligatures w14:val="standardContextual"/>
            </w:rPr>
          </w:pPr>
          <w:hyperlink w:anchor="_Toc198116558" w:history="1">
            <w:r w:rsidRPr="00106D83">
              <w:rPr>
                <w:rStyle w:val="Hyperlink"/>
                <w:rFonts w:ascii="Arial" w:hAnsi="Arial" w:cs="Arial"/>
                <w:noProof/>
                <w:sz w:val="22"/>
                <w:szCs w:val="22"/>
              </w:rPr>
              <w:t>4.2.1 Key Outcomes and Limitations</w:t>
            </w:r>
            <w:r w:rsidRPr="00106D83">
              <w:rPr>
                <w:rFonts w:ascii="Arial" w:hAnsi="Arial" w:cs="Arial"/>
                <w:noProof/>
                <w:webHidden/>
                <w:sz w:val="22"/>
                <w:szCs w:val="22"/>
              </w:rPr>
              <w:tab/>
            </w:r>
            <w:r w:rsidRPr="00106D83">
              <w:rPr>
                <w:rFonts w:ascii="Arial" w:hAnsi="Arial" w:cs="Arial"/>
                <w:noProof/>
                <w:webHidden/>
                <w:sz w:val="22"/>
                <w:szCs w:val="22"/>
              </w:rPr>
              <w:fldChar w:fldCharType="begin"/>
            </w:r>
            <w:r w:rsidRPr="00106D83">
              <w:rPr>
                <w:rFonts w:ascii="Arial" w:hAnsi="Arial" w:cs="Arial"/>
                <w:noProof/>
                <w:webHidden/>
                <w:sz w:val="22"/>
                <w:szCs w:val="22"/>
              </w:rPr>
              <w:instrText xml:space="preserve"> PAGEREF _Toc198116558 \h </w:instrText>
            </w:r>
            <w:r w:rsidRPr="00106D83">
              <w:rPr>
                <w:rFonts w:ascii="Arial" w:hAnsi="Arial" w:cs="Arial"/>
                <w:noProof/>
                <w:webHidden/>
                <w:sz w:val="22"/>
                <w:szCs w:val="22"/>
              </w:rPr>
            </w:r>
            <w:r w:rsidRPr="00106D83">
              <w:rPr>
                <w:rFonts w:ascii="Arial" w:hAnsi="Arial" w:cs="Arial"/>
                <w:noProof/>
                <w:webHidden/>
                <w:sz w:val="22"/>
                <w:szCs w:val="22"/>
              </w:rPr>
              <w:fldChar w:fldCharType="separate"/>
            </w:r>
            <w:r w:rsidRPr="00106D83">
              <w:rPr>
                <w:rFonts w:ascii="Arial" w:hAnsi="Arial" w:cs="Arial"/>
                <w:noProof/>
                <w:webHidden/>
                <w:sz w:val="22"/>
                <w:szCs w:val="22"/>
              </w:rPr>
              <w:t>32</w:t>
            </w:r>
            <w:r w:rsidRPr="00106D83">
              <w:rPr>
                <w:rFonts w:ascii="Arial" w:hAnsi="Arial" w:cs="Arial"/>
                <w:noProof/>
                <w:webHidden/>
                <w:sz w:val="22"/>
                <w:szCs w:val="22"/>
              </w:rPr>
              <w:fldChar w:fldCharType="end"/>
            </w:r>
          </w:hyperlink>
        </w:p>
        <w:p w14:paraId="3046B9F6" w14:textId="269B44F2" w:rsidR="00106D83" w:rsidRPr="00106D83" w:rsidRDefault="00106D83">
          <w:pPr>
            <w:pStyle w:val="TOC3"/>
            <w:tabs>
              <w:tab w:val="right" w:leader="dot" w:pos="9962"/>
            </w:tabs>
            <w:rPr>
              <w:rFonts w:ascii="Arial" w:hAnsi="Arial" w:cs="Arial"/>
              <w:noProof/>
              <w:kern w:val="2"/>
              <w:sz w:val="22"/>
              <w:szCs w:val="22"/>
              <w:lang w:eastAsia="en-GB"/>
              <w14:ligatures w14:val="standardContextual"/>
            </w:rPr>
          </w:pPr>
          <w:hyperlink w:anchor="_Toc198116559" w:history="1">
            <w:r w:rsidRPr="00106D83">
              <w:rPr>
                <w:rStyle w:val="Hyperlink"/>
                <w:rFonts w:ascii="Arial" w:hAnsi="Arial" w:cs="Arial"/>
                <w:noProof/>
                <w:sz w:val="22"/>
                <w:szCs w:val="22"/>
              </w:rPr>
              <w:t>4.2.2 Context Within the State-of-the- Art and Future work</w:t>
            </w:r>
            <w:r w:rsidRPr="00106D83">
              <w:rPr>
                <w:rFonts w:ascii="Arial" w:hAnsi="Arial" w:cs="Arial"/>
                <w:noProof/>
                <w:webHidden/>
                <w:sz w:val="22"/>
                <w:szCs w:val="22"/>
              </w:rPr>
              <w:tab/>
            </w:r>
            <w:r w:rsidRPr="00106D83">
              <w:rPr>
                <w:rFonts w:ascii="Arial" w:hAnsi="Arial" w:cs="Arial"/>
                <w:noProof/>
                <w:webHidden/>
                <w:sz w:val="22"/>
                <w:szCs w:val="22"/>
              </w:rPr>
              <w:fldChar w:fldCharType="begin"/>
            </w:r>
            <w:r w:rsidRPr="00106D83">
              <w:rPr>
                <w:rFonts w:ascii="Arial" w:hAnsi="Arial" w:cs="Arial"/>
                <w:noProof/>
                <w:webHidden/>
                <w:sz w:val="22"/>
                <w:szCs w:val="22"/>
              </w:rPr>
              <w:instrText xml:space="preserve"> PAGEREF _Toc198116559 \h </w:instrText>
            </w:r>
            <w:r w:rsidRPr="00106D83">
              <w:rPr>
                <w:rFonts w:ascii="Arial" w:hAnsi="Arial" w:cs="Arial"/>
                <w:noProof/>
                <w:webHidden/>
                <w:sz w:val="22"/>
                <w:szCs w:val="22"/>
              </w:rPr>
            </w:r>
            <w:r w:rsidRPr="00106D83">
              <w:rPr>
                <w:rFonts w:ascii="Arial" w:hAnsi="Arial" w:cs="Arial"/>
                <w:noProof/>
                <w:webHidden/>
                <w:sz w:val="22"/>
                <w:szCs w:val="22"/>
              </w:rPr>
              <w:fldChar w:fldCharType="separate"/>
            </w:r>
            <w:r w:rsidRPr="00106D83">
              <w:rPr>
                <w:rFonts w:ascii="Arial" w:hAnsi="Arial" w:cs="Arial"/>
                <w:noProof/>
                <w:webHidden/>
                <w:sz w:val="22"/>
                <w:szCs w:val="22"/>
              </w:rPr>
              <w:t>32</w:t>
            </w:r>
            <w:r w:rsidRPr="00106D83">
              <w:rPr>
                <w:rFonts w:ascii="Arial" w:hAnsi="Arial" w:cs="Arial"/>
                <w:noProof/>
                <w:webHidden/>
                <w:sz w:val="22"/>
                <w:szCs w:val="22"/>
              </w:rPr>
              <w:fldChar w:fldCharType="end"/>
            </w:r>
          </w:hyperlink>
        </w:p>
        <w:p w14:paraId="2458D282" w14:textId="791A6206" w:rsidR="00106D83" w:rsidRPr="00106D83" w:rsidRDefault="00106D83">
          <w:pPr>
            <w:pStyle w:val="TOC1"/>
            <w:tabs>
              <w:tab w:val="right" w:leader="dot" w:pos="9962"/>
            </w:tabs>
            <w:rPr>
              <w:rFonts w:ascii="Arial" w:hAnsi="Arial" w:cs="Arial"/>
              <w:b w:val="0"/>
              <w:bCs w:val="0"/>
              <w:i w:val="0"/>
              <w:iCs w:val="0"/>
              <w:noProof/>
              <w:kern w:val="2"/>
              <w:sz w:val="22"/>
              <w:szCs w:val="22"/>
              <w:lang w:eastAsia="en-GB"/>
              <w14:ligatures w14:val="standardContextual"/>
            </w:rPr>
          </w:pPr>
          <w:hyperlink w:anchor="_Toc198116560" w:history="1">
            <w:r w:rsidRPr="00106D83">
              <w:rPr>
                <w:rStyle w:val="Hyperlink"/>
                <w:rFonts w:ascii="Arial" w:hAnsi="Arial" w:cs="Arial"/>
                <w:noProof/>
                <w:sz w:val="22"/>
                <w:szCs w:val="22"/>
              </w:rPr>
              <w:t>5 CONCLUSIONS AND A VISION OF THE FUTURE</w:t>
            </w:r>
            <w:r w:rsidRPr="00106D83">
              <w:rPr>
                <w:rFonts w:ascii="Arial" w:hAnsi="Arial" w:cs="Arial"/>
                <w:noProof/>
                <w:webHidden/>
                <w:sz w:val="22"/>
                <w:szCs w:val="22"/>
              </w:rPr>
              <w:tab/>
            </w:r>
            <w:r w:rsidRPr="00106D83">
              <w:rPr>
                <w:rFonts w:ascii="Arial" w:hAnsi="Arial" w:cs="Arial"/>
                <w:noProof/>
                <w:webHidden/>
                <w:sz w:val="22"/>
                <w:szCs w:val="22"/>
              </w:rPr>
              <w:fldChar w:fldCharType="begin"/>
            </w:r>
            <w:r w:rsidRPr="00106D83">
              <w:rPr>
                <w:rFonts w:ascii="Arial" w:hAnsi="Arial" w:cs="Arial"/>
                <w:noProof/>
                <w:webHidden/>
                <w:sz w:val="22"/>
                <w:szCs w:val="22"/>
              </w:rPr>
              <w:instrText xml:space="preserve"> PAGEREF _Toc198116560 \h </w:instrText>
            </w:r>
            <w:r w:rsidRPr="00106D83">
              <w:rPr>
                <w:rFonts w:ascii="Arial" w:hAnsi="Arial" w:cs="Arial"/>
                <w:noProof/>
                <w:webHidden/>
                <w:sz w:val="22"/>
                <w:szCs w:val="22"/>
              </w:rPr>
            </w:r>
            <w:r w:rsidRPr="00106D83">
              <w:rPr>
                <w:rFonts w:ascii="Arial" w:hAnsi="Arial" w:cs="Arial"/>
                <w:noProof/>
                <w:webHidden/>
                <w:sz w:val="22"/>
                <w:szCs w:val="22"/>
              </w:rPr>
              <w:fldChar w:fldCharType="separate"/>
            </w:r>
            <w:r w:rsidRPr="00106D83">
              <w:rPr>
                <w:rFonts w:ascii="Arial" w:hAnsi="Arial" w:cs="Arial"/>
                <w:noProof/>
                <w:webHidden/>
                <w:sz w:val="22"/>
                <w:szCs w:val="22"/>
              </w:rPr>
              <w:t>33</w:t>
            </w:r>
            <w:r w:rsidRPr="00106D83">
              <w:rPr>
                <w:rFonts w:ascii="Arial" w:hAnsi="Arial" w:cs="Arial"/>
                <w:noProof/>
                <w:webHidden/>
                <w:sz w:val="22"/>
                <w:szCs w:val="22"/>
              </w:rPr>
              <w:fldChar w:fldCharType="end"/>
            </w:r>
          </w:hyperlink>
        </w:p>
        <w:p w14:paraId="7E908B48" w14:textId="6E46B6A6" w:rsidR="00106D83" w:rsidRPr="00106D83" w:rsidRDefault="00106D83">
          <w:pPr>
            <w:pStyle w:val="TOC1"/>
            <w:tabs>
              <w:tab w:val="right" w:leader="dot" w:pos="9962"/>
            </w:tabs>
            <w:rPr>
              <w:rFonts w:ascii="Arial" w:hAnsi="Arial" w:cs="Arial"/>
              <w:b w:val="0"/>
              <w:bCs w:val="0"/>
              <w:i w:val="0"/>
              <w:iCs w:val="0"/>
              <w:noProof/>
              <w:kern w:val="2"/>
              <w:sz w:val="22"/>
              <w:szCs w:val="22"/>
              <w:lang w:eastAsia="en-GB"/>
              <w14:ligatures w14:val="standardContextual"/>
            </w:rPr>
          </w:pPr>
          <w:hyperlink w:anchor="_Toc198116561" w:history="1">
            <w:r w:rsidRPr="00106D83">
              <w:rPr>
                <w:rStyle w:val="Hyperlink"/>
                <w:rFonts w:ascii="Arial" w:hAnsi="Arial" w:cs="Arial"/>
                <w:noProof/>
                <w:sz w:val="22"/>
                <w:szCs w:val="22"/>
              </w:rPr>
              <w:t>6 SUSTAINABILITY STATEMENT</w:t>
            </w:r>
            <w:r w:rsidRPr="00106D83">
              <w:rPr>
                <w:rFonts w:ascii="Arial" w:hAnsi="Arial" w:cs="Arial"/>
                <w:noProof/>
                <w:webHidden/>
                <w:sz w:val="22"/>
                <w:szCs w:val="22"/>
              </w:rPr>
              <w:tab/>
            </w:r>
            <w:r w:rsidRPr="00106D83">
              <w:rPr>
                <w:rFonts w:ascii="Arial" w:hAnsi="Arial" w:cs="Arial"/>
                <w:noProof/>
                <w:webHidden/>
                <w:sz w:val="22"/>
                <w:szCs w:val="22"/>
              </w:rPr>
              <w:fldChar w:fldCharType="begin"/>
            </w:r>
            <w:r w:rsidRPr="00106D83">
              <w:rPr>
                <w:rFonts w:ascii="Arial" w:hAnsi="Arial" w:cs="Arial"/>
                <w:noProof/>
                <w:webHidden/>
                <w:sz w:val="22"/>
                <w:szCs w:val="22"/>
              </w:rPr>
              <w:instrText xml:space="preserve"> PAGEREF _Toc198116561 \h </w:instrText>
            </w:r>
            <w:r w:rsidRPr="00106D83">
              <w:rPr>
                <w:rFonts w:ascii="Arial" w:hAnsi="Arial" w:cs="Arial"/>
                <w:noProof/>
                <w:webHidden/>
                <w:sz w:val="22"/>
                <w:szCs w:val="22"/>
              </w:rPr>
            </w:r>
            <w:r w:rsidRPr="00106D83">
              <w:rPr>
                <w:rFonts w:ascii="Arial" w:hAnsi="Arial" w:cs="Arial"/>
                <w:noProof/>
                <w:webHidden/>
                <w:sz w:val="22"/>
                <w:szCs w:val="22"/>
              </w:rPr>
              <w:fldChar w:fldCharType="separate"/>
            </w:r>
            <w:r w:rsidRPr="00106D83">
              <w:rPr>
                <w:rFonts w:ascii="Arial" w:hAnsi="Arial" w:cs="Arial"/>
                <w:noProof/>
                <w:webHidden/>
                <w:sz w:val="22"/>
                <w:szCs w:val="22"/>
              </w:rPr>
              <w:t>34</w:t>
            </w:r>
            <w:r w:rsidRPr="00106D83">
              <w:rPr>
                <w:rFonts w:ascii="Arial" w:hAnsi="Arial" w:cs="Arial"/>
                <w:noProof/>
                <w:webHidden/>
                <w:sz w:val="22"/>
                <w:szCs w:val="22"/>
              </w:rPr>
              <w:fldChar w:fldCharType="end"/>
            </w:r>
          </w:hyperlink>
        </w:p>
        <w:p w14:paraId="0A3C42FE" w14:textId="66FA9C9E" w:rsidR="00106D83" w:rsidRPr="00106D83" w:rsidRDefault="00106D83">
          <w:pPr>
            <w:pStyle w:val="TOC1"/>
            <w:tabs>
              <w:tab w:val="right" w:leader="dot" w:pos="9962"/>
            </w:tabs>
            <w:rPr>
              <w:rFonts w:ascii="Arial" w:hAnsi="Arial" w:cs="Arial"/>
              <w:b w:val="0"/>
              <w:bCs w:val="0"/>
              <w:i w:val="0"/>
              <w:iCs w:val="0"/>
              <w:noProof/>
              <w:kern w:val="2"/>
              <w:sz w:val="22"/>
              <w:szCs w:val="22"/>
              <w:lang w:eastAsia="en-GB"/>
              <w14:ligatures w14:val="standardContextual"/>
            </w:rPr>
          </w:pPr>
          <w:hyperlink w:anchor="_Toc198116562" w:history="1">
            <w:r w:rsidRPr="00106D83">
              <w:rPr>
                <w:rStyle w:val="Hyperlink"/>
                <w:rFonts w:ascii="Arial" w:hAnsi="Arial" w:cs="Arial"/>
                <w:noProof/>
                <w:sz w:val="22"/>
                <w:szCs w:val="22"/>
              </w:rPr>
              <w:t>7 EQUALITY, DIVERSITY AND INCLUSION STATEMENT</w:t>
            </w:r>
            <w:r w:rsidRPr="00106D83">
              <w:rPr>
                <w:rFonts w:ascii="Arial" w:hAnsi="Arial" w:cs="Arial"/>
                <w:noProof/>
                <w:webHidden/>
                <w:sz w:val="22"/>
                <w:szCs w:val="22"/>
              </w:rPr>
              <w:tab/>
            </w:r>
            <w:r w:rsidRPr="00106D83">
              <w:rPr>
                <w:rFonts w:ascii="Arial" w:hAnsi="Arial" w:cs="Arial"/>
                <w:noProof/>
                <w:webHidden/>
                <w:sz w:val="22"/>
                <w:szCs w:val="22"/>
              </w:rPr>
              <w:fldChar w:fldCharType="begin"/>
            </w:r>
            <w:r w:rsidRPr="00106D83">
              <w:rPr>
                <w:rFonts w:ascii="Arial" w:hAnsi="Arial" w:cs="Arial"/>
                <w:noProof/>
                <w:webHidden/>
                <w:sz w:val="22"/>
                <w:szCs w:val="22"/>
              </w:rPr>
              <w:instrText xml:space="preserve"> PAGEREF _Toc198116562 \h </w:instrText>
            </w:r>
            <w:r w:rsidRPr="00106D83">
              <w:rPr>
                <w:rFonts w:ascii="Arial" w:hAnsi="Arial" w:cs="Arial"/>
                <w:noProof/>
                <w:webHidden/>
                <w:sz w:val="22"/>
                <w:szCs w:val="22"/>
              </w:rPr>
            </w:r>
            <w:r w:rsidRPr="00106D83">
              <w:rPr>
                <w:rFonts w:ascii="Arial" w:hAnsi="Arial" w:cs="Arial"/>
                <w:noProof/>
                <w:webHidden/>
                <w:sz w:val="22"/>
                <w:szCs w:val="22"/>
              </w:rPr>
              <w:fldChar w:fldCharType="separate"/>
            </w:r>
            <w:r w:rsidRPr="00106D83">
              <w:rPr>
                <w:rFonts w:ascii="Arial" w:hAnsi="Arial" w:cs="Arial"/>
                <w:noProof/>
                <w:webHidden/>
                <w:sz w:val="22"/>
                <w:szCs w:val="22"/>
              </w:rPr>
              <w:t>34</w:t>
            </w:r>
            <w:r w:rsidRPr="00106D83">
              <w:rPr>
                <w:rFonts w:ascii="Arial" w:hAnsi="Arial" w:cs="Arial"/>
                <w:noProof/>
                <w:webHidden/>
                <w:sz w:val="22"/>
                <w:szCs w:val="22"/>
              </w:rPr>
              <w:fldChar w:fldCharType="end"/>
            </w:r>
          </w:hyperlink>
        </w:p>
        <w:p w14:paraId="44E2CB16" w14:textId="79CB34CD" w:rsidR="00106D83" w:rsidRPr="00106D83" w:rsidRDefault="00106D83">
          <w:pPr>
            <w:pStyle w:val="TOC1"/>
            <w:tabs>
              <w:tab w:val="right" w:leader="dot" w:pos="9962"/>
            </w:tabs>
            <w:rPr>
              <w:rFonts w:ascii="Arial" w:hAnsi="Arial" w:cs="Arial"/>
              <w:b w:val="0"/>
              <w:bCs w:val="0"/>
              <w:i w:val="0"/>
              <w:iCs w:val="0"/>
              <w:noProof/>
              <w:kern w:val="2"/>
              <w:sz w:val="22"/>
              <w:szCs w:val="22"/>
              <w:lang w:eastAsia="en-GB"/>
              <w14:ligatures w14:val="standardContextual"/>
            </w:rPr>
          </w:pPr>
          <w:hyperlink w:anchor="_Toc198116563" w:history="1">
            <w:r w:rsidRPr="00106D83">
              <w:rPr>
                <w:rStyle w:val="Hyperlink"/>
                <w:rFonts w:ascii="Arial" w:hAnsi="Arial" w:cs="Arial"/>
                <w:noProof/>
                <w:sz w:val="22"/>
                <w:szCs w:val="22"/>
              </w:rPr>
              <w:t>8 ACKNOWLEDGEMENTS</w:t>
            </w:r>
            <w:r w:rsidRPr="00106D83">
              <w:rPr>
                <w:rFonts w:ascii="Arial" w:hAnsi="Arial" w:cs="Arial"/>
                <w:noProof/>
                <w:webHidden/>
                <w:sz w:val="22"/>
                <w:szCs w:val="22"/>
              </w:rPr>
              <w:tab/>
            </w:r>
            <w:r w:rsidRPr="00106D83">
              <w:rPr>
                <w:rFonts w:ascii="Arial" w:hAnsi="Arial" w:cs="Arial"/>
                <w:noProof/>
                <w:webHidden/>
                <w:sz w:val="22"/>
                <w:szCs w:val="22"/>
              </w:rPr>
              <w:fldChar w:fldCharType="begin"/>
            </w:r>
            <w:r w:rsidRPr="00106D83">
              <w:rPr>
                <w:rFonts w:ascii="Arial" w:hAnsi="Arial" w:cs="Arial"/>
                <w:noProof/>
                <w:webHidden/>
                <w:sz w:val="22"/>
                <w:szCs w:val="22"/>
              </w:rPr>
              <w:instrText xml:space="preserve"> PAGEREF _Toc198116563 \h </w:instrText>
            </w:r>
            <w:r w:rsidRPr="00106D83">
              <w:rPr>
                <w:rFonts w:ascii="Arial" w:hAnsi="Arial" w:cs="Arial"/>
                <w:noProof/>
                <w:webHidden/>
                <w:sz w:val="22"/>
                <w:szCs w:val="22"/>
              </w:rPr>
            </w:r>
            <w:r w:rsidRPr="00106D83">
              <w:rPr>
                <w:rFonts w:ascii="Arial" w:hAnsi="Arial" w:cs="Arial"/>
                <w:noProof/>
                <w:webHidden/>
                <w:sz w:val="22"/>
                <w:szCs w:val="22"/>
              </w:rPr>
              <w:fldChar w:fldCharType="separate"/>
            </w:r>
            <w:r w:rsidRPr="00106D83">
              <w:rPr>
                <w:rFonts w:ascii="Arial" w:hAnsi="Arial" w:cs="Arial"/>
                <w:noProof/>
                <w:webHidden/>
                <w:sz w:val="22"/>
                <w:szCs w:val="22"/>
              </w:rPr>
              <w:t>34</w:t>
            </w:r>
            <w:r w:rsidRPr="00106D83">
              <w:rPr>
                <w:rFonts w:ascii="Arial" w:hAnsi="Arial" w:cs="Arial"/>
                <w:noProof/>
                <w:webHidden/>
                <w:sz w:val="22"/>
                <w:szCs w:val="22"/>
              </w:rPr>
              <w:fldChar w:fldCharType="end"/>
            </w:r>
          </w:hyperlink>
        </w:p>
        <w:p w14:paraId="4B95E967" w14:textId="3D7F58D1" w:rsidR="00106D83" w:rsidRPr="00106D83" w:rsidRDefault="00106D83">
          <w:pPr>
            <w:pStyle w:val="TOC1"/>
            <w:tabs>
              <w:tab w:val="right" w:leader="dot" w:pos="9962"/>
            </w:tabs>
            <w:rPr>
              <w:rFonts w:ascii="Arial" w:hAnsi="Arial" w:cs="Arial"/>
              <w:b w:val="0"/>
              <w:bCs w:val="0"/>
              <w:i w:val="0"/>
              <w:iCs w:val="0"/>
              <w:noProof/>
              <w:kern w:val="2"/>
              <w:sz w:val="22"/>
              <w:szCs w:val="22"/>
              <w:lang w:eastAsia="en-GB"/>
              <w14:ligatures w14:val="standardContextual"/>
            </w:rPr>
          </w:pPr>
          <w:hyperlink w:anchor="_Toc198116564" w:history="1">
            <w:r w:rsidRPr="00106D83">
              <w:rPr>
                <w:rStyle w:val="Hyperlink"/>
                <w:rFonts w:ascii="Arial" w:hAnsi="Arial" w:cs="Arial"/>
                <w:noProof/>
                <w:sz w:val="22"/>
                <w:szCs w:val="22"/>
              </w:rPr>
              <w:t>9 REFERENCES</w:t>
            </w:r>
            <w:r w:rsidRPr="00106D83">
              <w:rPr>
                <w:rFonts w:ascii="Arial" w:hAnsi="Arial" w:cs="Arial"/>
                <w:noProof/>
                <w:webHidden/>
                <w:sz w:val="22"/>
                <w:szCs w:val="22"/>
              </w:rPr>
              <w:tab/>
            </w:r>
            <w:r w:rsidRPr="00106D83">
              <w:rPr>
                <w:rFonts w:ascii="Arial" w:hAnsi="Arial" w:cs="Arial"/>
                <w:noProof/>
                <w:webHidden/>
                <w:sz w:val="22"/>
                <w:szCs w:val="22"/>
              </w:rPr>
              <w:fldChar w:fldCharType="begin"/>
            </w:r>
            <w:r w:rsidRPr="00106D83">
              <w:rPr>
                <w:rFonts w:ascii="Arial" w:hAnsi="Arial" w:cs="Arial"/>
                <w:noProof/>
                <w:webHidden/>
                <w:sz w:val="22"/>
                <w:szCs w:val="22"/>
              </w:rPr>
              <w:instrText xml:space="preserve"> PAGEREF _Toc198116564 \h </w:instrText>
            </w:r>
            <w:r w:rsidRPr="00106D83">
              <w:rPr>
                <w:rFonts w:ascii="Arial" w:hAnsi="Arial" w:cs="Arial"/>
                <w:noProof/>
                <w:webHidden/>
                <w:sz w:val="22"/>
                <w:szCs w:val="22"/>
              </w:rPr>
            </w:r>
            <w:r w:rsidRPr="00106D83">
              <w:rPr>
                <w:rFonts w:ascii="Arial" w:hAnsi="Arial" w:cs="Arial"/>
                <w:noProof/>
                <w:webHidden/>
                <w:sz w:val="22"/>
                <w:szCs w:val="22"/>
              </w:rPr>
              <w:fldChar w:fldCharType="separate"/>
            </w:r>
            <w:r w:rsidRPr="00106D83">
              <w:rPr>
                <w:rFonts w:ascii="Arial" w:hAnsi="Arial" w:cs="Arial"/>
                <w:noProof/>
                <w:webHidden/>
                <w:sz w:val="22"/>
                <w:szCs w:val="22"/>
              </w:rPr>
              <w:t>35</w:t>
            </w:r>
            <w:r w:rsidRPr="00106D83">
              <w:rPr>
                <w:rFonts w:ascii="Arial" w:hAnsi="Arial" w:cs="Arial"/>
                <w:noProof/>
                <w:webHidden/>
                <w:sz w:val="22"/>
                <w:szCs w:val="22"/>
              </w:rPr>
              <w:fldChar w:fldCharType="end"/>
            </w:r>
          </w:hyperlink>
        </w:p>
        <w:p w14:paraId="5127E929" w14:textId="674D8445" w:rsidR="00106D83" w:rsidRPr="00106D83" w:rsidRDefault="00106D83">
          <w:pPr>
            <w:pStyle w:val="TOC1"/>
            <w:tabs>
              <w:tab w:val="right" w:leader="dot" w:pos="9962"/>
            </w:tabs>
            <w:rPr>
              <w:rFonts w:ascii="Arial" w:hAnsi="Arial" w:cs="Arial"/>
              <w:b w:val="0"/>
              <w:bCs w:val="0"/>
              <w:i w:val="0"/>
              <w:iCs w:val="0"/>
              <w:noProof/>
              <w:kern w:val="2"/>
              <w:sz w:val="22"/>
              <w:szCs w:val="22"/>
              <w:lang w:eastAsia="en-GB"/>
              <w14:ligatures w14:val="standardContextual"/>
            </w:rPr>
          </w:pPr>
          <w:hyperlink w:anchor="_Toc198116565" w:history="1">
            <w:r w:rsidRPr="00106D83">
              <w:rPr>
                <w:rStyle w:val="Hyperlink"/>
                <w:rFonts w:ascii="Arial" w:hAnsi="Arial" w:cs="Arial"/>
                <w:noProof/>
                <w:sz w:val="22"/>
                <w:szCs w:val="22"/>
              </w:rPr>
              <w:t>10 LIST OF ABBREVIATIONS</w:t>
            </w:r>
            <w:r w:rsidRPr="00106D83">
              <w:rPr>
                <w:rFonts w:ascii="Arial" w:hAnsi="Arial" w:cs="Arial"/>
                <w:noProof/>
                <w:webHidden/>
                <w:sz w:val="22"/>
                <w:szCs w:val="22"/>
              </w:rPr>
              <w:tab/>
            </w:r>
            <w:r w:rsidRPr="00106D83">
              <w:rPr>
                <w:rFonts w:ascii="Arial" w:hAnsi="Arial" w:cs="Arial"/>
                <w:noProof/>
                <w:webHidden/>
                <w:sz w:val="22"/>
                <w:szCs w:val="22"/>
              </w:rPr>
              <w:fldChar w:fldCharType="begin"/>
            </w:r>
            <w:r w:rsidRPr="00106D83">
              <w:rPr>
                <w:rFonts w:ascii="Arial" w:hAnsi="Arial" w:cs="Arial"/>
                <w:noProof/>
                <w:webHidden/>
                <w:sz w:val="22"/>
                <w:szCs w:val="22"/>
              </w:rPr>
              <w:instrText xml:space="preserve"> PAGEREF _Toc198116565 \h </w:instrText>
            </w:r>
            <w:r w:rsidRPr="00106D83">
              <w:rPr>
                <w:rFonts w:ascii="Arial" w:hAnsi="Arial" w:cs="Arial"/>
                <w:noProof/>
                <w:webHidden/>
                <w:sz w:val="22"/>
                <w:szCs w:val="22"/>
              </w:rPr>
            </w:r>
            <w:r w:rsidRPr="00106D83">
              <w:rPr>
                <w:rFonts w:ascii="Arial" w:hAnsi="Arial" w:cs="Arial"/>
                <w:noProof/>
                <w:webHidden/>
                <w:sz w:val="22"/>
                <w:szCs w:val="22"/>
              </w:rPr>
              <w:fldChar w:fldCharType="separate"/>
            </w:r>
            <w:r w:rsidRPr="00106D83">
              <w:rPr>
                <w:rFonts w:ascii="Arial" w:hAnsi="Arial" w:cs="Arial"/>
                <w:noProof/>
                <w:webHidden/>
                <w:sz w:val="22"/>
                <w:szCs w:val="22"/>
              </w:rPr>
              <w:t>40</w:t>
            </w:r>
            <w:r w:rsidRPr="00106D83">
              <w:rPr>
                <w:rFonts w:ascii="Arial" w:hAnsi="Arial" w:cs="Arial"/>
                <w:noProof/>
                <w:webHidden/>
                <w:sz w:val="22"/>
                <w:szCs w:val="22"/>
              </w:rPr>
              <w:fldChar w:fldCharType="end"/>
            </w:r>
          </w:hyperlink>
        </w:p>
        <w:p w14:paraId="0328B472" w14:textId="57BC3C61" w:rsidR="00106D83" w:rsidRPr="00106D83" w:rsidRDefault="00106D83">
          <w:pPr>
            <w:pStyle w:val="TOC1"/>
            <w:tabs>
              <w:tab w:val="right" w:leader="dot" w:pos="9962"/>
            </w:tabs>
            <w:rPr>
              <w:rFonts w:ascii="Arial" w:hAnsi="Arial" w:cs="Arial"/>
              <w:b w:val="0"/>
              <w:bCs w:val="0"/>
              <w:i w:val="0"/>
              <w:iCs w:val="0"/>
              <w:noProof/>
              <w:kern w:val="2"/>
              <w:sz w:val="22"/>
              <w:szCs w:val="22"/>
              <w:lang w:eastAsia="en-GB"/>
              <w14:ligatures w14:val="standardContextual"/>
            </w:rPr>
          </w:pPr>
          <w:hyperlink w:anchor="_Toc198116566" w:history="1">
            <w:r w:rsidRPr="00106D83">
              <w:rPr>
                <w:rStyle w:val="Hyperlink"/>
                <w:rFonts w:ascii="Arial" w:hAnsi="Arial" w:cs="Arial"/>
                <w:noProof/>
                <w:sz w:val="22"/>
                <w:szCs w:val="22"/>
              </w:rPr>
              <w:t>11. APPENDIX</w:t>
            </w:r>
            <w:r w:rsidRPr="00106D83">
              <w:rPr>
                <w:rFonts w:ascii="Arial" w:hAnsi="Arial" w:cs="Arial"/>
                <w:noProof/>
                <w:webHidden/>
                <w:sz w:val="22"/>
                <w:szCs w:val="22"/>
              </w:rPr>
              <w:tab/>
            </w:r>
            <w:r w:rsidRPr="00106D83">
              <w:rPr>
                <w:rFonts w:ascii="Arial" w:hAnsi="Arial" w:cs="Arial"/>
                <w:noProof/>
                <w:webHidden/>
                <w:sz w:val="22"/>
                <w:szCs w:val="22"/>
              </w:rPr>
              <w:fldChar w:fldCharType="begin"/>
            </w:r>
            <w:r w:rsidRPr="00106D83">
              <w:rPr>
                <w:rFonts w:ascii="Arial" w:hAnsi="Arial" w:cs="Arial"/>
                <w:noProof/>
                <w:webHidden/>
                <w:sz w:val="22"/>
                <w:szCs w:val="22"/>
              </w:rPr>
              <w:instrText xml:space="preserve"> PAGEREF _Toc198116566 \h </w:instrText>
            </w:r>
            <w:r w:rsidRPr="00106D83">
              <w:rPr>
                <w:rFonts w:ascii="Arial" w:hAnsi="Arial" w:cs="Arial"/>
                <w:noProof/>
                <w:webHidden/>
                <w:sz w:val="22"/>
                <w:szCs w:val="22"/>
              </w:rPr>
            </w:r>
            <w:r w:rsidRPr="00106D83">
              <w:rPr>
                <w:rFonts w:ascii="Arial" w:hAnsi="Arial" w:cs="Arial"/>
                <w:noProof/>
                <w:webHidden/>
                <w:sz w:val="22"/>
                <w:szCs w:val="22"/>
              </w:rPr>
              <w:fldChar w:fldCharType="separate"/>
            </w:r>
            <w:r w:rsidRPr="00106D83">
              <w:rPr>
                <w:rFonts w:ascii="Arial" w:hAnsi="Arial" w:cs="Arial"/>
                <w:noProof/>
                <w:webHidden/>
                <w:sz w:val="22"/>
                <w:szCs w:val="22"/>
              </w:rPr>
              <w:t>40</w:t>
            </w:r>
            <w:r w:rsidRPr="00106D83">
              <w:rPr>
                <w:rFonts w:ascii="Arial" w:hAnsi="Arial" w:cs="Arial"/>
                <w:noProof/>
                <w:webHidden/>
                <w:sz w:val="22"/>
                <w:szCs w:val="22"/>
              </w:rPr>
              <w:fldChar w:fldCharType="end"/>
            </w:r>
          </w:hyperlink>
        </w:p>
        <w:p w14:paraId="25C52374" w14:textId="6B652F4D" w:rsidR="00106D83" w:rsidRPr="00106D83" w:rsidRDefault="00106D83">
          <w:pPr>
            <w:rPr>
              <w:rFonts w:ascii="Arial" w:hAnsi="Arial" w:cs="Arial"/>
              <w:sz w:val="22"/>
              <w:szCs w:val="22"/>
            </w:rPr>
          </w:pPr>
          <w:r w:rsidRPr="00106D83">
            <w:rPr>
              <w:rFonts w:ascii="Arial" w:hAnsi="Arial" w:cs="Arial"/>
              <w:b/>
              <w:bCs/>
              <w:noProof/>
              <w:sz w:val="22"/>
              <w:szCs w:val="22"/>
            </w:rPr>
            <w:fldChar w:fldCharType="end"/>
          </w:r>
        </w:p>
      </w:sdtContent>
    </w:sdt>
    <w:p w14:paraId="521B490C" w14:textId="77777777" w:rsidR="009072AD" w:rsidRPr="00106D83" w:rsidRDefault="009072AD" w:rsidP="000B57F5">
      <w:pPr>
        <w:rPr>
          <w:rFonts w:ascii="Arial" w:hAnsi="Arial" w:cs="Arial"/>
          <w:sz w:val="22"/>
          <w:szCs w:val="22"/>
        </w:rPr>
      </w:pPr>
    </w:p>
    <w:p w14:paraId="3EC6CCEC" w14:textId="77777777" w:rsidR="003E7CC1" w:rsidRPr="00106D83" w:rsidRDefault="003E7CC1" w:rsidP="000B57F5">
      <w:pPr>
        <w:rPr>
          <w:rFonts w:ascii="Arial" w:hAnsi="Arial" w:cs="Arial"/>
          <w:sz w:val="22"/>
          <w:szCs w:val="22"/>
        </w:rPr>
      </w:pPr>
    </w:p>
    <w:p w14:paraId="2B3F8A22" w14:textId="77777777" w:rsidR="003E7CC1" w:rsidRPr="00106D83" w:rsidRDefault="003E7CC1" w:rsidP="000B57F5">
      <w:pPr>
        <w:rPr>
          <w:rFonts w:ascii="Arial" w:hAnsi="Arial" w:cs="Arial"/>
          <w:sz w:val="22"/>
          <w:szCs w:val="22"/>
        </w:rPr>
      </w:pPr>
    </w:p>
    <w:p w14:paraId="6D3C9289" w14:textId="77777777" w:rsidR="003E7CC1" w:rsidRPr="00106D83" w:rsidRDefault="003E7CC1" w:rsidP="000B57F5">
      <w:pPr>
        <w:rPr>
          <w:rFonts w:ascii="Arial" w:hAnsi="Arial" w:cs="Arial"/>
          <w:sz w:val="22"/>
          <w:szCs w:val="22"/>
        </w:rPr>
      </w:pPr>
    </w:p>
    <w:p w14:paraId="251F7207" w14:textId="77777777" w:rsidR="003E7CC1" w:rsidRPr="00106D83" w:rsidRDefault="003E7CC1" w:rsidP="000B57F5">
      <w:pPr>
        <w:rPr>
          <w:rFonts w:ascii="Arial" w:hAnsi="Arial" w:cs="Arial"/>
          <w:sz w:val="22"/>
          <w:szCs w:val="22"/>
        </w:rPr>
      </w:pPr>
    </w:p>
    <w:p w14:paraId="34274563" w14:textId="77777777" w:rsidR="003E7CC1" w:rsidRPr="00106D83" w:rsidRDefault="003E7CC1" w:rsidP="000B57F5">
      <w:pPr>
        <w:rPr>
          <w:rFonts w:ascii="Arial" w:hAnsi="Arial" w:cs="Arial"/>
          <w:sz w:val="22"/>
          <w:szCs w:val="22"/>
        </w:rPr>
      </w:pPr>
    </w:p>
    <w:p w14:paraId="6956CAE3" w14:textId="77777777" w:rsidR="003E7CC1" w:rsidRPr="00106D83" w:rsidRDefault="003E7CC1" w:rsidP="000B57F5">
      <w:pPr>
        <w:rPr>
          <w:rFonts w:ascii="Arial" w:hAnsi="Arial" w:cs="Arial"/>
          <w:sz w:val="22"/>
          <w:szCs w:val="22"/>
        </w:rPr>
      </w:pPr>
    </w:p>
    <w:p w14:paraId="02EA7446" w14:textId="77777777" w:rsidR="003E7CC1" w:rsidRPr="00106D83" w:rsidRDefault="003E7CC1" w:rsidP="000B57F5">
      <w:pPr>
        <w:rPr>
          <w:rFonts w:ascii="Arial" w:hAnsi="Arial" w:cs="Arial"/>
          <w:sz w:val="22"/>
          <w:szCs w:val="22"/>
        </w:rPr>
      </w:pPr>
    </w:p>
    <w:p w14:paraId="147D6234" w14:textId="77777777" w:rsidR="009072AD" w:rsidRPr="00106D83" w:rsidRDefault="009072AD" w:rsidP="000B57F5">
      <w:pPr>
        <w:rPr>
          <w:rFonts w:ascii="Arial" w:hAnsi="Arial" w:cs="Arial"/>
          <w:sz w:val="22"/>
          <w:szCs w:val="22"/>
        </w:rPr>
      </w:pPr>
    </w:p>
    <w:p w14:paraId="436E2FEA" w14:textId="77777777" w:rsidR="009072AD" w:rsidRPr="00106D83" w:rsidRDefault="009072AD" w:rsidP="000B57F5">
      <w:pPr>
        <w:rPr>
          <w:rFonts w:ascii="Arial" w:hAnsi="Arial" w:cs="Arial"/>
          <w:sz w:val="22"/>
          <w:szCs w:val="22"/>
        </w:rPr>
      </w:pPr>
    </w:p>
    <w:p w14:paraId="6442FEC0" w14:textId="77777777" w:rsidR="009072AD" w:rsidRPr="00106D83" w:rsidRDefault="009072AD" w:rsidP="000B57F5">
      <w:pPr>
        <w:rPr>
          <w:rFonts w:ascii="Arial" w:hAnsi="Arial" w:cs="Arial"/>
          <w:sz w:val="22"/>
          <w:szCs w:val="22"/>
        </w:rPr>
      </w:pPr>
    </w:p>
    <w:p w14:paraId="1E8B5A4B" w14:textId="59DBC864" w:rsidR="6ADD27D5" w:rsidRPr="00106D83" w:rsidRDefault="6ADD27D5" w:rsidP="009B128A">
      <w:pPr>
        <w:pStyle w:val="Heading1"/>
        <w:spacing w:before="240" w:after="240"/>
        <w:jc w:val="center"/>
        <w:rPr>
          <w:rFonts w:ascii="Arial" w:hAnsi="Arial" w:cs="Arial"/>
          <w:sz w:val="28"/>
          <w:szCs w:val="28"/>
        </w:rPr>
      </w:pPr>
      <w:bookmarkStart w:id="7" w:name="_Toc915752477"/>
      <w:bookmarkStart w:id="8" w:name="_Toc197363904"/>
      <w:bookmarkStart w:id="9" w:name="_Toc197364543"/>
      <w:bookmarkStart w:id="10" w:name="_Toc197364582"/>
      <w:bookmarkStart w:id="11" w:name="_Toc197626238"/>
      <w:bookmarkStart w:id="12" w:name="_Toc197768152"/>
      <w:bookmarkStart w:id="13" w:name="_Toc197770458"/>
      <w:bookmarkStart w:id="14" w:name="_Toc197984207"/>
      <w:bookmarkStart w:id="15" w:name="_Toc198116531"/>
      <w:r w:rsidRPr="00106D83">
        <w:rPr>
          <w:rFonts w:ascii="Arial" w:hAnsi="Arial" w:cs="Arial"/>
          <w:sz w:val="28"/>
          <w:szCs w:val="28"/>
        </w:rPr>
        <w:lastRenderedPageBreak/>
        <w:t xml:space="preserve">1 </w:t>
      </w:r>
      <w:r w:rsidR="46C90B62" w:rsidRPr="00106D83">
        <w:rPr>
          <w:rFonts w:ascii="Arial" w:hAnsi="Arial" w:cs="Arial"/>
          <w:sz w:val="28"/>
          <w:szCs w:val="28"/>
        </w:rPr>
        <w:t>I</w:t>
      </w:r>
      <w:bookmarkEnd w:id="7"/>
      <w:bookmarkEnd w:id="8"/>
      <w:r w:rsidR="009B128A" w:rsidRPr="00106D83">
        <w:rPr>
          <w:rFonts w:ascii="Arial" w:hAnsi="Arial" w:cs="Arial"/>
          <w:sz w:val="28"/>
          <w:szCs w:val="28"/>
        </w:rPr>
        <w:t>NTRODUCTION</w:t>
      </w:r>
      <w:bookmarkEnd w:id="9"/>
      <w:bookmarkEnd w:id="10"/>
      <w:bookmarkEnd w:id="11"/>
      <w:bookmarkEnd w:id="12"/>
      <w:bookmarkEnd w:id="13"/>
      <w:bookmarkEnd w:id="14"/>
      <w:bookmarkEnd w:id="15"/>
    </w:p>
    <w:p w14:paraId="7D1D5A84" w14:textId="0D2251DD" w:rsidR="45D499A0" w:rsidRPr="00106D83" w:rsidRDefault="45D499A0" w:rsidP="009B128A">
      <w:pPr>
        <w:pStyle w:val="Heading2"/>
        <w:jc w:val="center"/>
        <w:rPr>
          <w:rFonts w:ascii="Arial" w:hAnsi="Arial" w:cs="Arial"/>
          <w:sz w:val="22"/>
          <w:szCs w:val="22"/>
        </w:rPr>
      </w:pPr>
      <w:bookmarkStart w:id="16" w:name="_Toc1807160185"/>
      <w:bookmarkStart w:id="17" w:name="_Toc197363905"/>
      <w:bookmarkStart w:id="18" w:name="_Toc197364544"/>
      <w:bookmarkStart w:id="19" w:name="_Toc197364583"/>
      <w:bookmarkStart w:id="20" w:name="_Toc197626239"/>
      <w:bookmarkStart w:id="21" w:name="_Toc197768153"/>
      <w:bookmarkStart w:id="22" w:name="_Toc197770459"/>
      <w:bookmarkStart w:id="23" w:name="_Toc197984208"/>
      <w:bookmarkStart w:id="24" w:name="_Toc198116532"/>
      <w:r w:rsidRPr="00106D83">
        <w:rPr>
          <w:rFonts w:ascii="Arial" w:hAnsi="Arial" w:cs="Arial"/>
          <w:sz w:val="22"/>
          <w:szCs w:val="22"/>
        </w:rPr>
        <w:t xml:space="preserve">1.1 </w:t>
      </w:r>
      <w:r w:rsidR="46C90B62" w:rsidRPr="00106D83">
        <w:rPr>
          <w:rFonts w:ascii="Arial" w:hAnsi="Arial" w:cs="Arial"/>
          <w:sz w:val="22"/>
          <w:szCs w:val="22"/>
        </w:rPr>
        <w:t xml:space="preserve">Medical </w:t>
      </w:r>
      <w:r w:rsidR="0AD95436" w:rsidRPr="00106D83">
        <w:rPr>
          <w:rFonts w:ascii="Arial" w:hAnsi="Arial" w:cs="Arial"/>
          <w:sz w:val="22"/>
          <w:szCs w:val="22"/>
        </w:rPr>
        <w:t>n</w:t>
      </w:r>
      <w:r w:rsidR="46C90B62" w:rsidRPr="00106D83">
        <w:rPr>
          <w:rFonts w:ascii="Arial" w:hAnsi="Arial" w:cs="Arial"/>
          <w:sz w:val="22"/>
          <w:szCs w:val="22"/>
        </w:rPr>
        <w:t>eed for</w:t>
      </w:r>
      <w:r w:rsidR="20EEA140" w:rsidRPr="00106D83">
        <w:rPr>
          <w:rFonts w:ascii="Arial" w:hAnsi="Arial" w:cs="Arial"/>
          <w:sz w:val="22"/>
          <w:szCs w:val="22"/>
        </w:rPr>
        <w:t xml:space="preserve"> </w:t>
      </w:r>
      <w:r w:rsidR="0AD95436" w:rsidRPr="00106D83">
        <w:rPr>
          <w:rFonts w:ascii="Arial" w:hAnsi="Arial" w:cs="Arial"/>
          <w:sz w:val="22"/>
          <w:szCs w:val="22"/>
        </w:rPr>
        <w:t>prosthetic h</w:t>
      </w:r>
      <w:r w:rsidR="31CABF7A" w:rsidRPr="00106D83">
        <w:rPr>
          <w:rFonts w:ascii="Arial" w:hAnsi="Arial" w:cs="Arial"/>
          <w:sz w:val="22"/>
          <w:szCs w:val="22"/>
        </w:rPr>
        <w:t xml:space="preserve">ands </w:t>
      </w:r>
      <w:r w:rsidR="4A0B159A" w:rsidRPr="00106D83">
        <w:rPr>
          <w:rFonts w:ascii="Arial" w:hAnsi="Arial" w:cs="Arial"/>
          <w:sz w:val="22"/>
          <w:szCs w:val="22"/>
        </w:rPr>
        <w:t>with adaptive</w:t>
      </w:r>
      <w:r w:rsidR="0C532C13" w:rsidRPr="00106D83">
        <w:rPr>
          <w:rFonts w:ascii="Arial" w:hAnsi="Arial" w:cs="Arial"/>
          <w:sz w:val="22"/>
          <w:szCs w:val="22"/>
        </w:rPr>
        <w:t xml:space="preserve"> and </w:t>
      </w:r>
      <w:r w:rsidR="3FCC8B7F" w:rsidRPr="00106D83">
        <w:rPr>
          <w:rFonts w:ascii="Arial" w:hAnsi="Arial" w:cs="Arial"/>
          <w:sz w:val="22"/>
          <w:szCs w:val="22"/>
        </w:rPr>
        <w:t>optimi</w:t>
      </w:r>
      <w:r w:rsidR="009C591F" w:rsidRPr="00106D83">
        <w:rPr>
          <w:rFonts w:ascii="Arial" w:hAnsi="Arial" w:cs="Arial"/>
          <w:sz w:val="22"/>
          <w:szCs w:val="22"/>
        </w:rPr>
        <w:t>s</w:t>
      </w:r>
      <w:r w:rsidR="3FCC8B7F" w:rsidRPr="00106D83">
        <w:rPr>
          <w:rFonts w:ascii="Arial" w:hAnsi="Arial" w:cs="Arial"/>
          <w:sz w:val="22"/>
          <w:szCs w:val="22"/>
        </w:rPr>
        <w:t>ed</w:t>
      </w:r>
      <w:r w:rsidR="4A0B159A" w:rsidRPr="00106D83">
        <w:rPr>
          <w:rFonts w:ascii="Arial" w:hAnsi="Arial" w:cs="Arial"/>
          <w:sz w:val="22"/>
          <w:szCs w:val="22"/>
        </w:rPr>
        <w:t xml:space="preserve"> grip</w:t>
      </w:r>
      <w:bookmarkEnd w:id="16"/>
      <w:bookmarkEnd w:id="17"/>
      <w:bookmarkEnd w:id="18"/>
      <w:bookmarkEnd w:id="19"/>
      <w:bookmarkEnd w:id="20"/>
      <w:bookmarkEnd w:id="21"/>
      <w:bookmarkEnd w:id="22"/>
      <w:bookmarkEnd w:id="23"/>
      <w:bookmarkEnd w:id="24"/>
    </w:p>
    <w:p w14:paraId="0DD1844B" w14:textId="43AA4B81" w:rsidR="7E911DF4" w:rsidRPr="00106D83" w:rsidRDefault="7E911DF4" w:rsidP="001F2C73">
      <w:pPr>
        <w:pStyle w:val="Heading3"/>
      </w:pPr>
      <w:bookmarkStart w:id="25" w:name="_Toc197363906"/>
      <w:bookmarkStart w:id="26" w:name="_Toc197364545"/>
      <w:bookmarkStart w:id="27" w:name="_Toc197364584"/>
      <w:bookmarkStart w:id="28" w:name="_Toc197626240"/>
      <w:bookmarkStart w:id="29" w:name="_Toc197768154"/>
      <w:bookmarkStart w:id="30" w:name="_Toc197770460"/>
      <w:bookmarkStart w:id="31" w:name="_Toc197984209"/>
      <w:bookmarkStart w:id="32" w:name="_Toc198116533"/>
      <w:r w:rsidRPr="00106D83">
        <w:t>1.1.1 Medical Need</w:t>
      </w:r>
      <w:bookmarkEnd w:id="25"/>
      <w:bookmarkEnd w:id="26"/>
      <w:bookmarkEnd w:id="27"/>
      <w:bookmarkEnd w:id="28"/>
      <w:bookmarkEnd w:id="29"/>
      <w:bookmarkEnd w:id="30"/>
      <w:bookmarkEnd w:id="31"/>
      <w:bookmarkEnd w:id="32"/>
    </w:p>
    <w:p w14:paraId="0A89E6E8" w14:textId="6CC533A4" w:rsidR="3604475B" w:rsidRPr="00106D83" w:rsidRDefault="00130C08" w:rsidP="00D04B66">
      <w:pPr>
        <w:spacing w:before="240" w:after="240"/>
        <w:jc w:val="both"/>
        <w:rPr>
          <w:rFonts w:ascii="Arial" w:eastAsia="Aptos" w:hAnsi="Arial" w:cs="Arial"/>
          <w:sz w:val="22"/>
          <w:szCs w:val="22"/>
        </w:rPr>
      </w:pPr>
      <w:r w:rsidRPr="00106D83">
        <w:rPr>
          <w:rFonts w:ascii="Arial" w:hAnsi="Arial" w:cs="Arial"/>
          <w:sz w:val="22"/>
          <w:szCs w:val="22"/>
        </w:rPr>
        <w:t>Des</w:t>
      </w:r>
      <w:r w:rsidR="00C82DA3" w:rsidRPr="00106D83">
        <w:rPr>
          <w:rFonts w:ascii="Arial" w:hAnsi="Arial" w:cs="Arial"/>
          <w:sz w:val="22"/>
          <w:szCs w:val="22"/>
        </w:rPr>
        <w:t>pite</w:t>
      </w:r>
      <w:r w:rsidR="009A441A" w:rsidRPr="00106D83">
        <w:rPr>
          <w:rFonts w:ascii="Arial" w:hAnsi="Arial" w:cs="Arial"/>
          <w:sz w:val="22"/>
          <w:szCs w:val="22"/>
        </w:rPr>
        <w:t xml:space="preserve"> decades of innovation, prosthetic hands achieve only a fraction of a natural hand’s dexterity</w:t>
      </w:r>
      <w:r w:rsidR="00CF0E93" w:rsidRPr="00106D83">
        <w:rPr>
          <w:rFonts w:ascii="Arial" w:eastAsia="Aptos" w:hAnsi="Arial" w:cs="Arial"/>
          <w:sz w:val="22"/>
          <w:szCs w:val="22"/>
        </w:rPr>
        <w:t>.</w:t>
      </w:r>
      <w:r w:rsidR="004044F2" w:rsidRPr="00106D83">
        <w:rPr>
          <w:rFonts w:ascii="Arial" w:eastAsia="Aptos" w:hAnsi="Arial" w:cs="Arial"/>
          <w:sz w:val="22"/>
          <w:szCs w:val="22"/>
        </w:rPr>
        <w:t xml:space="preserve"> A 2016 study on upper</w:t>
      </w:r>
      <w:r w:rsidR="6E30FD92" w:rsidRPr="00106D83">
        <w:rPr>
          <w:rFonts w:ascii="Arial" w:eastAsia="Aptos" w:hAnsi="Arial" w:cs="Arial"/>
          <w:sz w:val="22"/>
          <w:szCs w:val="22"/>
        </w:rPr>
        <w:t>-</w:t>
      </w:r>
      <w:r w:rsidR="004044F2" w:rsidRPr="00106D83">
        <w:rPr>
          <w:rFonts w:ascii="Arial" w:eastAsia="Aptos" w:hAnsi="Arial" w:cs="Arial"/>
          <w:sz w:val="22"/>
          <w:szCs w:val="22"/>
        </w:rPr>
        <w:t>limb prosthetic</w:t>
      </w:r>
      <w:r w:rsidR="001B17A0" w:rsidRPr="00106D83">
        <w:rPr>
          <w:rFonts w:ascii="Arial" w:eastAsia="Aptos" w:hAnsi="Arial" w:cs="Arial"/>
          <w:sz w:val="22"/>
          <w:szCs w:val="22"/>
        </w:rPr>
        <w:t>s</w:t>
      </w:r>
      <w:r w:rsidR="004044F2" w:rsidRPr="00106D83">
        <w:rPr>
          <w:rFonts w:ascii="Arial" w:eastAsia="Aptos" w:hAnsi="Arial" w:cs="Arial"/>
          <w:sz w:val="22"/>
          <w:szCs w:val="22"/>
        </w:rPr>
        <w:t xml:space="preserve"> users </w:t>
      </w:r>
      <w:r w:rsidR="00452C53" w:rsidRPr="00106D83">
        <w:rPr>
          <w:rFonts w:ascii="Arial" w:eastAsia="Aptos" w:hAnsi="Arial" w:cs="Arial"/>
          <w:sz w:val="22"/>
          <w:szCs w:val="22"/>
        </w:rPr>
        <w:t>showed</w:t>
      </w:r>
      <w:r w:rsidR="004044F2" w:rsidRPr="00106D83">
        <w:rPr>
          <w:rFonts w:ascii="Arial" w:eastAsia="Aptos" w:hAnsi="Arial" w:cs="Arial"/>
          <w:sz w:val="22"/>
          <w:szCs w:val="22"/>
        </w:rPr>
        <w:t xml:space="preserve"> general movement</w:t>
      </w:r>
      <w:r w:rsidR="00FF0B8B" w:rsidRPr="00106D83">
        <w:rPr>
          <w:rFonts w:ascii="Arial" w:eastAsia="Aptos" w:hAnsi="Arial" w:cs="Arial"/>
          <w:sz w:val="22"/>
          <w:szCs w:val="22"/>
        </w:rPr>
        <w:t>, ease of use</w:t>
      </w:r>
      <w:r w:rsidR="004044F2" w:rsidRPr="00106D83">
        <w:rPr>
          <w:rFonts w:ascii="Arial" w:eastAsia="Aptos" w:hAnsi="Arial" w:cs="Arial"/>
          <w:sz w:val="22"/>
          <w:szCs w:val="22"/>
        </w:rPr>
        <w:t xml:space="preserve"> and grip functionality </w:t>
      </w:r>
      <w:r w:rsidR="00452C53" w:rsidRPr="00106D83">
        <w:rPr>
          <w:rFonts w:ascii="Arial" w:eastAsia="Aptos" w:hAnsi="Arial" w:cs="Arial"/>
          <w:sz w:val="22"/>
          <w:szCs w:val="22"/>
        </w:rPr>
        <w:t>to be</w:t>
      </w:r>
      <w:r w:rsidR="004044F2" w:rsidRPr="00106D83">
        <w:rPr>
          <w:rFonts w:ascii="Arial" w:eastAsia="Aptos" w:hAnsi="Arial" w:cs="Arial"/>
          <w:sz w:val="22"/>
          <w:szCs w:val="22"/>
        </w:rPr>
        <w:t xml:space="preserve"> key concerns </w:t>
      </w:r>
      <w:r w:rsidR="006B6DD4" w:rsidRPr="00106D83">
        <w:rPr>
          <w:rFonts w:ascii="Arial" w:eastAsia="Aptos" w:hAnsi="Arial" w:cs="Arial"/>
          <w:sz w:val="22"/>
          <w:szCs w:val="22"/>
        </w:rPr>
        <w:t xml:space="preserve">(1). </w:t>
      </w:r>
      <w:r w:rsidR="00721DDB" w:rsidRPr="00106D83">
        <w:rPr>
          <w:rFonts w:ascii="Arial" w:eastAsia="Aptos" w:hAnsi="Arial" w:cs="Arial"/>
          <w:sz w:val="22"/>
          <w:szCs w:val="22"/>
        </w:rPr>
        <w:t xml:space="preserve">Users </w:t>
      </w:r>
      <w:r w:rsidR="004044F2" w:rsidRPr="00106D83">
        <w:rPr>
          <w:rFonts w:ascii="Arial" w:eastAsia="Aptos" w:hAnsi="Arial" w:cs="Arial"/>
          <w:sz w:val="22"/>
          <w:szCs w:val="22"/>
        </w:rPr>
        <w:t>must</w:t>
      </w:r>
      <w:r w:rsidR="3604475B" w:rsidRPr="00106D83">
        <w:rPr>
          <w:rFonts w:ascii="Arial" w:eastAsia="Aptos" w:hAnsi="Arial" w:cs="Arial"/>
          <w:sz w:val="22"/>
          <w:szCs w:val="22"/>
        </w:rPr>
        <w:t xml:space="preserve"> manually </w:t>
      </w:r>
      <w:r w:rsidR="00452C53" w:rsidRPr="00106D83">
        <w:rPr>
          <w:rFonts w:ascii="Arial" w:eastAsia="Aptos" w:hAnsi="Arial" w:cs="Arial"/>
          <w:sz w:val="22"/>
          <w:szCs w:val="22"/>
        </w:rPr>
        <w:t>adjust</w:t>
      </w:r>
      <w:r w:rsidR="3604475B" w:rsidRPr="00106D83">
        <w:rPr>
          <w:rFonts w:ascii="Arial" w:eastAsia="Aptos" w:hAnsi="Arial" w:cs="Arial"/>
          <w:sz w:val="22"/>
          <w:szCs w:val="22"/>
        </w:rPr>
        <w:t xml:space="preserve"> grip</w:t>
      </w:r>
      <w:r w:rsidR="6E30FD92" w:rsidRPr="00106D83">
        <w:rPr>
          <w:rFonts w:ascii="Arial" w:eastAsia="Aptos" w:hAnsi="Arial" w:cs="Arial"/>
          <w:sz w:val="22"/>
          <w:szCs w:val="22"/>
        </w:rPr>
        <w:t>-</w:t>
      </w:r>
      <w:r w:rsidR="3604475B" w:rsidRPr="00106D83">
        <w:rPr>
          <w:rFonts w:ascii="Arial" w:eastAsia="Aptos" w:hAnsi="Arial" w:cs="Arial"/>
          <w:sz w:val="22"/>
          <w:szCs w:val="22"/>
        </w:rPr>
        <w:t>type</w:t>
      </w:r>
      <w:r w:rsidR="00721DDB" w:rsidRPr="00106D83">
        <w:rPr>
          <w:rFonts w:ascii="Arial" w:eastAsia="Aptos" w:hAnsi="Arial" w:cs="Arial"/>
          <w:sz w:val="22"/>
          <w:szCs w:val="22"/>
        </w:rPr>
        <w:t>s</w:t>
      </w:r>
      <w:r w:rsidR="3604475B" w:rsidRPr="00106D83">
        <w:rPr>
          <w:rFonts w:ascii="Arial" w:eastAsia="Aptos" w:hAnsi="Arial" w:cs="Arial"/>
          <w:sz w:val="22"/>
          <w:szCs w:val="22"/>
        </w:rPr>
        <w:t xml:space="preserve"> and</w:t>
      </w:r>
      <w:r w:rsidR="00721DDB" w:rsidRPr="00106D83">
        <w:rPr>
          <w:rFonts w:ascii="Arial" w:eastAsia="Aptos" w:hAnsi="Arial" w:cs="Arial"/>
          <w:sz w:val="22"/>
          <w:szCs w:val="22"/>
        </w:rPr>
        <w:t xml:space="preserve"> </w:t>
      </w:r>
      <w:r w:rsidR="3604475B" w:rsidRPr="00106D83">
        <w:rPr>
          <w:rFonts w:ascii="Arial" w:eastAsia="Aptos" w:hAnsi="Arial" w:cs="Arial"/>
          <w:sz w:val="22"/>
          <w:szCs w:val="22"/>
        </w:rPr>
        <w:t xml:space="preserve">force, </w:t>
      </w:r>
      <w:r w:rsidR="004044F2" w:rsidRPr="00106D83">
        <w:rPr>
          <w:rFonts w:ascii="Arial" w:eastAsia="Aptos" w:hAnsi="Arial" w:cs="Arial"/>
          <w:sz w:val="22"/>
          <w:szCs w:val="22"/>
        </w:rPr>
        <w:t>resulting</w:t>
      </w:r>
      <w:r w:rsidR="00721DDB" w:rsidRPr="00106D83">
        <w:rPr>
          <w:rFonts w:ascii="Arial" w:eastAsia="Aptos" w:hAnsi="Arial" w:cs="Arial"/>
          <w:sz w:val="22"/>
          <w:szCs w:val="22"/>
        </w:rPr>
        <w:t xml:space="preserve"> in high cognitive burden and </w:t>
      </w:r>
      <w:r w:rsidR="3604475B" w:rsidRPr="00106D83">
        <w:rPr>
          <w:rFonts w:ascii="Arial" w:eastAsia="Aptos" w:hAnsi="Arial" w:cs="Arial"/>
          <w:sz w:val="22"/>
          <w:szCs w:val="22"/>
        </w:rPr>
        <w:t>poor satisfaction</w:t>
      </w:r>
      <w:r w:rsidR="008952A8" w:rsidRPr="00106D83">
        <w:rPr>
          <w:rFonts w:ascii="Arial" w:eastAsia="Aptos" w:hAnsi="Arial" w:cs="Arial"/>
          <w:sz w:val="22"/>
          <w:szCs w:val="22"/>
        </w:rPr>
        <w:t xml:space="preserve"> in users</w:t>
      </w:r>
      <w:r w:rsidR="3604475B" w:rsidRPr="00106D83">
        <w:rPr>
          <w:rFonts w:ascii="Arial" w:eastAsia="Aptos" w:hAnsi="Arial" w:cs="Arial"/>
          <w:sz w:val="22"/>
          <w:szCs w:val="22"/>
        </w:rPr>
        <w:t xml:space="preserve">. </w:t>
      </w:r>
      <w:r w:rsidR="2A6048D8" w:rsidRPr="00106D83">
        <w:rPr>
          <w:rFonts w:ascii="Arial" w:eastAsia="Aptos" w:hAnsi="Arial" w:cs="Arial"/>
          <w:sz w:val="22"/>
          <w:szCs w:val="22"/>
        </w:rPr>
        <w:t>In its 2022 Clinical Commissioning Policy, the</w:t>
      </w:r>
      <w:r w:rsidR="3604475B" w:rsidRPr="00106D83">
        <w:rPr>
          <w:rFonts w:ascii="Arial" w:eastAsia="Aptos" w:hAnsi="Arial" w:cs="Arial"/>
          <w:sz w:val="22"/>
          <w:szCs w:val="22"/>
        </w:rPr>
        <w:t xml:space="preserve"> NHS formally recogni</w:t>
      </w:r>
      <w:r w:rsidR="009C591F" w:rsidRPr="00106D83">
        <w:rPr>
          <w:rFonts w:ascii="Arial" w:eastAsia="Aptos" w:hAnsi="Arial" w:cs="Arial"/>
          <w:sz w:val="22"/>
          <w:szCs w:val="22"/>
        </w:rPr>
        <w:t>s</w:t>
      </w:r>
      <w:r w:rsidR="3604475B" w:rsidRPr="00106D83">
        <w:rPr>
          <w:rFonts w:ascii="Arial" w:eastAsia="Aptos" w:hAnsi="Arial" w:cs="Arial"/>
          <w:sz w:val="22"/>
          <w:szCs w:val="22"/>
        </w:rPr>
        <w:t>ed these limitations, emphasi</w:t>
      </w:r>
      <w:r w:rsidR="009C591F" w:rsidRPr="00106D83">
        <w:rPr>
          <w:rFonts w:ascii="Arial" w:eastAsia="Aptos" w:hAnsi="Arial" w:cs="Arial"/>
          <w:sz w:val="22"/>
          <w:szCs w:val="22"/>
        </w:rPr>
        <w:t>s</w:t>
      </w:r>
      <w:r w:rsidR="3604475B" w:rsidRPr="00106D83">
        <w:rPr>
          <w:rFonts w:ascii="Arial" w:eastAsia="Aptos" w:hAnsi="Arial" w:cs="Arial"/>
          <w:sz w:val="22"/>
          <w:szCs w:val="22"/>
        </w:rPr>
        <w:t>ing the need for multi-grip prosthetics with advanced control mechanisms</w:t>
      </w:r>
      <w:r w:rsidR="00D554EE" w:rsidRPr="00106D83">
        <w:rPr>
          <w:rFonts w:ascii="Arial" w:eastAsia="Aptos" w:hAnsi="Arial" w:cs="Arial"/>
          <w:sz w:val="22"/>
          <w:szCs w:val="22"/>
        </w:rPr>
        <w:t xml:space="preserve"> </w:t>
      </w:r>
      <w:r w:rsidR="00B87216" w:rsidRPr="00106D83">
        <w:rPr>
          <w:rFonts w:ascii="Arial" w:eastAsia="Aptos" w:hAnsi="Arial" w:cs="Arial"/>
          <w:sz w:val="22"/>
          <w:szCs w:val="22"/>
        </w:rPr>
        <w:t xml:space="preserve">(2). </w:t>
      </w:r>
      <w:r w:rsidR="3604475B" w:rsidRPr="00106D83">
        <w:rPr>
          <w:rFonts w:ascii="Arial" w:eastAsia="Aptos" w:hAnsi="Arial" w:cs="Arial"/>
          <w:sz w:val="22"/>
          <w:szCs w:val="22"/>
        </w:rPr>
        <w:t xml:space="preserve">However, most current devices still fail to provide fully adaptive and </w:t>
      </w:r>
      <w:r w:rsidR="002C0CE2" w:rsidRPr="00106D83">
        <w:rPr>
          <w:rFonts w:ascii="Arial" w:eastAsia="Aptos" w:hAnsi="Arial" w:cs="Arial"/>
          <w:sz w:val="22"/>
          <w:szCs w:val="22"/>
        </w:rPr>
        <w:t>quality</w:t>
      </w:r>
      <w:r w:rsidR="3604475B" w:rsidRPr="00106D83">
        <w:rPr>
          <w:rFonts w:ascii="Arial" w:eastAsia="Aptos" w:hAnsi="Arial" w:cs="Arial"/>
          <w:sz w:val="22"/>
          <w:szCs w:val="22"/>
        </w:rPr>
        <w:t xml:space="preserve"> grip control, limiting </w:t>
      </w:r>
      <w:r w:rsidR="002C0CE2" w:rsidRPr="00106D83">
        <w:rPr>
          <w:rFonts w:ascii="Arial" w:eastAsia="Aptos" w:hAnsi="Arial" w:cs="Arial"/>
          <w:sz w:val="22"/>
          <w:szCs w:val="22"/>
        </w:rPr>
        <w:t xml:space="preserve">the </w:t>
      </w:r>
      <w:r w:rsidR="3604475B" w:rsidRPr="00106D83">
        <w:rPr>
          <w:rFonts w:ascii="Arial" w:eastAsia="Aptos" w:hAnsi="Arial" w:cs="Arial"/>
          <w:sz w:val="22"/>
          <w:szCs w:val="22"/>
        </w:rPr>
        <w:t xml:space="preserve">real-world usability </w:t>
      </w:r>
      <w:r w:rsidR="002C0CE2" w:rsidRPr="00106D83">
        <w:rPr>
          <w:rFonts w:ascii="Arial" w:eastAsia="Aptos" w:hAnsi="Arial" w:cs="Arial"/>
          <w:sz w:val="22"/>
          <w:szCs w:val="22"/>
        </w:rPr>
        <w:t>of these prosthetics</w:t>
      </w:r>
      <w:r w:rsidR="008952A8" w:rsidRPr="00106D83">
        <w:rPr>
          <w:rFonts w:ascii="Arial" w:eastAsia="Aptos" w:hAnsi="Arial" w:cs="Arial"/>
          <w:sz w:val="22"/>
          <w:szCs w:val="22"/>
        </w:rPr>
        <w:t xml:space="preserve"> and their</w:t>
      </w:r>
      <w:r w:rsidR="3604475B" w:rsidRPr="00106D83">
        <w:rPr>
          <w:rFonts w:ascii="Arial" w:eastAsia="Aptos" w:hAnsi="Arial" w:cs="Arial"/>
          <w:sz w:val="22"/>
          <w:szCs w:val="22"/>
        </w:rPr>
        <w:t xml:space="preserve"> frequent abandonment</w:t>
      </w:r>
      <w:r w:rsidR="00D554EE" w:rsidRPr="00106D83">
        <w:rPr>
          <w:rFonts w:ascii="Arial" w:eastAsia="Aptos" w:hAnsi="Arial" w:cs="Arial"/>
          <w:sz w:val="22"/>
          <w:szCs w:val="22"/>
        </w:rPr>
        <w:t xml:space="preserve"> </w:t>
      </w:r>
      <w:r w:rsidR="3604475B" w:rsidRPr="00106D83">
        <w:rPr>
          <w:rFonts w:ascii="Arial" w:eastAsia="Aptos" w:hAnsi="Arial" w:cs="Arial"/>
          <w:sz w:val="22"/>
          <w:szCs w:val="22"/>
        </w:rPr>
        <w:t>(</w:t>
      </w:r>
      <w:r w:rsidR="00F9116A" w:rsidRPr="00106D83">
        <w:rPr>
          <w:rFonts w:ascii="Arial" w:eastAsia="Aptos" w:hAnsi="Arial" w:cs="Arial"/>
          <w:sz w:val="22"/>
          <w:szCs w:val="22"/>
        </w:rPr>
        <w:t>3</w:t>
      </w:r>
      <w:r w:rsidR="3604475B" w:rsidRPr="00106D83">
        <w:rPr>
          <w:rFonts w:ascii="Arial" w:eastAsia="Aptos" w:hAnsi="Arial" w:cs="Arial"/>
          <w:sz w:val="22"/>
          <w:szCs w:val="22"/>
        </w:rPr>
        <w:t>).</w:t>
      </w:r>
    </w:p>
    <w:p w14:paraId="20E0DC22" w14:textId="67FCBBC7" w:rsidR="02AA9FC8" w:rsidRPr="00106D83" w:rsidRDefault="02AA9FC8" w:rsidP="001F2C73">
      <w:pPr>
        <w:pStyle w:val="Heading3"/>
        <w:rPr>
          <w:rFonts w:eastAsia="Aptos"/>
        </w:rPr>
      </w:pPr>
      <w:bookmarkStart w:id="33" w:name="_Toc197363907"/>
      <w:bookmarkStart w:id="34" w:name="_Toc197364546"/>
      <w:bookmarkStart w:id="35" w:name="_Toc197364585"/>
      <w:bookmarkStart w:id="36" w:name="_Toc197626241"/>
      <w:bookmarkStart w:id="37" w:name="_Toc197768155"/>
      <w:bookmarkStart w:id="38" w:name="_Toc197770461"/>
      <w:bookmarkStart w:id="39" w:name="_Toc197984210"/>
      <w:bookmarkStart w:id="40" w:name="_Toc198116534"/>
      <w:r w:rsidRPr="00106D83">
        <w:t>1.1.2 Limitations of current prosthetic hands</w:t>
      </w:r>
      <w:bookmarkEnd w:id="33"/>
      <w:bookmarkEnd w:id="34"/>
      <w:bookmarkEnd w:id="35"/>
      <w:bookmarkEnd w:id="36"/>
      <w:bookmarkEnd w:id="37"/>
      <w:bookmarkEnd w:id="38"/>
      <w:bookmarkEnd w:id="39"/>
      <w:bookmarkEnd w:id="40"/>
    </w:p>
    <w:p w14:paraId="7F4F7614" w14:textId="167293DE" w:rsidR="38AAD8DB" w:rsidRPr="00106D83" w:rsidRDefault="00AA3ADB" w:rsidP="00D04B66">
      <w:pPr>
        <w:spacing w:before="240" w:after="240"/>
        <w:jc w:val="both"/>
        <w:rPr>
          <w:rFonts w:ascii="Arial" w:eastAsia="Aptos" w:hAnsi="Arial" w:cs="Arial"/>
          <w:sz w:val="22"/>
          <w:szCs w:val="22"/>
        </w:rPr>
      </w:pPr>
      <w:r w:rsidRPr="00106D83">
        <w:rPr>
          <w:rFonts w:ascii="Arial" w:eastAsia="Aptos" w:hAnsi="Arial" w:cs="Arial"/>
          <w:sz w:val="22"/>
          <w:szCs w:val="22"/>
        </w:rPr>
        <w:t>The concept of a p</w:t>
      </w:r>
      <w:r w:rsidR="38AAD8DB" w:rsidRPr="00106D83">
        <w:rPr>
          <w:rFonts w:ascii="Arial" w:eastAsia="Aptos" w:hAnsi="Arial" w:cs="Arial"/>
          <w:sz w:val="22"/>
          <w:szCs w:val="22"/>
        </w:rPr>
        <w:t>rosthetic</w:t>
      </w:r>
      <w:r w:rsidRPr="00106D83">
        <w:rPr>
          <w:rFonts w:ascii="Arial" w:eastAsia="Aptos" w:hAnsi="Arial" w:cs="Arial"/>
          <w:sz w:val="22"/>
          <w:szCs w:val="22"/>
        </w:rPr>
        <w:t xml:space="preserve"> </w:t>
      </w:r>
      <w:r w:rsidR="003C1498" w:rsidRPr="00106D83">
        <w:rPr>
          <w:rFonts w:ascii="Arial" w:eastAsia="Aptos" w:hAnsi="Arial" w:cs="Arial"/>
          <w:sz w:val="22"/>
          <w:szCs w:val="22"/>
        </w:rPr>
        <w:t xml:space="preserve">hand </w:t>
      </w:r>
      <w:proofErr w:type="gramStart"/>
      <w:r w:rsidR="00F165BC" w:rsidRPr="00106D83">
        <w:rPr>
          <w:rFonts w:ascii="Arial" w:eastAsia="Aptos" w:hAnsi="Arial" w:cs="Arial"/>
          <w:sz w:val="22"/>
          <w:szCs w:val="22"/>
        </w:rPr>
        <w:t>date</w:t>
      </w:r>
      <w:r w:rsidR="003C1498" w:rsidRPr="00106D83">
        <w:rPr>
          <w:rFonts w:ascii="Arial" w:eastAsia="Aptos" w:hAnsi="Arial" w:cs="Arial"/>
          <w:sz w:val="22"/>
          <w:szCs w:val="22"/>
        </w:rPr>
        <w:t>s</w:t>
      </w:r>
      <w:r w:rsidR="00F165BC" w:rsidRPr="00106D83">
        <w:rPr>
          <w:rFonts w:ascii="Arial" w:eastAsia="Aptos" w:hAnsi="Arial" w:cs="Arial"/>
          <w:sz w:val="22"/>
          <w:szCs w:val="22"/>
        </w:rPr>
        <w:t xml:space="preserve"> back to</w:t>
      </w:r>
      <w:proofErr w:type="gramEnd"/>
      <w:r w:rsidR="00F165BC" w:rsidRPr="00106D83">
        <w:rPr>
          <w:rFonts w:ascii="Arial" w:eastAsia="Aptos" w:hAnsi="Arial" w:cs="Arial"/>
          <w:sz w:val="22"/>
          <w:szCs w:val="22"/>
        </w:rPr>
        <w:t xml:space="preserve"> </w:t>
      </w:r>
      <w:r w:rsidR="0015529E" w:rsidRPr="00106D83">
        <w:rPr>
          <w:rFonts w:ascii="Arial" w:eastAsia="Aptos" w:hAnsi="Arial" w:cs="Arial"/>
          <w:sz w:val="22"/>
          <w:szCs w:val="22"/>
        </w:rPr>
        <w:t>the roman period</w:t>
      </w:r>
      <w:r w:rsidR="008A061A" w:rsidRPr="00106D83">
        <w:rPr>
          <w:rFonts w:ascii="Arial" w:eastAsia="Aptos" w:hAnsi="Arial" w:cs="Arial"/>
          <w:sz w:val="22"/>
          <w:szCs w:val="22"/>
        </w:rPr>
        <w:t xml:space="preserve">, </w:t>
      </w:r>
      <w:r w:rsidR="009332D1" w:rsidRPr="00106D83">
        <w:rPr>
          <w:rFonts w:ascii="Arial" w:eastAsia="Aptos" w:hAnsi="Arial" w:cs="Arial"/>
          <w:sz w:val="22"/>
          <w:szCs w:val="22"/>
        </w:rPr>
        <w:t>where a</w:t>
      </w:r>
      <w:r w:rsidR="005C72EF" w:rsidRPr="00106D83">
        <w:rPr>
          <w:rFonts w:ascii="Arial" w:eastAsia="Aptos" w:hAnsi="Arial" w:cs="Arial"/>
          <w:sz w:val="22"/>
          <w:szCs w:val="22"/>
        </w:rPr>
        <w:t>ccording to Pliny the Elder, a</w:t>
      </w:r>
      <w:r w:rsidR="009332D1" w:rsidRPr="00106D83">
        <w:rPr>
          <w:rFonts w:ascii="Arial" w:eastAsia="Aptos" w:hAnsi="Arial" w:cs="Arial"/>
          <w:sz w:val="22"/>
          <w:szCs w:val="22"/>
        </w:rPr>
        <w:t xml:space="preserve"> </w:t>
      </w:r>
      <w:r w:rsidR="5B9E874B" w:rsidRPr="00106D83">
        <w:rPr>
          <w:rFonts w:ascii="Arial" w:eastAsia="Aptos" w:hAnsi="Arial" w:cs="Arial"/>
          <w:sz w:val="22"/>
          <w:szCs w:val="22"/>
        </w:rPr>
        <w:t>general's</w:t>
      </w:r>
      <w:r w:rsidR="009332D1" w:rsidRPr="00106D83">
        <w:rPr>
          <w:rFonts w:ascii="Arial" w:eastAsia="Aptos" w:hAnsi="Arial" w:cs="Arial"/>
          <w:sz w:val="22"/>
          <w:szCs w:val="22"/>
        </w:rPr>
        <w:t xml:space="preserve"> hand was r</w:t>
      </w:r>
      <w:r w:rsidR="00F03B5C" w:rsidRPr="00106D83">
        <w:rPr>
          <w:rFonts w:ascii="Arial" w:eastAsia="Aptos" w:hAnsi="Arial" w:cs="Arial"/>
          <w:sz w:val="22"/>
          <w:szCs w:val="22"/>
        </w:rPr>
        <w:t>eplaced with one ‘of</w:t>
      </w:r>
      <w:r w:rsidR="009B27FC" w:rsidRPr="00106D83">
        <w:rPr>
          <w:rFonts w:ascii="Arial" w:eastAsia="Aptos" w:hAnsi="Arial" w:cs="Arial"/>
          <w:sz w:val="22"/>
          <w:szCs w:val="22"/>
        </w:rPr>
        <w:t xml:space="preserve"> </w:t>
      </w:r>
      <w:r w:rsidR="00F03B5C" w:rsidRPr="00106D83">
        <w:rPr>
          <w:rFonts w:ascii="Arial" w:eastAsia="Aptos" w:hAnsi="Arial" w:cs="Arial"/>
          <w:sz w:val="22"/>
          <w:szCs w:val="22"/>
        </w:rPr>
        <w:t>iron’</w:t>
      </w:r>
      <w:r w:rsidR="00BD77DC" w:rsidRPr="00106D83">
        <w:rPr>
          <w:rFonts w:ascii="Arial" w:eastAsia="Aptos" w:hAnsi="Arial" w:cs="Arial"/>
          <w:sz w:val="22"/>
          <w:szCs w:val="22"/>
        </w:rPr>
        <w:t>,</w:t>
      </w:r>
      <w:r w:rsidR="009B27FC" w:rsidRPr="00106D83">
        <w:rPr>
          <w:rFonts w:ascii="Arial" w:eastAsia="Aptos" w:hAnsi="Arial" w:cs="Arial"/>
          <w:sz w:val="22"/>
          <w:szCs w:val="22"/>
        </w:rPr>
        <w:t xml:space="preserve"> </w:t>
      </w:r>
      <w:r w:rsidR="00BD77DC" w:rsidRPr="00106D83">
        <w:rPr>
          <w:rFonts w:ascii="Arial" w:eastAsia="Aptos" w:hAnsi="Arial" w:cs="Arial"/>
          <w:sz w:val="22"/>
          <w:szCs w:val="22"/>
        </w:rPr>
        <w:t>allowing him to</w:t>
      </w:r>
      <w:r w:rsidR="009B27FC" w:rsidRPr="00106D83">
        <w:rPr>
          <w:rFonts w:ascii="Arial" w:eastAsia="Aptos" w:hAnsi="Arial" w:cs="Arial"/>
          <w:sz w:val="22"/>
          <w:szCs w:val="22"/>
        </w:rPr>
        <w:t xml:space="preserve"> return to battle</w:t>
      </w:r>
      <w:r w:rsidR="00D554EE" w:rsidRPr="00106D83">
        <w:rPr>
          <w:rFonts w:ascii="Arial" w:eastAsia="Aptos" w:hAnsi="Arial" w:cs="Arial"/>
          <w:sz w:val="22"/>
          <w:szCs w:val="22"/>
        </w:rPr>
        <w:t xml:space="preserve"> </w:t>
      </w:r>
      <w:r w:rsidR="00E2474A" w:rsidRPr="00106D83">
        <w:rPr>
          <w:rFonts w:ascii="Arial" w:eastAsia="Aptos" w:hAnsi="Arial" w:cs="Arial"/>
          <w:sz w:val="22"/>
          <w:szCs w:val="22"/>
        </w:rPr>
        <w:t>(</w:t>
      </w:r>
      <w:r w:rsidR="00D554EE" w:rsidRPr="00106D83">
        <w:rPr>
          <w:rFonts w:ascii="Arial" w:eastAsia="Aptos" w:hAnsi="Arial" w:cs="Arial"/>
          <w:sz w:val="22"/>
          <w:szCs w:val="22"/>
        </w:rPr>
        <w:t>4)</w:t>
      </w:r>
      <w:r w:rsidR="00002088" w:rsidRPr="00106D83">
        <w:rPr>
          <w:rFonts w:ascii="Arial" w:eastAsia="Aptos" w:hAnsi="Arial" w:cs="Arial"/>
          <w:sz w:val="22"/>
          <w:szCs w:val="22"/>
        </w:rPr>
        <w:t>.</w:t>
      </w:r>
      <w:r w:rsidRPr="00106D83">
        <w:rPr>
          <w:rFonts w:ascii="Arial" w:eastAsia="Aptos" w:hAnsi="Arial" w:cs="Arial"/>
          <w:sz w:val="22"/>
          <w:szCs w:val="22"/>
        </w:rPr>
        <w:t xml:space="preserve"> Body-powered</w:t>
      </w:r>
      <w:r w:rsidR="00BD77DC" w:rsidRPr="00106D83">
        <w:rPr>
          <w:rFonts w:ascii="Arial" w:eastAsia="Aptos" w:hAnsi="Arial" w:cs="Arial"/>
          <w:sz w:val="22"/>
          <w:szCs w:val="22"/>
        </w:rPr>
        <w:t xml:space="preserve"> </w:t>
      </w:r>
      <w:r w:rsidRPr="00106D83">
        <w:rPr>
          <w:rFonts w:ascii="Arial" w:eastAsia="Aptos" w:hAnsi="Arial" w:cs="Arial"/>
          <w:sz w:val="22"/>
          <w:szCs w:val="22"/>
        </w:rPr>
        <w:t xml:space="preserve">prosthetics </w:t>
      </w:r>
      <w:r w:rsidR="38AAD8DB" w:rsidRPr="00106D83">
        <w:rPr>
          <w:rFonts w:ascii="Arial" w:eastAsia="Aptos" w:hAnsi="Arial" w:cs="Arial"/>
          <w:sz w:val="22"/>
          <w:szCs w:val="22"/>
        </w:rPr>
        <w:t xml:space="preserve">have </w:t>
      </w:r>
      <w:r w:rsidR="009B214D" w:rsidRPr="00106D83">
        <w:rPr>
          <w:rFonts w:ascii="Arial" w:eastAsia="Aptos" w:hAnsi="Arial" w:cs="Arial"/>
          <w:sz w:val="22"/>
          <w:szCs w:val="22"/>
        </w:rPr>
        <w:t xml:space="preserve">since </w:t>
      </w:r>
      <w:r w:rsidR="38AAD8DB" w:rsidRPr="00106D83">
        <w:rPr>
          <w:rFonts w:ascii="Arial" w:eastAsia="Aptos" w:hAnsi="Arial" w:cs="Arial"/>
          <w:sz w:val="22"/>
          <w:szCs w:val="22"/>
        </w:rPr>
        <w:t xml:space="preserve">been the standard </w:t>
      </w:r>
      <w:r w:rsidR="00C35799" w:rsidRPr="00106D83">
        <w:rPr>
          <w:rFonts w:ascii="Arial" w:eastAsia="Aptos" w:hAnsi="Arial" w:cs="Arial"/>
          <w:sz w:val="22"/>
          <w:szCs w:val="22"/>
        </w:rPr>
        <w:t>for centuries</w:t>
      </w:r>
      <w:r w:rsidR="1EF869BF" w:rsidRPr="00106D83">
        <w:rPr>
          <w:rFonts w:ascii="Arial" w:eastAsia="Aptos" w:hAnsi="Arial" w:cs="Arial"/>
          <w:sz w:val="22"/>
          <w:szCs w:val="22"/>
        </w:rPr>
        <w:t>, due to their basic-functional design and durability</w:t>
      </w:r>
      <w:r w:rsidR="00BE6549" w:rsidRPr="00106D83">
        <w:rPr>
          <w:rFonts w:ascii="Arial" w:hAnsi="Arial" w:cs="Arial"/>
          <w:sz w:val="22"/>
          <w:szCs w:val="22"/>
        </w:rPr>
        <w:t xml:space="preserve"> (5)</w:t>
      </w:r>
      <w:r w:rsidR="2BB2492F" w:rsidRPr="00106D83">
        <w:rPr>
          <w:rFonts w:ascii="Arial" w:eastAsia="Aptos" w:hAnsi="Arial" w:cs="Arial"/>
          <w:sz w:val="22"/>
          <w:szCs w:val="22"/>
        </w:rPr>
        <w:t>.</w:t>
      </w:r>
      <w:r w:rsidR="4783F500" w:rsidRPr="00106D83">
        <w:rPr>
          <w:rFonts w:ascii="Arial" w:eastAsia="Aptos" w:hAnsi="Arial" w:cs="Arial"/>
          <w:sz w:val="22"/>
          <w:szCs w:val="22"/>
        </w:rPr>
        <w:t xml:space="preserve"> The </w:t>
      </w:r>
      <w:r w:rsidR="47E3C30F" w:rsidRPr="00106D83">
        <w:rPr>
          <w:rFonts w:ascii="Arial" w:eastAsia="Aptos" w:hAnsi="Arial" w:cs="Arial"/>
          <w:sz w:val="22"/>
          <w:szCs w:val="22"/>
        </w:rPr>
        <w:t>Hosmer</w:t>
      </w:r>
      <w:r w:rsidR="4783F500" w:rsidRPr="00106D83">
        <w:rPr>
          <w:rFonts w:ascii="Arial" w:eastAsia="Aptos" w:hAnsi="Arial" w:cs="Arial"/>
          <w:sz w:val="22"/>
          <w:szCs w:val="22"/>
        </w:rPr>
        <w:t xml:space="preserve"> </w:t>
      </w:r>
      <w:r w:rsidR="53D20DF8" w:rsidRPr="00106D83">
        <w:rPr>
          <w:rFonts w:ascii="Arial" w:eastAsia="Aptos" w:hAnsi="Arial" w:cs="Arial"/>
          <w:sz w:val="22"/>
          <w:szCs w:val="22"/>
        </w:rPr>
        <w:t>H</w:t>
      </w:r>
      <w:r w:rsidR="4783F500" w:rsidRPr="00106D83">
        <w:rPr>
          <w:rFonts w:ascii="Arial" w:eastAsia="Aptos" w:hAnsi="Arial" w:cs="Arial"/>
          <w:sz w:val="22"/>
          <w:szCs w:val="22"/>
        </w:rPr>
        <w:t>ook</w:t>
      </w:r>
      <w:r w:rsidR="007859B9" w:rsidRPr="00106D83">
        <w:rPr>
          <w:rFonts w:ascii="Arial" w:eastAsia="Aptos" w:hAnsi="Arial" w:cs="Arial"/>
          <w:sz w:val="22"/>
          <w:szCs w:val="22"/>
        </w:rPr>
        <w:t>, shown in Figure 1</w:t>
      </w:r>
      <w:r w:rsidR="004325E9" w:rsidRPr="00106D83">
        <w:rPr>
          <w:rFonts w:ascii="Arial" w:eastAsia="Aptos" w:hAnsi="Arial" w:cs="Arial"/>
          <w:sz w:val="22"/>
          <w:szCs w:val="22"/>
        </w:rPr>
        <w:t xml:space="preserve">, </w:t>
      </w:r>
      <w:r w:rsidR="007859B9" w:rsidRPr="00106D83">
        <w:rPr>
          <w:rFonts w:ascii="Arial" w:eastAsia="Aptos" w:hAnsi="Arial" w:cs="Arial"/>
          <w:sz w:val="22"/>
          <w:szCs w:val="22"/>
        </w:rPr>
        <w:t>is a recent</w:t>
      </w:r>
      <w:r w:rsidR="00EA6480" w:rsidRPr="00106D83">
        <w:rPr>
          <w:rFonts w:ascii="Arial" w:eastAsia="Aptos" w:hAnsi="Arial" w:cs="Arial"/>
          <w:sz w:val="22"/>
          <w:szCs w:val="22"/>
        </w:rPr>
        <w:t xml:space="preserve"> </w:t>
      </w:r>
      <w:r w:rsidR="004325E9" w:rsidRPr="00106D83">
        <w:rPr>
          <w:rFonts w:ascii="Arial" w:eastAsia="Aptos" w:hAnsi="Arial" w:cs="Arial"/>
          <w:sz w:val="22"/>
          <w:szCs w:val="22"/>
        </w:rPr>
        <w:t xml:space="preserve">model </w:t>
      </w:r>
      <w:r w:rsidR="00EA6480" w:rsidRPr="00106D83">
        <w:rPr>
          <w:rFonts w:ascii="Arial" w:eastAsia="Aptos" w:hAnsi="Arial" w:cs="Arial"/>
          <w:sz w:val="22"/>
          <w:szCs w:val="22"/>
        </w:rPr>
        <w:t>typically</w:t>
      </w:r>
      <w:r w:rsidR="004325E9" w:rsidRPr="00106D83">
        <w:rPr>
          <w:rFonts w:ascii="Arial" w:eastAsia="Aptos" w:hAnsi="Arial" w:cs="Arial"/>
          <w:sz w:val="22"/>
          <w:szCs w:val="22"/>
        </w:rPr>
        <w:t xml:space="preserve"> provided by the NH</w:t>
      </w:r>
      <w:r w:rsidR="009B214D" w:rsidRPr="00106D83">
        <w:rPr>
          <w:rFonts w:ascii="Arial" w:eastAsia="Aptos" w:hAnsi="Arial" w:cs="Arial"/>
          <w:sz w:val="22"/>
          <w:szCs w:val="22"/>
        </w:rPr>
        <w:t>S to amputees</w:t>
      </w:r>
      <w:r w:rsidR="5391472F" w:rsidRPr="00106D83">
        <w:rPr>
          <w:rFonts w:ascii="Arial" w:eastAsia="Aptos" w:hAnsi="Arial" w:cs="Arial"/>
          <w:sz w:val="22"/>
          <w:szCs w:val="22"/>
        </w:rPr>
        <w:t>. It</w:t>
      </w:r>
      <w:r w:rsidR="00E00BFA" w:rsidRPr="00106D83">
        <w:rPr>
          <w:rFonts w:ascii="Arial" w:eastAsia="Aptos" w:hAnsi="Arial" w:cs="Arial"/>
          <w:sz w:val="22"/>
          <w:szCs w:val="22"/>
        </w:rPr>
        <w:t xml:space="preserve"> </w:t>
      </w:r>
      <w:r w:rsidR="4783F500" w:rsidRPr="00106D83">
        <w:rPr>
          <w:rFonts w:ascii="Arial" w:eastAsia="Aptos" w:hAnsi="Arial" w:cs="Arial"/>
          <w:sz w:val="22"/>
          <w:szCs w:val="22"/>
        </w:rPr>
        <w:t xml:space="preserve">uses </w:t>
      </w:r>
      <w:r w:rsidR="00DC2BA6" w:rsidRPr="00106D83">
        <w:rPr>
          <w:rFonts w:ascii="Arial" w:eastAsia="Aptos" w:hAnsi="Arial" w:cs="Arial"/>
          <w:sz w:val="22"/>
          <w:szCs w:val="22"/>
        </w:rPr>
        <w:t xml:space="preserve">a </w:t>
      </w:r>
      <w:r w:rsidR="4783F500" w:rsidRPr="00106D83">
        <w:rPr>
          <w:rFonts w:ascii="Arial" w:eastAsia="Aptos" w:hAnsi="Arial" w:cs="Arial"/>
          <w:sz w:val="22"/>
          <w:szCs w:val="22"/>
        </w:rPr>
        <w:t xml:space="preserve">harness and cable </w:t>
      </w:r>
      <w:r w:rsidR="000D5FF3" w:rsidRPr="00106D83">
        <w:rPr>
          <w:rFonts w:ascii="Arial" w:eastAsia="Aptos" w:hAnsi="Arial" w:cs="Arial"/>
          <w:sz w:val="22"/>
          <w:szCs w:val="22"/>
        </w:rPr>
        <w:t xml:space="preserve">system </w:t>
      </w:r>
      <w:r w:rsidR="009B214D" w:rsidRPr="00106D83">
        <w:rPr>
          <w:rFonts w:ascii="Arial" w:eastAsia="Aptos" w:hAnsi="Arial" w:cs="Arial"/>
          <w:sz w:val="22"/>
          <w:szCs w:val="22"/>
        </w:rPr>
        <w:t xml:space="preserve">to </w:t>
      </w:r>
      <w:r w:rsidR="5B156E32" w:rsidRPr="00106D83">
        <w:rPr>
          <w:rFonts w:ascii="Arial" w:eastAsia="Aptos" w:hAnsi="Arial" w:cs="Arial"/>
          <w:sz w:val="22"/>
          <w:szCs w:val="22"/>
        </w:rPr>
        <w:t xml:space="preserve">translate </w:t>
      </w:r>
      <w:r w:rsidR="4783F500" w:rsidRPr="00106D83">
        <w:rPr>
          <w:rFonts w:ascii="Arial" w:eastAsia="Aptos" w:hAnsi="Arial" w:cs="Arial"/>
          <w:sz w:val="22"/>
          <w:szCs w:val="22"/>
        </w:rPr>
        <w:t xml:space="preserve">residual </w:t>
      </w:r>
      <w:r w:rsidR="00A70088" w:rsidRPr="00106D83">
        <w:rPr>
          <w:rFonts w:ascii="Arial" w:eastAsia="Aptos" w:hAnsi="Arial" w:cs="Arial"/>
          <w:sz w:val="22"/>
          <w:szCs w:val="22"/>
        </w:rPr>
        <w:t>shoul</w:t>
      </w:r>
      <w:r w:rsidR="00DC2BA6" w:rsidRPr="00106D83">
        <w:rPr>
          <w:rFonts w:ascii="Arial" w:eastAsia="Aptos" w:hAnsi="Arial" w:cs="Arial"/>
          <w:sz w:val="22"/>
          <w:szCs w:val="22"/>
        </w:rPr>
        <w:t>d</w:t>
      </w:r>
      <w:r w:rsidR="00A70088" w:rsidRPr="00106D83">
        <w:rPr>
          <w:rFonts w:ascii="Arial" w:eastAsia="Aptos" w:hAnsi="Arial" w:cs="Arial"/>
          <w:sz w:val="22"/>
          <w:szCs w:val="22"/>
        </w:rPr>
        <w:t xml:space="preserve">er </w:t>
      </w:r>
      <w:r w:rsidR="4783F500" w:rsidRPr="00106D83">
        <w:rPr>
          <w:rFonts w:ascii="Arial" w:eastAsia="Aptos" w:hAnsi="Arial" w:cs="Arial"/>
          <w:sz w:val="22"/>
          <w:szCs w:val="22"/>
        </w:rPr>
        <w:t>movement</w:t>
      </w:r>
      <w:r w:rsidR="32315C75" w:rsidRPr="00106D83">
        <w:rPr>
          <w:rFonts w:ascii="Arial" w:eastAsia="Aptos" w:hAnsi="Arial" w:cs="Arial"/>
          <w:sz w:val="22"/>
          <w:szCs w:val="22"/>
        </w:rPr>
        <w:t xml:space="preserve"> </w:t>
      </w:r>
      <w:r w:rsidR="2FBA72E2" w:rsidRPr="00106D83">
        <w:rPr>
          <w:rFonts w:ascii="Arial" w:eastAsia="Aptos" w:hAnsi="Arial" w:cs="Arial"/>
          <w:sz w:val="22"/>
          <w:szCs w:val="22"/>
        </w:rPr>
        <w:t xml:space="preserve">into mechanical actions </w:t>
      </w:r>
      <w:r w:rsidR="00075868" w:rsidRPr="00106D83">
        <w:rPr>
          <w:rFonts w:ascii="Arial" w:eastAsia="Aptos" w:hAnsi="Arial" w:cs="Arial"/>
          <w:sz w:val="22"/>
          <w:szCs w:val="22"/>
        </w:rPr>
        <w:t>(6).</w:t>
      </w:r>
      <w:r w:rsidR="2FBA72E2" w:rsidRPr="00106D83">
        <w:rPr>
          <w:rFonts w:ascii="Arial" w:eastAsia="Aptos" w:hAnsi="Arial" w:cs="Arial"/>
          <w:sz w:val="22"/>
          <w:szCs w:val="22"/>
        </w:rPr>
        <w:t xml:space="preserve"> </w:t>
      </w:r>
      <w:proofErr w:type="spellStart"/>
      <w:r w:rsidR="009B214D" w:rsidRPr="00106D83">
        <w:rPr>
          <w:rFonts w:ascii="Arial" w:eastAsia="Aptos" w:hAnsi="Arial" w:cs="Arial"/>
          <w:sz w:val="22"/>
          <w:szCs w:val="22"/>
        </w:rPr>
        <w:t>Its</w:t>
      </w:r>
      <w:proofErr w:type="spellEnd"/>
      <w:r w:rsidR="00B65AC4" w:rsidRPr="00106D83">
        <w:rPr>
          <w:rFonts w:ascii="Arial" w:eastAsia="Aptos" w:hAnsi="Arial" w:cs="Arial"/>
          <w:sz w:val="22"/>
          <w:szCs w:val="22"/>
        </w:rPr>
        <w:t xml:space="preserve"> simple design </w:t>
      </w:r>
      <w:r w:rsidR="3E42CF8B" w:rsidRPr="00106D83">
        <w:rPr>
          <w:rFonts w:ascii="Arial" w:eastAsia="Aptos" w:hAnsi="Arial" w:cs="Arial"/>
          <w:sz w:val="22"/>
          <w:szCs w:val="22"/>
        </w:rPr>
        <w:t xml:space="preserve">is </w:t>
      </w:r>
      <w:r w:rsidR="007B5159" w:rsidRPr="00106D83">
        <w:rPr>
          <w:rFonts w:ascii="Arial" w:eastAsia="Aptos" w:hAnsi="Arial" w:cs="Arial"/>
          <w:sz w:val="22"/>
          <w:szCs w:val="22"/>
        </w:rPr>
        <w:t>cheap and low</w:t>
      </w:r>
      <w:r w:rsidR="22BE3C90" w:rsidRPr="00106D83">
        <w:rPr>
          <w:rFonts w:ascii="Arial" w:eastAsia="Aptos" w:hAnsi="Arial" w:cs="Arial"/>
          <w:sz w:val="22"/>
          <w:szCs w:val="22"/>
        </w:rPr>
        <w:t xml:space="preserve"> </w:t>
      </w:r>
      <w:r w:rsidR="00AC0AE0" w:rsidRPr="00106D83">
        <w:rPr>
          <w:rFonts w:ascii="Arial" w:eastAsia="Aptos" w:hAnsi="Arial" w:cs="Arial"/>
          <w:sz w:val="22"/>
          <w:szCs w:val="22"/>
        </w:rPr>
        <w:t>maintenance;</w:t>
      </w:r>
      <w:r w:rsidR="005E69E4" w:rsidRPr="00106D83">
        <w:rPr>
          <w:rFonts w:ascii="Arial" w:eastAsia="Aptos" w:hAnsi="Arial" w:cs="Arial"/>
          <w:sz w:val="22"/>
          <w:szCs w:val="22"/>
        </w:rPr>
        <w:t xml:space="preserve"> </w:t>
      </w:r>
      <w:r w:rsidR="00B65AC4" w:rsidRPr="00106D83">
        <w:rPr>
          <w:rFonts w:ascii="Arial" w:eastAsia="Aptos" w:hAnsi="Arial" w:cs="Arial"/>
          <w:sz w:val="22"/>
          <w:szCs w:val="22"/>
        </w:rPr>
        <w:t>h</w:t>
      </w:r>
      <w:r w:rsidR="6CF45FEB" w:rsidRPr="00106D83">
        <w:rPr>
          <w:rFonts w:ascii="Arial" w:eastAsia="Aptos" w:hAnsi="Arial" w:cs="Arial"/>
          <w:sz w:val="22"/>
          <w:szCs w:val="22"/>
        </w:rPr>
        <w:t>owever</w:t>
      </w:r>
      <w:r w:rsidR="00E00BFA" w:rsidRPr="00106D83">
        <w:rPr>
          <w:rFonts w:ascii="Arial" w:eastAsia="Aptos" w:hAnsi="Arial" w:cs="Arial"/>
          <w:sz w:val="22"/>
          <w:szCs w:val="22"/>
        </w:rPr>
        <w:t>,</w:t>
      </w:r>
      <w:r w:rsidR="6CF45FEB" w:rsidRPr="00106D83">
        <w:rPr>
          <w:rFonts w:ascii="Arial" w:eastAsia="Aptos" w:hAnsi="Arial" w:cs="Arial"/>
          <w:sz w:val="22"/>
          <w:szCs w:val="22"/>
        </w:rPr>
        <w:t xml:space="preserve"> </w:t>
      </w:r>
      <w:r w:rsidR="0CAB1A02" w:rsidRPr="00106D83">
        <w:rPr>
          <w:rFonts w:ascii="Arial" w:eastAsia="Aptos" w:hAnsi="Arial" w:cs="Arial"/>
          <w:sz w:val="22"/>
          <w:szCs w:val="22"/>
        </w:rPr>
        <w:t xml:space="preserve">it </w:t>
      </w:r>
      <w:r w:rsidR="0E7BFD56" w:rsidRPr="00106D83">
        <w:rPr>
          <w:rFonts w:ascii="Arial" w:eastAsia="Aptos" w:hAnsi="Arial" w:cs="Arial"/>
          <w:sz w:val="22"/>
          <w:szCs w:val="22"/>
        </w:rPr>
        <w:t>has</w:t>
      </w:r>
      <w:r w:rsidR="003A53AC" w:rsidRPr="00106D83">
        <w:rPr>
          <w:rFonts w:ascii="Arial" w:eastAsia="Aptos" w:hAnsi="Arial" w:cs="Arial"/>
          <w:sz w:val="22"/>
          <w:szCs w:val="22"/>
        </w:rPr>
        <w:t xml:space="preserve"> </w:t>
      </w:r>
      <w:r w:rsidR="009B214D" w:rsidRPr="00106D83">
        <w:rPr>
          <w:rFonts w:ascii="Arial" w:eastAsia="Aptos" w:hAnsi="Arial" w:cs="Arial"/>
          <w:sz w:val="22"/>
          <w:szCs w:val="22"/>
        </w:rPr>
        <w:t xml:space="preserve">many </w:t>
      </w:r>
      <w:r w:rsidR="5F8167B5" w:rsidRPr="00106D83">
        <w:rPr>
          <w:rFonts w:ascii="Arial" w:eastAsia="Aptos" w:hAnsi="Arial" w:cs="Arial"/>
          <w:sz w:val="22"/>
          <w:szCs w:val="22"/>
        </w:rPr>
        <w:t xml:space="preserve">limitations, outlined in </w:t>
      </w:r>
      <w:r w:rsidR="00CB7782" w:rsidRPr="00106D83">
        <w:rPr>
          <w:rFonts w:ascii="Arial" w:eastAsia="Aptos" w:hAnsi="Arial" w:cs="Arial"/>
          <w:sz w:val="22"/>
          <w:szCs w:val="22"/>
        </w:rPr>
        <w:t>Table</w:t>
      </w:r>
      <w:r w:rsidR="5F8167B5" w:rsidRPr="00106D83">
        <w:rPr>
          <w:rFonts w:ascii="Arial" w:eastAsia="Aptos" w:hAnsi="Arial" w:cs="Arial"/>
          <w:sz w:val="22"/>
          <w:szCs w:val="22"/>
        </w:rPr>
        <w:t xml:space="preserve"> </w:t>
      </w:r>
      <w:r w:rsidR="004F1C86" w:rsidRPr="00106D83">
        <w:rPr>
          <w:rFonts w:ascii="Arial" w:eastAsia="Aptos" w:hAnsi="Arial" w:cs="Arial"/>
          <w:sz w:val="22"/>
          <w:szCs w:val="22"/>
        </w:rPr>
        <w:t>1</w:t>
      </w:r>
      <w:r w:rsidR="5F8167B5" w:rsidRPr="00106D83">
        <w:rPr>
          <w:rFonts w:ascii="Arial" w:eastAsia="Aptos" w:hAnsi="Arial" w:cs="Arial"/>
          <w:sz w:val="22"/>
          <w:szCs w:val="22"/>
        </w:rPr>
        <w:t>.</w:t>
      </w:r>
    </w:p>
    <w:p w14:paraId="34A9DDFA" w14:textId="5EB7E517" w:rsidR="6ADD27D5" w:rsidRPr="00106D83" w:rsidRDefault="6ADD27D5" w:rsidP="000B57F5">
      <w:pPr>
        <w:spacing w:before="240" w:after="240"/>
        <w:rPr>
          <w:rFonts w:ascii="Arial" w:eastAsia="Aptos" w:hAnsi="Arial" w:cs="Arial"/>
          <w:sz w:val="22"/>
          <w:szCs w:val="22"/>
        </w:rPr>
      </w:pPr>
    </w:p>
    <w:p w14:paraId="3209FC3D" w14:textId="77777777" w:rsidR="001F28A5" w:rsidRPr="00106D83" w:rsidRDefault="005E4EFE" w:rsidP="009B72F9">
      <w:pPr>
        <w:keepNext/>
        <w:jc w:val="center"/>
        <w:rPr>
          <w:rFonts w:ascii="Arial" w:hAnsi="Arial" w:cs="Arial"/>
        </w:rPr>
      </w:pPr>
      <w:r w:rsidRPr="00106D83">
        <w:rPr>
          <w:rFonts w:ascii="Arial" w:hAnsi="Arial" w:cs="Arial"/>
          <w:sz w:val="22"/>
          <w:szCs w:val="22"/>
        </w:rPr>
        <w:fldChar w:fldCharType="begin"/>
      </w:r>
      <w:r w:rsidRPr="00106D83">
        <w:rPr>
          <w:rFonts w:ascii="Arial" w:hAnsi="Arial" w:cs="Arial"/>
          <w:sz w:val="22"/>
          <w:szCs w:val="22"/>
        </w:rPr>
        <w:instrText xml:space="preserve"> INCLUDEPICTURE "https://www.researchgate.net/profile/Samreen-Hussain/publication/337261018/figure/fig5/AS:825199737982976@1573754357058/A-typical-body-powered-upper-limb-prosthesis.png" \* MERGEFORMATINET </w:instrText>
      </w:r>
      <w:r w:rsidRPr="00106D83">
        <w:rPr>
          <w:rFonts w:ascii="Arial" w:hAnsi="Arial" w:cs="Arial"/>
          <w:sz w:val="22"/>
          <w:szCs w:val="22"/>
        </w:rPr>
        <w:fldChar w:fldCharType="separate"/>
      </w:r>
      <w:r w:rsidRPr="00106D83">
        <w:rPr>
          <w:rFonts w:ascii="Arial" w:hAnsi="Arial" w:cs="Arial"/>
          <w:noProof/>
          <w:sz w:val="22"/>
          <w:szCs w:val="22"/>
        </w:rPr>
        <w:drawing>
          <wp:inline distT="0" distB="0" distL="0" distR="0" wp14:anchorId="136BFEA8" wp14:editId="5D06A5F5">
            <wp:extent cx="3137338" cy="3093427"/>
            <wp:effectExtent l="0" t="0" r="0" b="5715"/>
            <wp:docPr id="293808676" name="Picture 2" descr="A typical body-powered upper limb pros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typical body-powered upper limb prosthesi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28411" cy="3183225"/>
                    </a:xfrm>
                    <a:prstGeom prst="rect">
                      <a:avLst/>
                    </a:prstGeom>
                    <a:noFill/>
                    <a:ln>
                      <a:noFill/>
                    </a:ln>
                  </pic:spPr>
                </pic:pic>
              </a:graphicData>
            </a:graphic>
          </wp:inline>
        </w:drawing>
      </w:r>
      <w:r w:rsidRPr="00106D83">
        <w:rPr>
          <w:rFonts w:ascii="Arial" w:hAnsi="Arial" w:cs="Arial"/>
          <w:sz w:val="22"/>
          <w:szCs w:val="22"/>
        </w:rPr>
        <w:fldChar w:fldCharType="end"/>
      </w:r>
    </w:p>
    <w:p w14:paraId="7948F29D" w14:textId="7C1B2BDF" w:rsidR="00CE364E" w:rsidRPr="00106D83" w:rsidRDefault="001F28A5" w:rsidP="009B72F9">
      <w:pPr>
        <w:pStyle w:val="Caption"/>
        <w:jc w:val="center"/>
        <w:rPr>
          <w:rFonts w:ascii="Arial" w:hAnsi="Arial" w:cs="Arial"/>
        </w:rPr>
      </w:pPr>
      <w:r w:rsidRPr="00106D83">
        <w:rPr>
          <w:rFonts w:ascii="Arial" w:hAnsi="Arial" w:cs="Arial"/>
        </w:rPr>
        <w:t xml:space="preserve">Figure </w:t>
      </w:r>
      <w:r w:rsidRPr="00106D83">
        <w:rPr>
          <w:rFonts w:ascii="Arial" w:hAnsi="Arial" w:cs="Arial"/>
        </w:rPr>
        <w:fldChar w:fldCharType="begin"/>
      </w:r>
      <w:r w:rsidRPr="00106D83">
        <w:rPr>
          <w:rFonts w:ascii="Arial" w:hAnsi="Arial" w:cs="Arial"/>
        </w:rPr>
        <w:instrText xml:space="preserve"> SEQ Figure \* ARABIC </w:instrText>
      </w:r>
      <w:r w:rsidRPr="00106D83">
        <w:rPr>
          <w:rFonts w:ascii="Arial" w:hAnsi="Arial" w:cs="Arial"/>
        </w:rPr>
        <w:fldChar w:fldCharType="separate"/>
      </w:r>
      <w:r w:rsidR="00B72C9A" w:rsidRPr="00106D83">
        <w:rPr>
          <w:rFonts w:ascii="Arial" w:hAnsi="Arial" w:cs="Arial"/>
          <w:noProof/>
        </w:rPr>
        <w:t>1</w:t>
      </w:r>
      <w:r w:rsidRPr="00106D83">
        <w:rPr>
          <w:rFonts w:ascii="Arial" w:hAnsi="Arial" w:cs="Arial"/>
        </w:rPr>
        <w:fldChar w:fldCharType="end"/>
      </w:r>
      <w:r w:rsidRPr="00106D83">
        <w:rPr>
          <w:rFonts w:ascii="Arial" w:hAnsi="Arial" w:cs="Arial"/>
        </w:rPr>
        <w:t>: Shows the Hosmer Hook. While it is functional, it has a limited range of use, only able to pick up a narrow range of basic items (7)</w:t>
      </w:r>
    </w:p>
    <w:p w14:paraId="0844CEF5" w14:textId="32F14BD1" w:rsidR="00D17798" w:rsidRPr="00106D83" w:rsidRDefault="00D17798" w:rsidP="00D17798">
      <w:pPr>
        <w:pStyle w:val="Caption"/>
        <w:keepNext/>
        <w:rPr>
          <w:rFonts w:ascii="Arial" w:hAnsi="Arial" w:cs="Arial"/>
        </w:rPr>
      </w:pP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929"/>
        <w:gridCol w:w="7013"/>
      </w:tblGrid>
      <w:tr w:rsidR="000B5E83" w:rsidRPr="00106D83" w14:paraId="6BBB65DF" w14:textId="77777777" w:rsidTr="00010605">
        <w:trPr>
          <w:trHeight w:val="300"/>
        </w:trPr>
        <w:tc>
          <w:tcPr>
            <w:tcW w:w="0" w:type="auto"/>
            <w:vAlign w:val="center"/>
          </w:tcPr>
          <w:p w14:paraId="03CA704A" w14:textId="07EFF547" w:rsidR="000B5E83" w:rsidRPr="00106D83" w:rsidRDefault="000B5E83" w:rsidP="000B57F5">
            <w:pPr>
              <w:spacing w:after="0"/>
              <w:rPr>
                <w:rFonts w:ascii="Arial" w:hAnsi="Arial" w:cs="Arial"/>
                <w:sz w:val="22"/>
                <w:szCs w:val="22"/>
              </w:rPr>
            </w:pPr>
            <w:r w:rsidRPr="00106D83">
              <w:rPr>
                <w:rFonts w:ascii="Arial" w:hAnsi="Arial" w:cs="Arial"/>
                <w:b/>
                <w:bCs/>
                <w:sz w:val="22"/>
                <w:szCs w:val="22"/>
              </w:rPr>
              <w:t>Limitation</w:t>
            </w:r>
          </w:p>
        </w:tc>
        <w:tc>
          <w:tcPr>
            <w:tcW w:w="7013" w:type="dxa"/>
            <w:vAlign w:val="center"/>
          </w:tcPr>
          <w:p w14:paraId="6D0DBC31" w14:textId="0C7EC31A" w:rsidR="000B5E83" w:rsidRPr="00106D83" w:rsidRDefault="000B5E83" w:rsidP="000B57F5">
            <w:pPr>
              <w:spacing w:after="0"/>
              <w:rPr>
                <w:rFonts w:ascii="Arial" w:hAnsi="Arial" w:cs="Arial"/>
                <w:sz w:val="22"/>
                <w:szCs w:val="22"/>
              </w:rPr>
            </w:pPr>
            <w:r w:rsidRPr="00106D83">
              <w:rPr>
                <w:rFonts w:ascii="Arial" w:hAnsi="Arial" w:cs="Arial"/>
                <w:b/>
                <w:bCs/>
                <w:sz w:val="22"/>
                <w:szCs w:val="22"/>
              </w:rPr>
              <w:t>Description</w:t>
            </w:r>
          </w:p>
        </w:tc>
      </w:tr>
      <w:tr w:rsidR="000B5E83" w:rsidRPr="00106D83" w14:paraId="0B4703CC" w14:textId="77777777" w:rsidTr="00010605">
        <w:trPr>
          <w:trHeight w:val="300"/>
        </w:trPr>
        <w:tc>
          <w:tcPr>
            <w:tcW w:w="0" w:type="auto"/>
            <w:vAlign w:val="center"/>
          </w:tcPr>
          <w:p w14:paraId="524EA8D6" w14:textId="0106E058" w:rsidR="000B5E83" w:rsidRPr="00106D83" w:rsidRDefault="000B5E83" w:rsidP="000B57F5">
            <w:pPr>
              <w:spacing w:after="0"/>
              <w:rPr>
                <w:rFonts w:ascii="Arial" w:hAnsi="Arial" w:cs="Arial"/>
                <w:b/>
                <w:sz w:val="22"/>
                <w:szCs w:val="22"/>
              </w:rPr>
            </w:pPr>
            <w:r w:rsidRPr="00106D83">
              <w:rPr>
                <w:rFonts w:ascii="Arial" w:hAnsi="Arial" w:cs="Arial"/>
                <w:b/>
                <w:bCs/>
                <w:sz w:val="22"/>
                <w:szCs w:val="22"/>
              </w:rPr>
              <w:t>High Activation Force Requirement</w:t>
            </w:r>
          </w:p>
        </w:tc>
        <w:tc>
          <w:tcPr>
            <w:tcW w:w="7013" w:type="dxa"/>
            <w:vAlign w:val="center"/>
          </w:tcPr>
          <w:p w14:paraId="20CBE6AD" w14:textId="07C6F2E1" w:rsidR="000B5E83" w:rsidRPr="00106D83" w:rsidRDefault="000B5E83" w:rsidP="000B57F5">
            <w:pPr>
              <w:spacing w:after="0"/>
              <w:rPr>
                <w:rFonts w:ascii="Arial" w:hAnsi="Arial" w:cs="Arial"/>
                <w:sz w:val="22"/>
                <w:szCs w:val="22"/>
              </w:rPr>
            </w:pPr>
            <w:r w:rsidRPr="00106D83">
              <w:rPr>
                <w:rFonts w:ascii="Arial" w:hAnsi="Arial" w:cs="Arial"/>
                <w:sz w:val="22"/>
                <w:szCs w:val="22"/>
              </w:rPr>
              <w:t>Many models require significant force to operate</w:t>
            </w:r>
            <w:r w:rsidR="0005333F" w:rsidRPr="00106D83">
              <w:rPr>
                <w:rFonts w:ascii="Arial" w:hAnsi="Arial" w:cs="Arial"/>
                <w:sz w:val="22"/>
                <w:szCs w:val="22"/>
              </w:rPr>
              <w:t>, up to 117 ± 6.4 N</w:t>
            </w:r>
            <w:r w:rsidR="00842DA5" w:rsidRPr="00106D83">
              <w:rPr>
                <w:rFonts w:ascii="Arial" w:hAnsi="Arial" w:cs="Arial"/>
                <w:sz w:val="22"/>
                <w:szCs w:val="22"/>
              </w:rPr>
              <w:t xml:space="preserve"> (8)</w:t>
            </w:r>
            <w:r w:rsidR="0005333F" w:rsidRPr="00106D83">
              <w:rPr>
                <w:rFonts w:ascii="Arial" w:hAnsi="Arial" w:cs="Arial"/>
                <w:sz w:val="22"/>
                <w:szCs w:val="22"/>
              </w:rPr>
              <w:t xml:space="preserve">. </w:t>
            </w:r>
            <w:r w:rsidR="00724B29" w:rsidRPr="00106D83">
              <w:rPr>
                <w:rFonts w:ascii="Arial" w:hAnsi="Arial" w:cs="Arial"/>
                <w:sz w:val="22"/>
                <w:szCs w:val="22"/>
              </w:rPr>
              <w:t xml:space="preserve">Considering no shoulder force is needed to generate a grasp with a real hand, this means more physical effort from the amputee compared to </w:t>
            </w:r>
            <w:r w:rsidR="00842DA5" w:rsidRPr="00106D83">
              <w:rPr>
                <w:rFonts w:ascii="Arial" w:hAnsi="Arial" w:cs="Arial"/>
                <w:sz w:val="22"/>
                <w:szCs w:val="22"/>
              </w:rPr>
              <w:t>someone with an</w:t>
            </w:r>
            <w:r w:rsidR="00033C16" w:rsidRPr="00106D83">
              <w:rPr>
                <w:rFonts w:ascii="Arial" w:hAnsi="Arial" w:cs="Arial"/>
                <w:sz w:val="22"/>
                <w:szCs w:val="22"/>
              </w:rPr>
              <w:t xml:space="preserve"> intact </w:t>
            </w:r>
            <w:r w:rsidR="00842DA5" w:rsidRPr="00106D83">
              <w:rPr>
                <w:rFonts w:ascii="Arial" w:hAnsi="Arial" w:cs="Arial"/>
                <w:sz w:val="22"/>
                <w:szCs w:val="22"/>
              </w:rPr>
              <w:t>arm.</w:t>
            </w:r>
          </w:p>
        </w:tc>
      </w:tr>
      <w:tr w:rsidR="000B5E83" w:rsidRPr="00106D83" w14:paraId="2F15E6A0" w14:textId="77777777" w:rsidTr="00010605">
        <w:trPr>
          <w:trHeight w:val="300"/>
        </w:trPr>
        <w:tc>
          <w:tcPr>
            <w:tcW w:w="0" w:type="auto"/>
            <w:vAlign w:val="center"/>
          </w:tcPr>
          <w:p w14:paraId="04125989" w14:textId="3BA154F7" w:rsidR="000B5E83" w:rsidRPr="00106D83" w:rsidRDefault="000B5E83" w:rsidP="000B57F5">
            <w:pPr>
              <w:spacing w:after="0"/>
              <w:rPr>
                <w:rFonts w:ascii="Arial" w:hAnsi="Arial" w:cs="Arial"/>
                <w:sz w:val="22"/>
                <w:szCs w:val="22"/>
              </w:rPr>
            </w:pPr>
            <w:r w:rsidRPr="00106D83">
              <w:rPr>
                <w:rFonts w:ascii="Arial" w:hAnsi="Arial" w:cs="Arial"/>
                <w:b/>
                <w:bCs/>
                <w:sz w:val="22"/>
                <w:szCs w:val="22"/>
              </w:rPr>
              <w:t>Limited Functionality</w:t>
            </w:r>
          </w:p>
        </w:tc>
        <w:tc>
          <w:tcPr>
            <w:tcW w:w="7013" w:type="dxa"/>
            <w:vAlign w:val="center"/>
          </w:tcPr>
          <w:p w14:paraId="611EAB61" w14:textId="3B9750F7" w:rsidR="000B5E83" w:rsidRPr="00106D83" w:rsidRDefault="000B5E83" w:rsidP="000B57F5">
            <w:pPr>
              <w:spacing w:after="0"/>
              <w:rPr>
                <w:rFonts w:ascii="Arial" w:hAnsi="Arial" w:cs="Arial"/>
                <w:sz w:val="22"/>
                <w:szCs w:val="22"/>
              </w:rPr>
            </w:pPr>
            <w:r w:rsidRPr="00106D83">
              <w:rPr>
                <w:rFonts w:ascii="Arial" w:hAnsi="Arial" w:cs="Arial"/>
                <w:sz w:val="22"/>
                <w:szCs w:val="22"/>
              </w:rPr>
              <w:t>Body powered prosthetic primarily support gross grasping movements, making it unsuitable for fine motor tasks. It is considered an assistive device rather than a functional replacement hand</w:t>
            </w:r>
            <w:r w:rsidR="00231593" w:rsidRPr="00106D83">
              <w:rPr>
                <w:rFonts w:ascii="Arial" w:hAnsi="Arial" w:cs="Arial"/>
                <w:sz w:val="22"/>
                <w:szCs w:val="22"/>
              </w:rPr>
              <w:t xml:space="preserve"> (9).</w:t>
            </w:r>
          </w:p>
        </w:tc>
      </w:tr>
      <w:tr w:rsidR="000B5E83" w:rsidRPr="00106D83" w14:paraId="5A0A0FFC" w14:textId="77777777" w:rsidTr="00010605">
        <w:trPr>
          <w:trHeight w:val="300"/>
        </w:trPr>
        <w:tc>
          <w:tcPr>
            <w:tcW w:w="0" w:type="auto"/>
            <w:vAlign w:val="center"/>
          </w:tcPr>
          <w:p w14:paraId="1F8C0E7A" w14:textId="6CCC66F5" w:rsidR="000B5E83" w:rsidRPr="00106D83" w:rsidRDefault="000B5E83" w:rsidP="000B57F5">
            <w:pPr>
              <w:spacing w:after="0"/>
              <w:rPr>
                <w:rFonts w:ascii="Arial" w:hAnsi="Arial" w:cs="Arial"/>
                <w:sz w:val="22"/>
                <w:szCs w:val="22"/>
              </w:rPr>
            </w:pPr>
            <w:r w:rsidRPr="00106D83">
              <w:rPr>
                <w:rFonts w:ascii="Arial" w:hAnsi="Arial" w:cs="Arial"/>
                <w:b/>
                <w:bCs/>
                <w:sz w:val="22"/>
                <w:szCs w:val="22"/>
              </w:rPr>
              <w:t>Visual Feedback Issues</w:t>
            </w:r>
          </w:p>
        </w:tc>
        <w:tc>
          <w:tcPr>
            <w:tcW w:w="7013" w:type="dxa"/>
            <w:vAlign w:val="center"/>
          </w:tcPr>
          <w:p w14:paraId="513EE8EB" w14:textId="5F9F0001" w:rsidR="000B5E83" w:rsidRPr="00106D83" w:rsidRDefault="000B5E83" w:rsidP="000B57F5">
            <w:pPr>
              <w:spacing w:after="0"/>
              <w:rPr>
                <w:rFonts w:ascii="Arial" w:hAnsi="Arial" w:cs="Arial"/>
                <w:sz w:val="22"/>
                <w:szCs w:val="22"/>
              </w:rPr>
            </w:pPr>
            <w:r w:rsidRPr="00106D83">
              <w:rPr>
                <w:rFonts w:ascii="Arial" w:hAnsi="Arial" w:cs="Arial"/>
                <w:sz w:val="22"/>
                <w:szCs w:val="22"/>
              </w:rPr>
              <w:t xml:space="preserve">Some versions can obstruct the user's line of sight. </w:t>
            </w:r>
            <w:r w:rsidRPr="00106D83">
              <w:rPr>
                <w:rFonts w:ascii="Arial" w:eastAsia="Aptos" w:hAnsi="Arial" w:cs="Arial"/>
                <w:sz w:val="22"/>
                <w:szCs w:val="22"/>
              </w:rPr>
              <w:t>Swartz</w:t>
            </w:r>
            <w:r w:rsidRPr="00106D83">
              <w:rPr>
                <w:rFonts w:ascii="Arial" w:hAnsi="Arial" w:cs="Arial"/>
                <w:sz w:val="22"/>
                <w:szCs w:val="22"/>
              </w:rPr>
              <w:t xml:space="preserve"> et al reported that a patient rejected </w:t>
            </w:r>
            <w:r w:rsidR="00CE08E2" w:rsidRPr="00106D83">
              <w:rPr>
                <w:rFonts w:ascii="Arial" w:hAnsi="Arial" w:cs="Arial"/>
                <w:sz w:val="22"/>
                <w:szCs w:val="22"/>
              </w:rPr>
              <w:t>a</w:t>
            </w:r>
            <w:r w:rsidRPr="00106D83">
              <w:rPr>
                <w:rFonts w:ascii="Arial" w:hAnsi="Arial" w:cs="Arial"/>
                <w:sz w:val="22"/>
                <w:szCs w:val="22"/>
              </w:rPr>
              <w:t xml:space="preserve"> prosthetic due to this issue </w:t>
            </w:r>
            <w:r w:rsidR="00C828C7" w:rsidRPr="00106D83">
              <w:rPr>
                <w:rFonts w:ascii="Arial" w:hAnsi="Arial" w:cs="Arial"/>
                <w:sz w:val="22"/>
                <w:szCs w:val="22"/>
              </w:rPr>
              <w:t>(10)</w:t>
            </w:r>
            <w:r w:rsidR="00CC793C" w:rsidRPr="00106D83">
              <w:rPr>
                <w:rFonts w:ascii="Arial" w:hAnsi="Arial" w:cs="Arial"/>
                <w:sz w:val="22"/>
                <w:szCs w:val="22"/>
              </w:rPr>
              <w:t>.</w:t>
            </w:r>
          </w:p>
        </w:tc>
      </w:tr>
      <w:tr w:rsidR="000B5E83" w:rsidRPr="00106D83" w14:paraId="081284FB" w14:textId="77777777" w:rsidTr="00010605">
        <w:trPr>
          <w:trHeight w:val="300"/>
        </w:trPr>
        <w:tc>
          <w:tcPr>
            <w:tcW w:w="0" w:type="auto"/>
            <w:vAlign w:val="center"/>
          </w:tcPr>
          <w:p w14:paraId="75C296AF" w14:textId="30DD906F" w:rsidR="000B5E83" w:rsidRPr="00106D83" w:rsidRDefault="000B5E83" w:rsidP="000B57F5">
            <w:pPr>
              <w:spacing w:after="0"/>
              <w:rPr>
                <w:rFonts w:ascii="Arial" w:hAnsi="Arial" w:cs="Arial"/>
                <w:sz w:val="22"/>
                <w:szCs w:val="22"/>
              </w:rPr>
            </w:pPr>
            <w:r w:rsidRPr="00106D83">
              <w:rPr>
                <w:rFonts w:ascii="Arial" w:hAnsi="Arial" w:cs="Arial"/>
                <w:b/>
                <w:bCs/>
                <w:sz w:val="22"/>
                <w:szCs w:val="22"/>
              </w:rPr>
              <w:t>Fatigue Concerns</w:t>
            </w:r>
          </w:p>
        </w:tc>
        <w:tc>
          <w:tcPr>
            <w:tcW w:w="7013" w:type="dxa"/>
            <w:vAlign w:val="center"/>
          </w:tcPr>
          <w:p w14:paraId="713008C3" w14:textId="6BEFDB2B" w:rsidR="000B5E83" w:rsidRPr="00106D83" w:rsidRDefault="000B5E83" w:rsidP="000B57F5">
            <w:pPr>
              <w:spacing w:after="0"/>
              <w:rPr>
                <w:rFonts w:ascii="Arial" w:hAnsi="Arial" w:cs="Arial"/>
                <w:sz w:val="22"/>
                <w:szCs w:val="22"/>
              </w:rPr>
            </w:pPr>
            <w:r w:rsidRPr="00106D83">
              <w:rPr>
                <w:rFonts w:ascii="Arial" w:hAnsi="Arial" w:cs="Arial"/>
                <w:sz w:val="22"/>
                <w:szCs w:val="22"/>
              </w:rPr>
              <w:t xml:space="preserve">Over 50% of subjects in a study by </w:t>
            </w:r>
            <w:proofErr w:type="spellStart"/>
            <w:r w:rsidRPr="00106D83">
              <w:rPr>
                <w:rFonts w:ascii="Arial" w:hAnsi="Arial" w:cs="Arial"/>
                <w:sz w:val="22"/>
                <w:szCs w:val="22"/>
              </w:rPr>
              <w:t>Hichert</w:t>
            </w:r>
            <w:proofErr w:type="spellEnd"/>
            <w:r w:rsidRPr="00106D83">
              <w:rPr>
                <w:rFonts w:ascii="Arial" w:hAnsi="Arial" w:cs="Arial"/>
                <w:sz w:val="22"/>
                <w:szCs w:val="22"/>
              </w:rPr>
              <w:t xml:space="preserve"> et al struggled to use </w:t>
            </w:r>
            <w:r w:rsidR="00CE08E2" w:rsidRPr="00106D83">
              <w:rPr>
                <w:rFonts w:ascii="Arial" w:hAnsi="Arial" w:cs="Arial"/>
                <w:sz w:val="22"/>
                <w:szCs w:val="22"/>
              </w:rPr>
              <w:t>the</w:t>
            </w:r>
            <w:r w:rsidRPr="00106D83">
              <w:rPr>
                <w:rFonts w:ascii="Arial" w:hAnsi="Arial" w:cs="Arial"/>
                <w:sz w:val="22"/>
                <w:szCs w:val="22"/>
              </w:rPr>
              <w:t xml:space="preserve"> prostheses</w:t>
            </w:r>
            <w:r w:rsidR="00CE08E2" w:rsidRPr="00106D83">
              <w:rPr>
                <w:rFonts w:ascii="Arial" w:hAnsi="Arial" w:cs="Arial"/>
                <w:sz w:val="22"/>
                <w:szCs w:val="22"/>
              </w:rPr>
              <w:t xml:space="preserve"> they studied</w:t>
            </w:r>
            <w:r w:rsidRPr="00106D83">
              <w:rPr>
                <w:rFonts w:ascii="Arial" w:hAnsi="Arial" w:cs="Arial"/>
                <w:sz w:val="22"/>
                <w:szCs w:val="22"/>
              </w:rPr>
              <w:t>, including the Hosmer hook, without fatigu</w:t>
            </w:r>
            <w:r w:rsidR="0079087D" w:rsidRPr="00106D83">
              <w:rPr>
                <w:rFonts w:ascii="Arial" w:hAnsi="Arial" w:cs="Arial"/>
                <w:sz w:val="22"/>
                <w:szCs w:val="22"/>
              </w:rPr>
              <w:t>e</w:t>
            </w:r>
            <w:r w:rsidRPr="00106D83">
              <w:rPr>
                <w:rFonts w:ascii="Arial" w:hAnsi="Arial" w:cs="Arial"/>
                <w:sz w:val="22"/>
                <w:szCs w:val="22"/>
              </w:rPr>
              <w:t xml:space="preserve">. </w:t>
            </w:r>
            <w:r w:rsidR="00430904" w:rsidRPr="00106D83">
              <w:rPr>
                <w:rFonts w:ascii="Arial" w:hAnsi="Arial" w:cs="Arial"/>
                <w:sz w:val="22"/>
                <w:szCs w:val="22"/>
              </w:rPr>
              <w:t>For example,</w:t>
            </w:r>
            <w:r w:rsidR="00D12868" w:rsidRPr="00106D83">
              <w:rPr>
                <w:rFonts w:ascii="Arial" w:hAnsi="Arial" w:cs="Arial"/>
                <w:sz w:val="22"/>
                <w:szCs w:val="22"/>
              </w:rPr>
              <w:t xml:space="preserve"> the</w:t>
            </w:r>
            <w:r w:rsidRPr="00106D83">
              <w:rPr>
                <w:rFonts w:ascii="Arial" w:hAnsi="Arial" w:cs="Arial"/>
                <w:sz w:val="22"/>
                <w:szCs w:val="22"/>
              </w:rPr>
              <w:t xml:space="preserve"> Hook 5XA requires 71N of cable force, and only 6 out of 23 subjects could operate it without fatigue daily</w:t>
            </w:r>
            <w:r w:rsidR="00CC793C" w:rsidRPr="00106D83">
              <w:rPr>
                <w:rFonts w:ascii="Arial" w:hAnsi="Arial" w:cs="Arial"/>
                <w:sz w:val="22"/>
                <w:szCs w:val="22"/>
              </w:rPr>
              <w:t xml:space="preserve"> (11).</w:t>
            </w:r>
          </w:p>
        </w:tc>
      </w:tr>
    </w:tbl>
    <w:p w14:paraId="16C7C376" w14:textId="2D7D43CB" w:rsidR="00CC793C" w:rsidRPr="00106D83" w:rsidRDefault="00D17798" w:rsidP="00806B25">
      <w:pPr>
        <w:pStyle w:val="Caption"/>
        <w:keepNext/>
        <w:jc w:val="center"/>
        <w:rPr>
          <w:rFonts w:ascii="Arial" w:hAnsi="Arial" w:cs="Arial"/>
        </w:rPr>
      </w:pPr>
      <w:r w:rsidRPr="00106D83">
        <w:rPr>
          <w:rFonts w:ascii="Arial" w:hAnsi="Arial" w:cs="Arial"/>
        </w:rPr>
        <w:t xml:space="preserve">Table </w:t>
      </w:r>
      <w:r w:rsidR="00274284" w:rsidRPr="00106D83">
        <w:rPr>
          <w:rFonts w:ascii="Arial" w:hAnsi="Arial" w:cs="Arial"/>
        </w:rPr>
        <w:t>1</w:t>
      </w:r>
      <w:r w:rsidRPr="00106D83">
        <w:rPr>
          <w:rFonts w:ascii="Arial" w:hAnsi="Arial" w:cs="Arial"/>
        </w:rPr>
        <w:t>: Shows the</w:t>
      </w:r>
      <w:r w:rsidR="00D12868" w:rsidRPr="00106D83">
        <w:rPr>
          <w:rFonts w:ascii="Arial" w:hAnsi="Arial" w:cs="Arial"/>
        </w:rPr>
        <w:t xml:space="preserve"> key</w:t>
      </w:r>
      <w:r w:rsidRPr="00106D83">
        <w:rPr>
          <w:rFonts w:ascii="Arial" w:hAnsi="Arial" w:cs="Arial"/>
        </w:rPr>
        <w:t xml:space="preserve"> limitations of body powered prosthetics</w:t>
      </w:r>
      <w:r w:rsidR="00D12868" w:rsidRPr="00106D83">
        <w:rPr>
          <w:rFonts w:ascii="Arial" w:hAnsi="Arial" w:cs="Arial"/>
        </w:rPr>
        <w:t>.</w:t>
      </w:r>
    </w:p>
    <w:p w14:paraId="3DE7A8AE" w14:textId="4341B841" w:rsidR="6ADD27D5" w:rsidRPr="00106D83" w:rsidRDefault="0098106F" w:rsidP="00D04B66">
      <w:pPr>
        <w:jc w:val="both"/>
        <w:rPr>
          <w:rFonts w:ascii="Arial" w:eastAsia="Aptos" w:hAnsi="Arial" w:cs="Arial"/>
          <w:sz w:val="22"/>
          <w:szCs w:val="22"/>
        </w:rPr>
      </w:pPr>
      <w:r w:rsidRPr="00106D83">
        <w:rPr>
          <w:rFonts w:ascii="Arial" w:hAnsi="Arial" w:cs="Arial"/>
          <w:sz w:val="22"/>
          <w:szCs w:val="22"/>
        </w:rPr>
        <w:t xml:space="preserve">There has been a push for more useful and intuitive prosthetics, the first clinically significant robotic one released by Alexander Kobrinski in 1960 (12). Robotic, or bionic, hands are now the cutting-edge in prosthetic technology. Known as myoelectric prosthetics, they detect electrical impulses from muscles in residual parts of limbs to control </w:t>
      </w:r>
      <w:r w:rsidR="000B459D" w:rsidRPr="00106D83">
        <w:rPr>
          <w:rFonts w:ascii="Arial" w:hAnsi="Arial" w:cs="Arial"/>
          <w:sz w:val="22"/>
          <w:szCs w:val="22"/>
        </w:rPr>
        <w:t>the</w:t>
      </w:r>
      <w:r w:rsidRPr="00106D83">
        <w:rPr>
          <w:rFonts w:ascii="Arial" w:hAnsi="Arial" w:cs="Arial"/>
          <w:sz w:val="22"/>
          <w:szCs w:val="22"/>
        </w:rPr>
        <w:t xml:space="preserve"> hand</w:t>
      </w:r>
      <w:r w:rsidR="00AC0AE0" w:rsidRPr="00106D83">
        <w:rPr>
          <w:rFonts w:ascii="Arial" w:hAnsi="Arial" w:cs="Arial"/>
          <w:sz w:val="22"/>
          <w:szCs w:val="22"/>
        </w:rPr>
        <w:t>, t</w:t>
      </w:r>
      <w:r w:rsidRPr="00106D83">
        <w:rPr>
          <w:rFonts w:ascii="Arial" w:hAnsi="Arial" w:cs="Arial"/>
          <w:sz w:val="22"/>
          <w:szCs w:val="22"/>
        </w:rPr>
        <w:t xml:space="preserve">he Ability Hand by </w:t>
      </w:r>
      <w:proofErr w:type="spellStart"/>
      <w:r w:rsidRPr="00106D83">
        <w:rPr>
          <w:rFonts w:ascii="Arial" w:hAnsi="Arial" w:cs="Arial"/>
          <w:sz w:val="22"/>
          <w:szCs w:val="22"/>
        </w:rPr>
        <w:t>Psyonic</w:t>
      </w:r>
      <w:proofErr w:type="spellEnd"/>
      <w:r w:rsidRPr="00106D83">
        <w:rPr>
          <w:rFonts w:ascii="Arial" w:hAnsi="Arial" w:cs="Arial"/>
          <w:sz w:val="22"/>
          <w:szCs w:val="22"/>
        </w:rPr>
        <w:t xml:space="preserve">, shown in figure 3, is an example. Aiming to provide more natural and dynamic movements, it offers several advantages over body-powered alternatives, being lighter and more comfortable to use. More recent models feature multi-grip functionality, enabling handling of objects of varying shapes and sizes (13). However, </w:t>
      </w:r>
      <w:r w:rsidR="000B459D" w:rsidRPr="00106D83">
        <w:rPr>
          <w:rFonts w:ascii="Arial" w:hAnsi="Arial" w:cs="Arial"/>
          <w:sz w:val="22"/>
          <w:szCs w:val="22"/>
        </w:rPr>
        <w:t>this is not automatic, and</w:t>
      </w:r>
      <w:r w:rsidRPr="00106D83">
        <w:rPr>
          <w:rFonts w:ascii="Arial" w:hAnsi="Arial" w:cs="Arial"/>
          <w:sz w:val="22"/>
          <w:szCs w:val="22"/>
        </w:rPr>
        <w:t xml:space="preserve"> </w:t>
      </w:r>
      <w:r w:rsidR="000B459D" w:rsidRPr="00106D83">
        <w:rPr>
          <w:rFonts w:ascii="Arial" w:hAnsi="Arial" w:cs="Arial"/>
          <w:sz w:val="22"/>
          <w:szCs w:val="22"/>
        </w:rPr>
        <w:t xml:space="preserve">it </w:t>
      </w:r>
      <w:r w:rsidRPr="00106D83">
        <w:rPr>
          <w:rFonts w:ascii="Arial" w:hAnsi="Arial" w:cs="Arial"/>
          <w:sz w:val="22"/>
          <w:szCs w:val="22"/>
        </w:rPr>
        <w:t>only offers 6-degrees of freedom compared to the human hands 27</w:t>
      </w:r>
      <w:r w:rsidR="00DA7D7F" w:rsidRPr="00106D83">
        <w:rPr>
          <w:rFonts w:ascii="Arial" w:hAnsi="Arial" w:cs="Arial"/>
          <w:sz w:val="22"/>
          <w:szCs w:val="22"/>
        </w:rPr>
        <w:t xml:space="preserve">. </w:t>
      </w:r>
      <w:r w:rsidR="00AC0AE0" w:rsidRPr="00106D83">
        <w:rPr>
          <w:rFonts w:ascii="Arial" w:hAnsi="Arial" w:cs="Arial"/>
          <w:sz w:val="22"/>
          <w:szCs w:val="22"/>
        </w:rPr>
        <w:t xml:space="preserve">Myoelectric </w:t>
      </w:r>
      <w:r w:rsidRPr="00106D83">
        <w:rPr>
          <w:rFonts w:ascii="Arial" w:hAnsi="Arial" w:cs="Arial"/>
          <w:sz w:val="22"/>
          <w:szCs w:val="22"/>
        </w:rPr>
        <w:t>prosthetics in general</w:t>
      </w:r>
      <w:r w:rsidR="00DA7D7F" w:rsidRPr="00106D83">
        <w:rPr>
          <w:rFonts w:ascii="Arial" w:hAnsi="Arial" w:cs="Arial"/>
          <w:sz w:val="22"/>
          <w:szCs w:val="22"/>
        </w:rPr>
        <w:t xml:space="preserve"> </w:t>
      </w:r>
      <w:r w:rsidRPr="00106D83">
        <w:rPr>
          <w:rFonts w:ascii="Arial" w:hAnsi="Arial" w:cs="Arial"/>
          <w:sz w:val="22"/>
          <w:szCs w:val="22"/>
        </w:rPr>
        <w:t xml:space="preserve">face significant challenges, presented in Table </w:t>
      </w:r>
      <w:r w:rsidR="007A43F0" w:rsidRPr="00106D83">
        <w:rPr>
          <w:rFonts w:ascii="Arial" w:hAnsi="Arial" w:cs="Arial"/>
          <w:sz w:val="22"/>
          <w:szCs w:val="22"/>
        </w:rPr>
        <w:t>2</w:t>
      </w:r>
      <w:r w:rsidRPr="00106D83">
        <w:rPr>
          <w:rFonts w:ascii="Arial" w:hAnsi="Arial" w:cs="Arial"/>
          <w:sz w:val="22"/>
          <w:szCs w:val="22"/>
        </w:rPr>
        <w:t>. These limitations contribute to high rejection rates, some studies reporting abandonment rates of up to 75% (14,15).</w:t>
      </w:r>
    </w:p>
    <w:p w14:paraId="0DF897F5" w14:textId="77777777" w:rsidR="00424616" w:rsidRPr="00106D83" w:rsidRDefault="001D4523" w:rsidP="00806B25">
      <w:pPr>
        <w:keepNext/>
        <w:spacing w:after="0"/>
        <w:jc w:val="center"/>
        <w:rPr>
          <w:rFonts w:ascii="Arial" w:hAnsi="Arial" w:cs="Arial"/>
        </w:rPr>
      </w:pPr>
      <w:r w:rsidRPr="00106D83">
        <w:rPr>
          <w:rFonts w:ascii="Arial" w:hAnsi="Arial" w:cs="Arial"/>
          <w:sz w:val="22"/>
          <w:szCs w:val="22"/>
        </w:rPr>
        <w:lastRenderedPageBreak/>
        <w:fldChar w:fldCharType="begin"/>
      </w:r>
      <w:r w:rsidRPr="00106D83">
        <w:rPr>
          <w:rFonts w:ascii="Arial" w:hAnsi="Arial" w:cs="Arial"/>
          <w:sz w:val="22"/>
          <w:szCs w:val="22"/>
        </w:rPr>
        <w:instrText xml:space="preserve"> INCLUDEPICTURE "https://images.interestingengineering.com/2023/01/06/image/jpeg/WuWo7pLHwBKA56F3J29JdYqWephwaaXg651ZvUWK.jpg" \* MERGEFORMATINET </w:instrText>
      </w:r>
      <w:r w:rsidRPr="00106D83">
        <w:rPr>
          <w:rFonts w:ascii="Arial" w:hAnsi="Arial" w:cs="Arial"/>
          <w:sz w:val="22"/>
          <w:szCs w:val="22"/>
        </w:rPr>
        <w:fldChar w:fldCharType="separate"/>
      </w:r>
      <w:r w:rsidRPr="00106D83">
        <w:rPr>
          <w:rFonts w:ascii="Arial" w:hAnsi="Arial" w:cs="Arial"/>
          <w:noProof/>
          <w:sz w:val="22"/>
          <w:szCs w:val="22"/>
        </w:rPr>
        <w:drawing>
          <wp:inline distT="0" distB="0" distL="0" distR="0" wp14:anchorId="4191FD52" wp14:editId="012AF97E">
            <wp:extent cx="5943600" cy="3343910"/>
            <wp:effectExtent l="0" t="0" r="0" b="0"/>
            <wp:docPr id="1863356032" name="Picture 3" descr="Ability Hand – a revolution in bionic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bility Hand – a revolution in bionic technology"/>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343910"/>
                    </a:xfrm>
                    <a:prstGeom prst="rect">
                      <a:avLst/>
                    </a:prstGeom>
                    <a:noFill/>
                    <a:ln>
                      <a:noFill/>
                    </a:ln>
                  </pic:spPr>
                </pic:pic>
              </a:graphicData>
            </a:graphic>
          </wp:inline>
        </w:drawing>
      </w:r>
      <w:r w:rsidRPr="00106D83">
        <w:rPr>
          <w:rFonts w:ascii="Arial" w:hAnsi="Arial" w:cs="Arial"/>
          <w:sz w:val="22"/>
          <w:szCs w:val="22"/>
        </w:rPr>
        <w:fldChar w:fldCharType="end"/>
      </w:r>
    </w:p>
    <w:p w14:paraId="1371E9FA" w14:textId="7534C901" w:rsidR="00003CF8" w:rsidRPr="00106D83" w:rsidRDefault="00424616" w:rsidP="00806B25">
      <w:pPr>
        <w:pStyle w:val="Caption"/>
        <w:jc w:val="center"/>
        <w:rPr>
          <w:rFonts w:ascii="Arial" w:eastAsia="Aptos" w:hAnsi="Arial" w:cs="Arial"/>
        </w:rPr>
      </w:pPr>
      <w:r w:rsidRPr="00106D83">
        <w:rPr>
          <w:rFonts w:ascii="Arial" w:hAnsi="Arial" w:cs="Arial"/>
        </w:rPr>
        <w:t xml:space="preserve">Figure </w:t>
      </w:r>
      <w:r w:rsidR="00806B25" w:rsidRPr="00106D83">
        <w:rPr>
          <w:rFonts w:ascii="Arial" w:hAnsi="Arial" w:cs="Arial"/>
        </w:rPr>
        <w:t>2</w:t>
      </w:r>
      <w:r w:rsidRPr="00106D83">
        <w:rPr>
          <w:rFonts w:ascii="Arial" w:hAnsi="Arial" w:cs="Arial"/>
        </w:rPr>
        <w:t xml:space="preserve">: The Ability Hand in </w:t>
      </w:r>
      <w:r w:rsidR="00850F6D" w:rsidRPr="00106D83">
        <w:rPr>
          <w:rFonts w:ascii="Arial" w:hAnsi="Arial" w:cs="Arial"/>
        </w:rPr>
        <w:t xml:space="preserve">8 </w:t>
      </w:r>
      <w:r w:rsidRPr="00106D83">
        <w:rPr>
          <w:rFonts w:ascii="Arial" w:hAnsi="Arial" w:cs="Arial"/>
        </w:rPr>
        <w:t>different configurations</w:t>
      </w:r>
      <w:r w:rsidR="00850F6D" w:rsidRPr="00106D83">
        <w:rPr>
          <w:rFonts w:ascii="Arial" w:hAnsi="Arial" w:cs="Arial"/>
        </w:rPr>
        <w:t xml:space="preserve"> (</w:t>
      </w:r>
      <w:r w:rsidR="00381C8C" w:rsidRPr="00106D83">
        <w:rPr>
          <w:rFonts w:ascii="Arial" w:hAnsi="Arial" w:cs="Arial"/>
        </w:rPr>
        <w:t>f</w:t>
      </w:r>
      <w:r w:rsidR="00B93A3A" w:rsidRPr="00106D83">
        <w:rPr>
          <w:rFonts w:ascii="Arial" w:hAnsi="Arial" w:cs="Arial"/>
        </w:rPr>
        <w:t xml:space="preserve">rom </w:t>
      </w:r>
      <w:r w:rsidR="00381C8C" w:rsidRPr="00106D83">
        <w:rPr>
          <w:rFonts w:ascii="Arial" w:hAnsi="Arial" w:cs="Arial"/>
        </w:rPr>
        <w:t>t</w:t>
      </w:r>
      <w:r w:rsidR="00B93A3A" w:rsidRPr="00106D83">
        <w:rPr>
          <w:rFonts w:ascii="Arial" w:hAnsi="Arial" w:cs="Arial"/>
        </w:rPr>
        <w:t xml:space="preserve">op to </w:t>
      </w:r>
      <w:r w:rsidR="00381C8C" w:rsidRPr="00106D83">
        <w:rPr>
          <w:rFonts w:ascii="Arial" w:hAnsi="Arial" w:cs="Arial"/>
        </w:rPr>
        <w:t>b</w:t>
      </w:r>
      <w:r w:rsidR="00B93A3A" w:rsidRPr="00106D83">
        <w:rPr>
          <w:rFonts w:ascii="Arial" w:hAnsi="Arial" w:cs="Arial"/>
        </w:rPr>
        <w:t xml:space="preserve">ottom, </w:t>
      </w:r>
      <w:r w:rsidR="00381C8C" w:rsidRPr="00106D83">
        <w:rPr>
          <w:rFonts w:ascii="Arial" w:hAnsi="Arial" w:cs="Arial"/>
        </w:rPr>
        <w:t>l</w:t>
      </w:r>
      <w:r w:rsidR="00B93A3A" w:rsidRPr="00106D83">
        <w:rPr>
          <w:rFonts w:ascii="Arial" w:hAnsi="Arial" w:cs="Arial"/>
        </w:rPr>
        <w:t xml:space="preserve">eft to </w:t>
      </w:r>
      <w:r w:rsidR="00381C8C" w:rsidRPr="00106D83">
        <w:rPr>
          <w:rFonts w:ascii="Arial" w:hAnsi="Arial" w:cs="Arial"/>
        </w:rPr>
        <w:t>r</w:t>
      </w:r>
      <w:r w:rsidR="00B93A3A" w:rsidRPr="00106D83">
        <w:rPr>
          <w:rFonts w:ascii="Arial" w:hAnsi="Arial" w:cs="Arial"/>
        </w:rPr>
        <w:t xml:space="preserve">ight: </w:t>
      </w:r>
      <w:r w:rsidR="00381C8C" w:rsidRPr="00106D83">
        <w:rPr>
          <w:rFonts w:ascii="Arial" w:hAnsi="Arial" w:cs="Arial"/>
        </w:rPr>
        <w:t>p</w:t>
      </w:r>
      <w:r w:rsidR="0006775A" w:rsidRPr="00106D83">
        <w:rPr>
          <w:rFonts w:ascii="Arial" w:hAnsi="Arial" w:cs="Arial"/>
        </w:rPr>
        <w:t>recision pinch</w:t>
      </w:r>
      <w:r w:rsidR="00850F6D" w:rsidRPr="00106D83">
        <w:rPr>
          <w:rFonts w:ascii="Arial" w:hAnsi="Arial" w:cs="Arial"/>
        </w:rPr>
        <w:t xml:space="preserve">, </w:t>
      </w:r>
      <w:r w:rsidR="00381C8C" w:rsidRPr="00106D83">
        <w:rPr>
          <w:rFonts w:ascii="Arial" w:hAnsi="Arial" w:cs="Arial"/>
        </w:rPr>
        <w:t>c</w:t>
      </w:r>
      <w:r w:rsidR="00050EA0" w:rsidRPr="00106D83">
        <w:rPr>
          <w:rFonts w:ascii="Arial" w:hAnsi="Arial" w:cs="Arial"/>
        </w:rPr>
        <w:t>ylindrical power grip (</w:t>
      </w:r>
      <w:r w:rsidR="00381C8C" w:rsidRPr="00106D83">
        <w:rPr>
          <w:rFonts w:ascii="Arial" w:hAnsi="Arial" w:cs="Arial"/>
        </w:rPr>
        <w:t>r</w:t>
      </w:r>
      <w:r w:rsidR="00050EA0" w:rsidRPr="00106D83">
        <w:rPr>
          <w:rFonts w:ascii="Arial" w:hAnsi="Arial" w:cs="Arial"/>
        </w:rPr>
        <w:t>eadying)</w:t>
      </w:r>
      <w:r w:rsidR="00850F6D" w:rsidRPr="00106D83">
        <w:rPr>
          <w:rFonts w:ascii="Arial" w:hAnsi="Arial" w:cs="Arial"/>
        </w:rPr>
        <w:t>,</w:t>
      </w:r>
      <w:r w:rsidR="00381C8C" w:rsidRPr="00106D83">
        <w:rPr>
          <w:rFonts w:ascii="Arial" w:hAnsi="Arial" w:cs="Arial"/>
        </w:rPr>
        <w:t xml:space="preserve"> p</w:t>
      </w:r>
      <w:r w:rsidR="00B93A3A" w:rsidRPr="00106D83">
        <w:rPr>
          <w:rFonts w:ascii="Arial" w:hAnsi="Arial" w:cs="Arial"/>
        </w:rPr>
        <w:t>ointing gesture</w:t>
      </w:r>
      <w:r w:rsidR="00850F6D" w:rsidRPr="00106D83">
        <w:rPr>
          <w:rFonts w:ascii="Arial" w:hAnsi="Arial" w:cs="Arial"/>
        </w:rPr>
        <w:t xml:space="preserve">, </w:t>
      </w:r>
      <w:r w:rsidR="00381C8C" w:rsidRPr="00106D83">
        <w:rPr>
          <w:rFonts w:ascii="Arial" w:hAnsi="Arial" w:cs="Arial"/>
        </w:rPr>
        <w:t>o</w:t>
      </w:r>
      <w:r w:rsidR="00050EA0" w:rsidRPr="00106D83">
        <w:rPr>
          <w:rFonts w:ascii="Arial" w:hAnsi="Arial" w:cs="Arial"/>
        </w:rPr>
        <w:t>pen</w:t>
      </w:r>
      <w:r w:rsidR="00381C8C" w:rsidRPr="00106D83">
        <w:rPr>
          <w:rFonts w:ascii="Arial" w:hAnsi="Arial" w:cs="Arial"/>
        </w:rPr>
        <w:t>-</w:t>
      </w:r>
      <w:r w:rsidR="00050EA0" w:rsidRPr="00106D83">
        <w:rPr>
          <w:rFonts w:ascii="Arial" w:hAnsi="Arial" w:cs="Arial"/>
        </w:rPr>
        <w:t>hand thumb down</w:t>
      </w:r>
      <w:r w:rsidR="00381C8C" w:rsidRPr="00106D83">
        <w:rPr>
          <w:rFonts w:ascii="Arial" w:hAnsi="Arial" w:cs="Arial"/>
        </w:rPr>
        <w:t>-</w:t>
      </w:r>
      <w:r w:rsidR="00050EA0" w:rsidRPr="00106D83">
        <w:rPr>
          <w:rFonts w:ascii="Arial" w:hAnsi="Arial" w:cs="Arial"/>
        </w:rPr>
        <w:t>position</w:t>
      </w:r>
      <w:r w:rsidR="00043A57" w:rsidRPr="00106D83">
        <w:rPr>
          <w:rFonts w:ascii="Arial" w:hAnsi="Arial" w:cs="Arial"/>
        </w:rPr>
        <w:t>,</w:t>
      </w:r>
      <w:r w:rsidR="00722AC3" w:rsidRPr="00106D83">
        <w:rPr>
          <w:rFonts w:ascii="Arial" w:hAnsi="Arial" w:cs="Arial"/>
          <w:b/>
          <w:bCs/>
          <w:i w:val="0"/>
          <w:iCs w:val="0"/>
          <w:color w:val="545454"/>
          <w:bdr w:val="none" w:sz="0" w:space="0" w:color="auto" w:frame="1"/>
          <w:shd w:val="clear" w:color="auto" w:fill="FFFFFF"/>
        </w:rPr>
        <w:t xml:space="preserve"> </w:t>
      </w:r>
      <w:r w:rsidR="00381C8C" w:rsidRPr="00106D83">
        <w:rPr>
          <w:rFonts w:ascii="Arial" w:hAnsi="Arial" w:cs="Arial"/>
        </w:rPr>
        <w:t>s</w:t>
      </w:r>
      <w:r w:rsidR="00722AC3" w:rsidRPr="00106D83">
        <w:rPr>
          <w:rFonts w:ascii="Arial" w:hAnsi="Arial" w:cs="Arial"/>
        </w:rPr>
        <w:t>haka hand sign,</w:t>
      </w:r>
      <w:r w:rsidR="00043A57" w:rsidRPr="00106D83">
        <w:rPr>
          <w:rFonts w:ascii="Arial" w:hAnsi="Arial" w:cs="Arial"/>
        </w:rPr>
        <w:t xml:space="preserve"> </w:t>
      </w:r>
      <w:r w:rsidR="00381C8C" w:rsidRPr="00106D83">
        <w:rPr>
          <w:rFonts w:ascii="Arial" w:hAnsi="Arial" w:cs="Arial"/>
        </w:rPr>
        <w:t>c</w:t>
      </w:r>
      <w:r w:rsidR="00994E1F" w:rsidRPr="00106D83">
        <w:rPr>
          <w:rFonts w:ascii="Arial" w:hAnsi="Arial" w:cs="Arial"/>
        </w:rPr>
        <w:t>ylindrical power grip (</w:t>
      </w:r>
      <w:r w:rsidR="00381C8C" w:rsidRPr="00106D83">
        <w:rPr>
          <w:rFonts w:ascii="Arial" w:hAnsi="Arial" w:cs="Arial"/>
        </w:rPr>
        <w:t>c</w:t>
      </w:r>
      <w:r w:rsidR="00994E1F" w:rsidRPr="00106D83">
        <w:rPr>
          <w:rFonts w:ascii="Arial" w:hAnsi="Arial" w:cs="Arial"/>
        </w:rPr>
        <w:t xml:space="preserve">losed), </w:t>
      </w:r>
      <w:r w:rsidR="00381C8C" w:rsidRPr="00106D83">
        <w:rPr>
          <w:rFonts w:ascii="Arial" w:hAnsi="Arial" w:cs="Arial"/>
        </w:rPr>
        <w:t>o</w:t>
      </w:r>
      <w:r w:rsidR="00050EA0" w:rsidRPr="00106D83">
        <w:rPr>
          <w:rFonts w:ascii="Arial" w:hAnsi="Arial" w:cs="Arial"/>
        </w:rPr>
        <w:t>pen-hand</w:t>
      </w:r>
      <w:r w:rsidR="00D846E8" w:rsidRPr="00106D83">
        <w:rPr>
          <w:rFonts w:ascii="Arial" w:hAnsi="Arial" w:cs="Arial"/>
        </w:rPr>
        <w:t xml:space="preserve">, </w:t>
      </w:r>
      <w:proofErr w:type="gramStart"/>
      <w:r w:rsidR="00381C8C" w:rsidRPr="00106D83">
        <w:rPr>
          <w:rFonts w:ascii="Arial" w:hAnsi="Arial" w:cs="Arial"/>
        </w:rPr>
        <w:t>f</w:t>
      </w:r>
      <w:r w:rsidR="00D846E8" w:rsidRPr="00106D83">
        <w:rPr>
          <w:rFonts w:ascii="Arial" w:hAnsi="Arial" w:cs="Arial"/>
        </w:rPr>
        <w:t>ist</w:t>
      </w:r>
      <w:r w:rsidR="00994E1F" w:rsidRPr="00106D83">
        <w:rPr>
          <w:rFonts w:ascii="Arial" w:hAnsi="Arial" w:cs="Arial"/>
        </w:rPr>
        <w:t>)</w:t>
      </w:r>
      <w:r w:rsidRPr="00106D83">
        <w:rPr>
          <w:rFonts w:ascii="Arial" w:hAnsi="Arial" w:cs="Arial"/>
        </w:rPr>
        <w:t>(</w:t>
      </w:r>
      <w:proofErr w:type="gramEnd"/>
      <w:r w:rsidRPr="00106D83">
        <w:rPr>
          <w:rFonts w:ascii="Arial" w:hAnsi="Arial" w:cs="Arial"/>
        </w:rPr>
        <w:t>16).</w:t>
      </w:r>
    </w:p>
    <w:p w14:paraId="3E31ED06" w14:textId="3B8BB3F3" w:rsidR="000F6A01" w:rsidRPr="00106D83" w:rsidRDefault="000F6A01" w:rsidP="000F6A01">
      <w:pPr>
        <w:pStyle w:val="Caption"/>
        <w:keepNext/>
        <w:rPr>
          <w:rFonts w:ascii="Arial" w:hAnsi="Arial" w:cs="Arial"/>
        </w:rPr>
      </w:pP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213"/>
        <w:gridCol w:w="7729"/>
      </w:tblGrid>
      <w:tr w:rsidR="00DE21D2" w:rsidRPr="00106D83" w14:paraId="6577E11D" w14:textId="77777777" w:rsidTr="00850F6D">
        <w:trPr>
          <w:trHeight w:val="300"/>
        </w:trPr>
        <w:tc>
          <w:tcPr>
            <w:tcW w:w="0" w:type="auto"/>
            <w:vAlign w:val="center"/>
          </w:tcPr>
          <w:p w14:paraId="21809A5D" w14:textId="7F19B5AC" w:rsidR="00DE21D2" w:rsidRPr="00106D83" w:rsidRDefault="00DE21D2" w:rsidP="000B57F5">
            <w:pPr>
              <w:spacing w:after="0"/>
              <w:rPr>
                <w:rFonts w:ascii="Arial" w:hAnsi="Arial" w:cs="Arial"/>
                <w:sz w:val="22"/>
                <w:szCs w:val="22"/>
              </w:rPr>
            </w:pPr>
            <w:r w:rsidRPr="00106D83">
              <w:rPr>
                <w:rFonts w:ascii="Arial" w:hAnsi="Arial" w:cs="Arial"/>
                <w:b/>
                <w:bCs/>
                <w:sz w:val="22"/>
                <w:szCs w:val="22"/>
              </w:rPr>
              <w:t>Limitation</w:t>
            </w:r>
          </w:p>
        </w:tc>
        <w:tc>
          <w:tcPr>
            <w:tcW w:w="0" w:type="auto"/>
            <w:vAlign w:val="center"/>
          </w:tcPr>
          <w:p w14:paraId="594ADAE6" w14:textId="33D83F27" w:rsidR="00DE21D2" w:rsidRPr="00106D83" w:rsidRDefault="00DE21D2" w:rsidP="000B57F5">
            <w:pPr>
              <w:spacing w:after="0"/>
              <w:rPr>
                <w:rFonts w:ascii="Arial" w:hAnsi="Arial" w:cs="Arial"/>
                <w:sz w:val="22"/>
                <w:szCs w:val="22"/>
              </w:rPr>
            </w:pPr>
            <w:r w:rsidRPr="00106D83">
              <w:rPr>
                <w:rFonts w:ascii="Arial" w:hAnsi="Arial" w:cs="Arial"/>
                <w:b/>
                <w:bCs/>
                <w:sz w:val="22"/>
                <w:szCs w:val="22"/>
              </w:rPr>
              <w:t>Description</w:t>
            </w:r>
          </w:p>
        </w:tc>
      </w:tr>
      <w:tr w:rsidR="008C31D9" w:rsidRPr="00106D83" w14:paraId="7761DF8C" w14:textId="77777777" w:rsidTr="00850F6D">
        <w:trPr>
          <w:trHeight w:val="300"/>
        </w:trPr>
        <w:tc>
          <w:tcPr>
            <w:tcW w:w="0" w:type="auto"/>
            <w:vAlign w:val="center"/>
          </w:tcPr>
          <w:p w14:paraId="55234A70" w14:textId="73A5E103" w:rsidR="008C31D9" w:rsidRPr="00106D83" w:rsidRDefault="008C31D9" w:rsidP="008C31D9">
            <w:pPr>
              <w:spacing w:after="0"/>
              <w:rPr>
                <w:rFonts w:ascii="Arial" w:hAnsi="Arial" w:cs="Arial"/>
                <w:b/>
                <w:bCs/>
                <w:sz w:val="22"/>
                <w:szCs w:val="22"/>
              </w:rPr>
            </w:pPr>
            <w:r w:rsidRPr="00106D83">
              <w:rPr>
                <w:rFonts w:ascii="Arial" w:hAnsi="Arial" w:cs="Arial"/>
                <w:b/>
                <w:bCs/>
                <w:sz w:val="22"/>
                <w:szCs w:val="22"/>
              </w:rPr>
              <w:t>Unnatural Control</w:t>
            </w:r>
          </w:p>
        </w:tc>
        <w:tc>
          <w:tcPr>
            <w:tcW w:w="0" w:type="auto"/>
            <w:vAlign w:val="center"/>
          </w:tcPr>
          <w:p w14:paraId="45EB8533" w14:textId="6141F08E" w:rsidR="008C31D9" w:rsidRPr="00106D83" w:rsidRDefault="008C31D9" w:rsidP="008C31D9">
            <w:pPr>
              <w:spacing w:after="0"/>
              <w:rPr>
                <w:rFonts w:ascii="Arial" w:hAnsi="Arial" w:cs="Arial"/>
                <w:sz w:val="22"/>
                <w:szCs w:val="22"/>
              </w:rPr>
            </w:pPr>
            <w:r w:rsidRPr="00106D83">
              <w:rPr>
                <w:rFonts w:ascii="Arial" w:hAnsi="Arial" w:cs="Arial"/>
                <w:sz w:val="22"/>
                <w:szCs w:val="22"/>
              </w:rPr>
              <w:t>Chen et al found that users often found myoelectric prostheses unintuitive and difficult to control, leading to passive use or complete abandonment of the system. The methods of control of different grip types and wrist functions in myoelectric prostheses felt unnatural, contributing to these high rejection rates (17).</w:t>
            </w:r>
          </w:p>
        </w:tc>
      </w:tr>
      <w:tr w:rsidR="008C31D9" w:rsidRPr="00106D83" w14:paraId="6B51BF47" w14:textId="77777777" w:rsidTr="00850F6D">
        <w:trPr>
          <w:trHeight w:val="300"/>
        </w:trPr>
        <w:tc>
          <w:tcPr>
            <w:tcW w:w="0" w:type="auto"/>
            <w:vAlign w:val="center"/>
          </w:tcPr>
          <w:p w14:paraId="7B25983F" w14:textId="3D260BCF" w:rsidR="008C31D9" w:rsidRPr="00106D83" w:rsidRDefault="008C31D9" w:rsidP="008C31D9">
            <w:pPr>
              <w:spacing w:after="0"/>
              <w:rPr>
                <w:rFonts w:ascii="Arial" w:hAnsi="Arial" w:cs="Arial"/>
                <w:sz w:val="22"/>
                <w:szCs w:val="22"/>
              </w:rPr>
            </w:pPr>
            <w:r w:rsidRPr="00106D83">
              <w:rPr>
                <w:rFonts w:ascii="Arial" w:hAnsi="Arial" w:cs="Arial"/>
                <w:b/>
                <w:bCs/>
                <w:sz w:val="22"/>
                <w:szCs w:val="22"/>
              </w:rPr>
              <w:t>Unpredictability in EMG Signals</w:t>
            </w:r>
          </w:p>
        </w:tc>
        <w:tc>
          <w:tcPr>
            <w:tcW w:w="0" w:type="auto"/>
            <w:vAlign w:val="center"/>
          </w:tcPr>
          <w:p w14:paraId="634C0D4D" w14:textId="49908C07" w:rsidR="008C31D9" w:rsidRPr="00106D83" w:rsidRDefault="008C31D9" w:rsidP="008C31D9">
            <w:pPr>
              <w:spacing w:after="0"/>
              <w:rPr>
                <w:rFonts w:ascii="Arial" w:hAnsi="Arial" w:cs="Arial"/>
                <w:sz w:val="22"/>
                <w:szCs w:val="22"/>
              </w:rPr>
            </w:pPr>
            <w:r w:rsidRPr="00106D83">
              <w:rPr>
                <w:rFonts w:ascii="Arial" w:hAnsi="Arial" w:cs="Arial"/>
                <w:sz w:val="22"/>
                <w:szCs w:val="22"/>
              </w:rPr>
              <w:t>Electrode misalignment in the sheath of the prosthetic adds noise and undermines control reliability: Wang et al. achieved just 65.40 ± 8.23 % accuracy in recognising electrode shifts, underscoring myoelectric systems’ sensitivity to placement (18).</w:t>
            </w:r>
          </w:p>
        </w:tc>
      </w:tr>
      <w:tr w:rsidR="008C31D9" w:rsidRPr="00106D83" w14:paraId="6B6A3D98" w14:textId="77777777" w:rsidTr="00850F6D">
        <w:trPr>
          <w:trHeight w:val="300"/>
        </w:trPr>
        <w:tc>
          <w:tcPr>
            <w:tcW w:w="0" w:type="auto"/>
            <w:vAlign w:val="center"/>
          </w:tcPr>
          <w:p w14:paraId="0A42F316" w14:textId="001A9061" w:rsidR="008C31D9" w:rsidRPr="00106D83" w:rsidRDefault="008C31D9" w:rsidP="008C31D9">
            <w:pPr>
              <w:spacing w:after="0"/>
              <w:rPr>
                <w:rFonts w:ascii="Arial" w:hAnsi="Arial" w:cs="Arial"/>
                <w:sz w:val="22"/>
                <w:szCs w:val="22"/>
              </w:rPr>
            </w:pPr>
            <w:r w:rsidRPr="00106D83">
              <w:rPr>
                <w:rFonts w:ascii="Arial" w:hAnsi="Arial" w:cs="Arial"/>
                <w:b/>
                <w:bCs/>
                <w:sz w:val="22"/>
                <w:szCs w:val="22"/>
              </w:rPr>
              <w:t>Limited real-world functionality</w:t>
            </w:r>
          </w:p>
        </w:tc>
        <w:tc>
          <w:tcPr>
            <w:tcW w:w="0" w:type="auto"/>
            <w:vAlign w:val="center"/>
          </w:tcPr>
          <w:p w14:paraId="10E4FBC4" w14:textId="50C81038" w:rsidR="008C31D9" w:rsidRPr="00106D83" w:rsidRDefault="00BB28CA" w:rsidP="008C31D9">
            <w:pPr>
              <w:spacing w:after="0"/>
              <w:rPr>
                <w:rFonts w:ascii="Arial" w:hAnsi="Arial" w:cs="Arial"/>
                <w:sz w:val="22"/>
                <w:szCs w:val="22"/>
              </w:rPr>
            </w:pPr>
            <w:proofErr w:type="spellStart"/>
            <w:r w:rsidRPr="00106D83">
              <w:rPr>
                <w:rFonts w:ascii="Arial" w:hAnsi="Arial" w:cs="Arial"/>
                <w:sz w:val="22"/>
                <w:szCs w:val="22"/>
              </w:rPr>
              <w:t>Bou</w:t>
            </w:r>
            <w:r w:rsidR="003D13E5" w:rsidRPr="00106D83">
              <w:rPr>
                <w:rFonts w:ascii="Arial" w:hAnsi="Arial" w:cs="Arial"/>
                <w:sz w:val="22"/>
                <w:szCs w:val="22"/>
              </w:rPr>
              <w:t>w</w:t>
            </w:r>
            <w:r w:rsidRPr="00106D83">
              <w:rPr>
                <w:rFonts w:ascii="Arial" w:hAnsi="Arial" w:cs="Arial"/>
                <w:sz w:val="22"/>
                <w:szCs w:val="22"/>
              </w:rPr>
              <w:t>sema</w:t>
            </w:r>
            <w:proofErr w:type="spellEnd"/>
            <w:r w:rsidR="00894199" w:rsidRPr="00106D83">
              <w:rPr>
                <w:rFonts w:ascii="Arial" w:hAnsi="Arial" w:cs="Arial"/>
                <w:sz w:val="22"/>
                <w:szCs w:val="22"/>
              </w:rPr>
              <w:t xml:space="preserve"> et al show that,</w:t>
            </w:r>
            <w:r w:rsidRPr="00106D83">
              <w:rPr>
                <w:rFonts w:ascii="Arial" w:hAnsi="Arial" w:cs="Arial"/>
                <w:sz w:val="22"/>
                <w:szCs w:val="22"/>
              </w:rPr>
              <w:t xml:space="preserve"> </w:t>
            </w:r>
            <w:r w:rsidR="00894199" w:rsidRPr="00106D83">
              <w:rPr>
                <w:rFonts w:ascii="Arial" w:hAnsi="Arial" w:cs="Arial"/>
                <w:sz w:val="22"/>
                <w:szCs w:val="22"/>
              </w:rPr>
              <w:t xml:space="preserve">even with training, </w:t>
            </w:r>
            <w:r w:rsidR="00481611" w:rsidRPr="00106D83">
              <w:rPr>
                <w:rFonts w:ascii="Arial" w:hAnsi="Arial" w:cs="Arial"/>
                <w:sz w:val="22"/>
                <w:szCs w:val="22"/>
              </w:rPr>
              <w:t xml:space="preserve">prosthesis </w:t>
            </w:r>
            <w:r w:rsidR="00894199" w:rsidRPr="00106D83">
              <w:rPr>
                <w:rFonts w:ascii="Arial" w:hAnsi="Arial" w:cs="Arial"/>
                <w:sz w:val="22"/>
                <w:szCs w:val="22"/>
              </w:rPr>
              <w:t xml:space="preserve">users plateau at 56 on the </w:t>
            </w:r>
            <w:r w:rsidR="00E330B5" w:rsidRPr="00106D83">
              <w:rPr>
                <w:rFonts w:ascii="Arial" w:hAnsi="Arial" w:cs="Arial"/>
                <w:sz w:val="22"/>
                <w:szCs w:val="22"/>
              </w:rPr>
              <w:t>Southampton Hand Assessment Procedure</w:t>
            </w:r>
            <w:r w:rsidR="0008402A" w:rsidRPr="00106D83">
              <w:rPr>
                <w:rFonts w:ascii="Arial" w:hAnsi="Arial" w:cs="Arial"/>
                <w:sz w:val="22"/>
                <w:szCs w:val="22"/>
              </w:rPr>
              <w:t xml:space="preserve"> (SHAP)</w:t>
            </w:r>
            <w:r w:rsidR="00FE3BB3" w:rsidRPr="00106D83">
              <w:rPr>
                <w:rFonts w:ascii="Arial" w:hAnsi="Arial" w:cs="Arial"/>
                <w:sz w:val="22"/>
                <w:szCs w:val="22"/>
              </w:rPr>
              <w:t xml:space="preserve">, </w:t>
            </w:r>
            <w:r w:rsidR="00972BE9" w:rsidRPr="00106D83">
              <w:rPr>
                <w:rFonts w:ascii="Arial" w:hAnsi="Arial" w:cs="Arial"/>
                <w:sz w:val="22"/>
                <w:szCs w:val="22"/>
              </w:rPr>
              <w:t>a standardized test that measures how well a hand performs everyday object-handling tasks, producing an overall functionality score.</w:t>
            </w:r>
            <w:r w:rsidR="00FE3BB3" w:rsidRPr="00106D83">
              <w:rPr>
                <w:rFonts w:ascii="Arial" w:hAnsi="Arial" w:cs="Arial"/>
                <w:sz w:val="22"/>
                <w:szCs w:val="22"/>
              </w:rPr>
              <w:t xml:space="preserve"> This is</w:t>
            </w:r>
            <w:r w:rsidR="00894199" w:rsidRPr="00106D83">
              <w:rPr>
                <w:rFonts w:ascii="Arial" w:hAnsi="Arial" w:cs="Arial"/>
                <w:sz w:val="22"/>
                <w:szCs w:val="22"/>
              </w:rPr>
              <w:t xml:space="preserve"> far below the 95–100 scored by a </w:t>
            </w:r>
            <w:r w:rsidR="00481611" w:rsidRPr="00106D83">
              <w:rPr>
                <w:rFonts w:ascii="Arial" w:hAnsi="Arial" w:cs="Arial"/>
                <w:sz w:val="22"/>
                <w:szCs w:val="22"/>
              </w:rPr>
              <w:t>real</w:t>
            </w:r>
            <w:r w:rsidR="00894199" w:rsidRPr="00106D83">
              <w:rPr>
                <w:rFonts w:ascii="Arial" w:hAnsi="Arial" w:cs="Arial"/>
                <w:sz w:val="22"/>
                <w:szCs w:val="22"/>
              </w:rPr>
              <w:t xml:space="preserve"> hand, and they still struggle to master grip-force control because the prosthesis provides </w:t>
            </w:r>
            <w:r w:rsidR="00E330B5" w:rsidRPr="00106D83">
              <w:rPr>
                <w:rFonts w:ascii="Arial" w:hAnsi="Arial" w:cs="Arial"/>
                <w:sz w:val="22"/>
                <w:szCs w:val="22"/>
              </w:rPr>
              <w:t>limited</w:t>
            </w:r>
            <w:r w:rsidR="00894199" w:rsidRPr="00106D83">
              <w:rPr>
                <w:rFonts w:ascii="Arial" w:hAnsi="Arial" w:cs="Arial"/>
                <w:sz w:val="22"/>
                <w:szCs w:val="22"/>
              </w:rPr>
              <w:t xml:space="preserve"> proprioceptive or tactile feedback, highlighting </w:t>
            </w:r>
            <w:r w:rsidR="00EC4929" w:rsidRPr="00106D83">
              <w:rPr>
                <w:rFonts w:ascii="Arial" w:hAnsi="Arial" w:cs="Arial"/>
                <w:sz w:val="22"/>
                <w:szCs w:val="22"/>
              </w:rPr>
              <w:t>the</w:t>
            </w:r>
            <w:r w:rsidR="00894199" w:rsidRPr="00106D83">
              <w:rPr>
                <w:rFonts w:ascii="Arial" w:hAnsi="Arial" w:cs="Arial"/>
                <w:sz w:val="22"/>
                <w:szCs w:val="22"/>
              </w:rPr>
              <w:t xml:space="preserve"> </w:t>
            </w:r>
            <w:r w:rsidR="00FE3BB3" w:rsidRPr="00106D83">
              <w:rPr>
                <w:rFonts w:ascii="Arial" w:hAnsi="Arial" w:cs="Arial"/>
                <w:sz w:val="22"/>
                <w:szCs w:val="22"/>
              </w:rPr>
              <w:t>minimal</w:t>
            </w:r>
            <w:r w:rsidR="00894199" w:rsidRPr="00106D83">
              <w:rPr>
                <w:rFonts w:ascii="Arial" w:hAnsi="Arial" w:cs="Arial"/>
                <w:sz w:val="22"/>
                <w:szCs w:val="22"/>
              </w:rPr>
              <w:t xml:space="preserve"> real-world utility</w:t>
            </w:r>
            <w:r w:rsidR="00EC4929" w:rsidRPr="00106D83">
              <w:rPr>
                <w:rFonts w:ascii="Arial" w:hAnsi="Arial" w:cs="Arial"/>
                <w:sz w:val="22"/>
                <w:szCs w:val="22"/>
              </w:rPr>
              <w:t xml:space="preserve"> of bionic hands</w:t>
            </w:r>
            <w:r w:rsidR="008C31D9" w:rsidRPr="00106D83">
              <w:rPr>
                <w:rFonts w:ascii="Arial" w:hAnsi="Arial" w:cs="Arial"/>
                <w:sz w:val="22"/>
                <w:szCs w:val="22"/>
              </w:rPr>
              <w:t xml:space="preserve"> (19).</w:t>
            </w:r>
          </w:p>
        </w:tc>
      </w:tr>
      <w:tr w:rsidR="00850F6D" w:rsidRPr="00106D83" w14:paraId="7C15FDB2" w14:textId="77777777" w:rsidTr="00850F6D">
        <w:trPr>
          <w:trHeight w:val="300"/>
        </w:trPr>
        <w:tc>
          <w:tcPr>
            <w:tcW w:w="0" w:type="auto"/>
            <w:vAlign w:val="center"/>
          </w:tcPr>
          <w:p w14:paraId="08B3E412" w14:textId="483D9585" w:rsidR="00850F6D" w:rsidRPr="00106D83" w:rsidRDefault="00850F6D" w:rsidP="00850F6D">
            <w:pPr>
              <w:spacing w:after="0"/>
              <w:rPr>
                <w:rFonts w:ascii="Arial" w:hAnsi="Arial" w:cs="Arial"/>
                <w:b/>
                <w:bCs/>
                <w:sz w:val="22"/>
                <w:szCs w:val="22"/>
              </w:rPr>
            </w:pPr>
            <w:r w:rsidRPr="00106D83">
              <w:rPr>
                <w:rFonts w:ascii="Arial" w:hAnsi="Arial" w:cs="Arial"/>
                <w:b/>
                <w:bCs/>
                <w:sz w:val="22"/>
                <w:szCs w:val="22"/>
              </w:rPr>
              <w:t>High Cognitive Load</w:t>
            </w:r>
          </w:p>
        </w:tc>
        <w:tc>
          <w:tcPr>
            <w:tcW w:w="0" w:type="auto"/>
            <w:vAlign w:val="center"/>
          </w:tcPr>
          <w:p w14:paraId="78414C38" w14:textId="6E7F3D37" w:rsidR="00850F6D" w:rsidRPr="00106D83" w:rsidRDefault="00850F6D" w:rsidP="00850F6D">
            <w:pPr>
              <w:spacing w:before="240" w:after="240"/>
              <w:rPr>
                <w:rStyle w:val="bold"/>
                <w:rFonts w:ascii="Arial" w:hAnsi="Arial" w:cs="Arial"/>
                <w:color w:val="131314"/>
                <w:sz w:val="22"/>
                <w:szCs w:val="22"/>
                <w:shd w:val="clear" w:color="auto" w:fill="FFFFFF"/>
              </w:rPr>
            </w:pPr>
            <w:r w:rsidRPr="00106D83">
              <w:rPr>
                <w:rFonts w:ascii="Arial" w:eastAsia="Aptos" w:hAnsi="Arial" w:cs="Arial"/>
                <w:sz w:val="22"/>
                <w:szCs w:val="22"/>
              </w:rPr>
              <w:t>Operating myoelectric prostheses requires significant cognitive effort, largely due to their reliance on visual feedback, making control mentally demanding for users (20).</w:t>
            </w:r>
          </w:p>
        </w:tc>
      </w:tr>
      <w:tr w:rsidR="00850F6D" w:rsidRPr="00106D83" w14:paraId="4BAE9A5D" w14:textId="77777777" w:rsidTr="00850F6D">
        <w:trPr>
          <w:trHeight w:val="300"/>
        </w:trPr>
        <w:tc>
          <w:tcPr>
            <w:tcW w:w="0" w:type="auto"/>
            <w:vAlign w:val="center"/>
          </w:tcPr>
          <w:p w14:paraId="5485FE9C" w14:textId="3CC6116F" w:rsidR="00850F6D" w:rsidRPr="00106D83" w:rsidRDefault="00850F6D" w:rsidP="00850F6D">
            <w:pPr>
              <w:spacing w:after="0"/>
              <w:rPr>
                <w:rFonts w:ascii="Arial" w:hAnsi="Arial" w:cs="Arial"/>
                <w:b/>
                <w:bCs/>
                <w:sz w:val="22"/>
                <w:szCs w:val="22"/>
              </w:rPr>
            </w:pPr>
            <w:r w:rsidRPr="00106D83">
              <w:rPr>
                <w:rFonts w:ascii="Arial" w:hAnsi="Arial" w:cs="Arial"/>
                <w:b/>
                <w:bCs/>
                <w:sz w:val="22"/>
                <w:szCs w:val="22"/>
              </w:rPr>
              <w:lastRenderedPageBreak/>
              <w:t>Grip instability</w:t>
            </w:r>
          </w:p>
        </w:tc>
        <w:tc>
          <w:tcPr>
            <w:tcW w:w="0" w:type="auto"/>
            <w:vAlign w:val="center"/>
          </w:tcPr>
          <w:p w14:paraId="338596B1" w14:textId="5B40672A" w:rsidR="00850F6D" w:rsidRPr="00106D83" w:rsidRDefault="00606947" w:rsidP="00850F6D">
            <w:pPr>
              <w:spacing w:before="240" w:after="240"/>
              <w:rPr>
                <w:rFonts w:ascii="Arial" w:eastAsia="Aptos" w:hAnsi="Arial" w:cs="Arial"/>
                <w:sz w:val="22"/>
                <w:szCs w:val="22"/>
              </w:rPr>
            </w:pPr>
            <w:r w:rsidRPr="00106D83">
              <w:rPr>
                <w:rFonts w:ascii="Arial" w:hAnsi="Arial" w:cs="Arial"/>
                <w:sz w:val="22"/>
                <w:szCs w:val="22"/>
              </w:rPr>
              <w:t xml:space="preserve">The </w:t>
            </w:r>
            <w:proofErr w:type="spellStart"/>
            <w:r w:rsidRPr="00106D83">
              <w:rPr>
                <w:rFonts w:ascii="Arial" w:hAnsi="Arial" w:cs="Arial"/>
                <w:sz w:val="22"/>
                <w:szCs w:val="22"/>
              </w:rPr>
              <w:t>Ottobock</w:t>
            </w:r>
            <w:proofErr w:type="spellEnd"/>
            <w:r w:rsidRPr="00106D83">
              <w:rPr>
                <w:rFonts w:ascii="Arial" w:hAnsi="Arial" w:cs="Arial"/>
                <w:sz w:val="22"/>
                <w:szCs w:val="22"/>
              </w:rPr>
              <w:t xml:space="preserve"> Bionic Hand relies on fixed control, making its capacity for adaptive grasping and overall stability constrained, a limitation underscored by Tawfik et </w:t>
            </w:r>
            <w:proofErr w:type="spellStart"/>
            <w:r w:rsidRPr="00106D83">
              <w:rPr>
                <w:rFonts w:ascii="Arial" w:hAnsi="Arial" w:cs="Arial"/>
                <w:sz w:val="22"/>
                <w:szCs w:val="22"/>
              </w:rPr>
              <w:t>al’s</w:t>
            </w:r>
            <w:proofErr w:type="spellEnd"/>
            <w:r w:rsidRPr="00106D83">
              <w:rPr>
                <w:rFonts w:ascii="Arial" w:hAnsi="Arial" w:cs="Arial"/>
                <w:sz w:val="22"/>
                <w:szCs w:val="22"/>
              </w:rPr>
              <w:t xml:space="preserve"> slip-detection study, which highlights persistent concerns about grip instability in prosthetic hands (21). </w:t>
            </w:r>
            <w:r w:rsidR="00B662EA" w:rsidRPr="00106D83">
              <w:rPr>
                <w:rStyle w:val="ng-star-inserted"/>
                <w:rFonts w:ascii="Arial" w:hAnsi="Arial" w:cs="Arial"/>
                <w:color w:val="131314"/>
                <w:sz w:val="22"/>
                <w:szCs w:val="22"/>
                <w:shd w:val="clear" w:color="auto" w:fill="FFFFFF"/>
              </w:rPr>
              <w:t xml:space="preserve">Although not a prosthetic, </w:t>
            </w:r>
            <w:r w:rsidR="00B662EA" w:rsidRPr="00106D83">
              <w:rPr>
                <w:rFonts w:ascii="Arial" w:hAnsi="Arial" w:cs="Arial"/>
                <w:sz w:val="22"/>
                <w:szCs w:val="22"/>
              </w:rPr>
              <w:t>Khin et al</w:t>
            </w:r>
            <w:r w:rsidRPr="00106D83">
              <w:rPr>
                <w:rFonts w:ascii="Arial" w:hAnsi="Arial" w:cs="Arial"/>
                <w:sz w:val="22"/>
                <w:szCs w:val="22"/>
              </w:rPr>
              <w:t xml:space="preserve"> similarly</w:t>
            </w:r>
            <w:r w:rsidR="00B662EA" w:rsidRPr="00106D83">
              <w:rPr>
                <w:rFonts w:ascii="Arial" w:hAnsi="Arial" w:cs="Arial"/>
                <w:sz w:val="22"/>
                <w:szCs w:val="22"/>
              </w:rPr>
              <w:t xml:space="preserve"> report that during object lifting, their soft-robotic hand prototype exhibited tilting and slight shifts due to acceleration and insufficient grasp strength, manifesting as slippage events that their stability estimation network detected with 85.16–89.96 % accuracy (</w:t>
            </w:r>
            <w:r w:rsidR="003417E0" w:rsidRPr="00106D83">
              <w:rPr>
                <w:rFonts w:ascii="Arial" w:hAnsi="Arial" w:cs="Arial"/>
                <w:sz w:val="22"/>
                <w:szCs w:val="22"/>
              </w:rPr>
              <w:t>22</w:t>
            </w:r>
            <w:r w:rsidR="00B662EA" w:rsidRPr="00106D83">
              <w:rPr>
                <w:rFonts w:ascii="Arial" w:hAnsi="Arial" w:cs="Arial"/>
                <w:sz w:val="22"/>
                <w:szCs w:val="22"/>
              </w:rPr>
              <w:t>). This still demonstrates that robotic hands in general have this problem</w:t>
            </w:r>
            <w:r w:rsidR="003417E0" w:rsidRPr="00106D83">
              <w:rPr>
                <w:rFonts w:ascii="Arial" w:hAnsi="Arial" w:cs="Arial"/>
                <w:sz w:val="22"/>
                <w:szCs w:val="22"/>
              </w:rPr>
              <w:t>.</w:t>
            </w:r>
          </w:p>
        </w:tc>
      </w:tr>
      <w:tr w:rsidR="00850F6D" w:rsidRPr="00106D83" w14:paraId="2E708F29" w14:textId="77777777" w:rsidTr="00850F6D">
        <w:trPr>
          <w:trHeight w:val="300"/>
        </w:trPr>
        <w:tc>
          <w:tcPr>
            <w:tcW w:w="0" w:type="auto"/>
            <w:vAlign w:val="center"/>
          </w:tcPr>
          <w:p w14:paraId="1BE6109D" w14:textId="78CDCDC6" w:rsidR="00850F6D" w:rsidRPr="00106D83" w:rsidRDefault="00850F6D" w:rsidP="00850F6D">
            <w:pPr>
              <w:spacing w:after="0"/>
              <w:rPr>
                <w:rFonts w:ascii="Arial" w:hAnsi="Arial" w:cs="Arial"/>
                <w:b/>
                <w:bCs/>
                <w:sz w:val="22"/>
                <w:szCs w:val="22"/>
              </w:rPr>
            </w:pPr>
            <w:r w:rsidRPr="00106D83">
              <w:rPr>
                <w:rFonts w:ascii="Arial" w:hAnsi="Arial" w:cs="Arial"/>
                <w:b/>
                <w:bCs/>
                <w:sz w:val="22"/>
                <w:szCs w:val="22"/>
              </w:rPr>
              <w:t>Use training</w:t>
            </w:r>
          </w:p>
        </w:tc>
        <w:tc>
          <w:tcPr>
            <w:tcW w:w="0" w:type="auto"/>
            <w:vAlign w:val="center"/>
          </w:tcPr>
          <w:p w14:paraId="641817EC" w14:textId="74F033A6" w:rsidR="00850F6D" w:rsidRPr="00106D83" w:rsidRDefault="00850F6D" w:rsidP="00850F6D">
            <w:pPr>
              <w:spacing w:before="240" w:after="240"/>
              <w:rPr>
                <w:rFonts w:ascii="Arial" w:eastAsia="Aptos" w:hAnsi="Arial" w:cs="Arial"/>
                <w:sz w:val="22"/>
                <w:szCs w:val="22"/>
              </w:rPr>
            </w:pPr>
            <w:r w:rsidRPr="00106D83">
              <w:rPr>
                <w:rFonts w:ascii="Arial" w:hAnsi="Arial" w:cs="Arial"/>
                <w:sz w:val="22"/>
                <w:szCs w:val="22"/>
              </w:rPr>
              <w:t>Riet et al</w:t>
            </w:r>
            <w:ins w:id="41" w:author="benjaminjihawkins@gmail.com" w:date="2025-04-17T15:49:00Z">
              <w:r w:rsidRPr="00106D83">
                <w:rPr>
                  <w:rFonts w:ascii="Arial" w:hAnsi="Arial" w:cs="Arial"/>
                  <w:sz w:val="22"/>
                  <w:szCs w:val="22"/>
                </w:rPr>
                <w:t>.</w:t>
              </w:r>
            </w:ins>
            <w:r w:rsidRPr="00106D83">
              <w:rPr>
                <w:rFonts w:ascii="Arial" w:hAnsi="Arial" w:cs="Arial"/>
                <w:sz w:val="22"/>
                <w:szCs w:val="22"/>
              </w:rPr>
              <w:t xml:space="preserve"> share that at least </w:t>
            </w:r>
            <w:ins w:id="42" w:author="benjaminjihawkins@gmail.com" w:date="2025-04-17T15:50:00Z">
              <w:r w:rsidRPr="00106D83">
                <w:rPr>
                  <w:rFonts w:ascii="Arial" w:hAnsi="Arial" w:cs="Arial"/>
                  <w:sz w:val="22"/>
                  <w:szCs w:val="22"/>
                </w:rPr>
                <w:t>four</w:t>
              </w:r>
            </w:ins>
            <w:r w:rsidRPr="00106D83">
              <w:rPr>
                <w:rFonts w:ascii="Arial" w:hAnsi="Arial" w:cs="Arial"/>
                <w:sz w:val="22"/>
                <w:szCs w:val="22"/>
              </w:rPr>
              <w:t xml:space="preserve"> months of daily training is required to use a prosthetic hand. By this point, users may have already become frustrated and stopped using it all together (2</w:t>
            </w:r>
            <w:r w:rsidR="003417E0" w:rsidRPr="00106D83">
              <w:rPr>
                <w:rFonts w:ascii="Arial" w:hAnsi="Arial" w:cs="Arial"/>
                <w:sz w:val="22"/>
                <w:szCs w:val="22"/>
              </w:rPr>
              <w:t>3</w:t>
            </w:r>
            <w:r w:rsidRPr="00106D83">
              <w:rPr>
                <w:rFonts w:ascii="Arial" w:hAnsi="Arial" w:cs="Arial"/>
                <w:sz w:val="22"/>
                <w:szCs w:val="22"/>
              </w:rPr>
              <w:t>).</w:t>
            </w:r>
          </w:p>
        </w:tc>
      </w:tr>
    </w:tbl>
    <w:p w14:paraId="3576F93D" w14:textId="279D911B" w:rsidR="000F6A01" w:rsidRPr="00106D83" w:rsidRDefault="000F6A01" w:rsidP="00806B25">
      <w:pPr>
        <w:pStyle w:val="Caption"/>
        <w:keepNext/>
        <w:jc w:val="center"/>
        <w:rPr>
          <w:rFonts w:ascii="Arial" w:hAnsi="Arial" w:cs="Arial"/>
        </w:rPr>
      </w:pPr>
      <w:r w:rsidRPr="00106D83">
        <w:rPr>
          <w:rFonts w:ascii="Arial" w:hAnsi="Arial" w:cs="Arial"/>
        </w:rPr>
        <w:t xml:space="preserve">Table </w:t>
      </w:r>
      <w:r w:rsidR="00806B25" w:rsidRPr="00106D83">
        <w:rPr>
          <w:rFonts w:ascii="Arial" w:hAnsi="Arial" w:cs="Arial"/>
        </w:rPr>
        <w:t>2</w:t>
      </w:r>
      <w:r w:rsidRPr="00106D83">
        <w:rPr>
          <w:rFonts w:ascii="Arial" w:hAnsi="Arial" w:cs="Arial"/>
        </w:rPr>
        <w:t>: The limitations of myoelectric prosthetic hands.</w:t>
      </w:r>
    </w:p>
    <w:p w14:paraId="0FC1AB79" w14:textId="6BAA8EE6" w:rsidR="6ADD27D5" w:rsidRPr="00106D83" w:rsidRDefault="00D73928" w:rsidP="00D04B66">
      <w:pPr>
        <w:jc w:val="both"/>
        <w:rPr>
          <w:rFonts w:ascii="Arial" w:hAnsi="Arial" w:cs="Arial"/>
          <w:sz w:val="22"/>
          <w:szCs w:val="22"/>
        </w:rPr>
      </w:pPr>
      <w:r w:rsidRPr="00106D83">
        <w:rPr>
          <w:rFonts w:ascii="Arial" w:hAnsi="Arial" w:cs="Arial"/>
          <w:sz w:val="22"/>
          <w:szCs w:val="22"/>
        </w:rPr>
        <w:t>Since myoelectric prosthetic hands appeared over 60 years ago, there has been limited evolution of the technology. The cognitive load on users and learning curve is high, control is not natural, and grip-stability is an issue. However, the rise of AI</w:t>
      </w:r>
      <w:r w:rsidRPr="00106D83">
        <w:rPr>
          <w:rFonts w:ascii="Cambria Math" w:hAnsi="Cambria Math" w:cs="Cambria Math"/>
          <w:sz w:val="22"/>
          <w:szCs w:val="22"/>
        </w:rPr>
        <w:t>‐</w:t>
      </w:r>
      <w:r w:rsidRPr="00106D83">
        <w:rPr>
          <w:rFonts w:ascii="Arial" w:hAnsi="Arial" w:cs="Arial"/>
          <w:sz w:val="22"/>
          <w:szCs w:val="22"/>
        </w:rPr>
        <w:t xml:space="preserve">driven </w:t>
      </w:r>
      <w:r w:rsidRPr="00106D83">
        <w:rPr>
          <w:rFonts w:ascii="Arial" w:hAnsi="Arial" w:cs="Arial"/>
          <w:bCs/>
          <w:sz w:val="22"/>
          <w:szCs w:val="22"/>
        </w:rPr>
        <w:t>shared</w:t>
      </w:r>
      <w:r w:rsidRPr="00106D83">
        <w:rPr>
          <w:rFonts w:ascii="Cambria Math" w:hAnsi="Cambria Math" w:cs="Cambria Math"/>
          <w:bCs/>
          <w:sz w:val="22"/>
          <w:szCs w:val="22"/>
        </w:rPr>
        <w:t>‐</w:t>
      </w:r>
      <w:r w:rsidRPr="00106D83">
        <w:rPr>
          <w:rFonts w:ascii="Arial" w:hAnsi="Arial" w:cs="Arial"/>
          <w:bCs/>
          <w:sz w:val="22"/>
          <w:szCs w:val="22"/>
        </w:rPr>
        <w:t>control systems</w:t>
      </w:r>
      <w:r w:rsidRPr="00106D83">
        <w:rPr>
          <w:rFonts w:ascii="Arial" w:hAnsi="Arial" w:cs="Arial"/>
          <w:sz w:val="22"/>
          <w:szCs w:val="22"/>
        </w:rPr>
        <w:t xml:space="preserve"> offers a promising solution to these challenges.</w:t>
      </w:r>
    </w:p>
    <w:p w14:paraId="0332203E" w14:textId="15A99CE0" w:rsidR="0071218F" w:rsidRPr="00106D83" w:rsidRDefault="0071218F" w:rsidP="001F2C73">
      <w:pPr>
        <w:pStyle w:val="Heading3"/>
      </w:pPr>
      <w:bookmarkStart w:id="43" w:name="_Toc197363908"/>
      <w:bookmarkStart w:id="44" w:name="_Toc197364547"/>
      <w:bookmarkStart w:id="45" w:name="_Toc197364586"/>
      <w:bookmarkStart w:id="46" w:name="_Toc197626242"/>
      <w:bookmarkStart w:id="47" w:name="_Toc197768156"/>
      <w:bookmarkStart w:id="48" w:name="_Toc197770462"/>
      <w:bookmarkStart w:id="49" w:name="_Toc197984211"/>
      <w:bookmarkStart w:id="50" w:name="_Toc198116535"/>
      <w:r w:rsidRPr="00106D83">
        <w:t xml:space="preserve">1.1.3 Shared </w:t>
      </w:r>
      <w:r w:rsidR="006D7B71" w:rsidRPr="00106D83">
        <w:t>c</w:t>
      </w:r>
      <w:r w:rsidRPr="00106D83">
        <w:t>ontrol between human and an intelligent bionic prosthetic</w:t>
      </w:r>
      <w:bookmarkEnd w:id="43"/>
      <w:bookmarkEnd w:id="44"/>
      <w:bookmarkEnd w:id="45"/>
      <w:bookmarkEnd w:id="46"/>
      <w:bookmarkEnd w:id="47"/>
      <w:bookmarkEnd w:id="48"/>
      <w:r w:rsidR="00B74449" w:rsidRPr="00106D83">
        <w:t xml:space="preserve"> hand</w:t>
      </w:r>
      <w:bookmarkEnd w:id="49"/>
      <w:bookmarkEnd w:id="50"/>
    </w:p>
    <w:p w14:paraId="4833B84C" w14:textId="1E957C36" w:rsidR="0071218F" w:rsidRPr="00106D83" w:rsidRDefault="006D7B71" w:rsidP="00D04B66">
      <w:pPr>
        <w:spacing w:before="240" w:after="240"/>
        <w:jc w:val="both"/>
        <w:rPr>
          <w:rFonts w:ascii="Arial" w:hAnsi="Arial" w:cs="Arial"/>
          <w:sz w:val="22"/>
          <w:szCs w:val="22"/>
        </w:rPr>
      </w:pPr>
      <w:r w:rsidRPr="00106D83">
        <w:rPr>
          <w:rFonts w:ascii="Arial" w:eastAsia="Aptos" w:hAnsi="Arial" w:cs="Arial"/>
          <w:sz w:val="22"/>
          <w:szCs w:val="22"/>
        </w:rPr>
        <w:t>Shared control</w:t>
      </w:r>
      <w:r w:rsidR="0071218F" w:rsidRPr="00106D83">
        <w:rPr>
          <w:rFonts w:ascii="Arial" w:eastAsia="Aptos" w:hAnsi="Arial" w:cs="Arial"/>
          <w:sz w:val="22"/>
          <w:szCs w:val="22"/>
        </w:rPr>
        <w:t>, where the decision-making process is distributed between the user and a</w:t>
      </w:r>
      <w:r w:rsidR="00A64753" w:rsidRPr="00106D83">
        <w:rPr>
          <w:rFonts w:ascii="Arial" w:eastAsia="Aptos" w:hAnsi="Arial" w:cs="Arial"/>
          <w:sz w:val="22"/>
          <w:szCs w:val="22"/>
        </w:rPr>
        <w:t>n intelligent</w:t>
      </w:r>
      <w:r w:rsidR="0071218F" w:rsidRPr="00106D83">
        <w:rPr>
          <w:rFonts w:ascii="Arial" w:eastAsia="Aptos" w:hAnsi="Arial" w:cs="Arial"/>
          <w:sz w:val="22"/>
          <w:szCs w:val="22"/>
        </w:rPr>
        <w:t xml:space="preserve"> device, has emerged as a</w:t>
      </w:r>
      <w:r w:rsidR="00AC4D75" w:rsidRPr="00106D83">
        <w:rPr>
          <w:rFonts w:ascii="Arial" w:eastAsia="Aptos" w:hAnsi="Arial" w:cs="Arial"/>
          <w:sz w:val="22"/>
          <w:szCs w:val="22"/>
        </w:rPr>
        <w:t xml:space="preserve"> </w:t>
      </w:r>
      <w:r w:rsidR="0071218F" w:rsidRPr="00106D83">
        <w:rPr>
          <w:rFonts w:ascii="Arial" w:eastAsia="Aptos" w:hAnsi="Arial" w:cs="Arial"/>
          <w:sz w:val="22"/>
          <w:szCs w:val="22"/>
        </w:rPr>
        <w:t>strategy to reduce the cognitive burden on users</w:t>
      </w:r>
      <w:r w:rsidR="00A64753" w:rsidRPr="00106D83">
        <w:rPr>
          <w:rFonts w:ascii="Arial" w:eastAsia="Aptos" w:hAnsi="Arial" w:cs="Arial"/>
          <w:sz w:val="22"/>
          <w:szCs w:val="22"/>
        </w:rPr>
        <w:t xml:space="preserve"> </w:t>
      </w:r>
      <w:r w:rsidR="00D2541C" w:rsidRPr="00106D83">
        <w:rPr>
          <w:rFonts w:ascii="Arial" w:eastAsia="Aptos" w:hAnsi="Arial" w:cs="Arial"/>
          <w:sz w:val="22"/>
          <w:szCs w:val="22"/>
        </w:rPr>
        <w:t xml:space="preserve">in assistive technologies </w:t>
      </w:r>
      <w:r w:rsidR="00A64753" w:rsidRPr="00106D83">
        <w:rPr>
          <w:rFonts w:ascii="Arial" w:eastAsia="Aptos" w:hAnsi="Arial" w:cs="Arial"/>
          <w:sz w:val="22"/>
          <w:szCs w:val="22"/>
        </w:rPr>
        <w:t>(</w:t>
      </w:r>
      <w:r w:rsidR="004764DD" w:rsidRPr="00106D83">
        <w:rPr>
          <w:rFonts w:ascii="Arial" w:hAnsi="Arial" w:cs="Arial"/>
          <w:sz w:val="22"/>
          <w:szCs w:val="22"/>
        </w:rPr>
        <w:t>2</w:t>
      </w:r>
      <w:r w:rsidR="003417E0" w:rsidRPr="00106D83">
        <w:rPr>
          <w:rFonts w:ascii="Arial" w:hAnsi="Arial" w:cs="Arial"/>
          <w:sz w:val="22"/>
          <w:szCs w:val="22"/>
        </w:rPr>
        <w:t>4</w:t>
      </w:r>
      <w:r w:rsidR="004764DD" w:rsidRPr="00106D83">
        <w:rPr>
          <w:rFonts w:ascii="Arial" w:hAnsi="Arial" w:cs="Arial"/>
          <w:sz w:val="22"/>
          <w:szCs w:val="22"/>
        </w:rPr>
        <w:t>).</w:t>
      </w:r>
      <w:r w:rsidR="00A64753" w:rsidRPr="00106D83">
        <w:rPr>
          <w:rFonts w:ascii="Arial" w:eastAsia="Aptos" w:hAnsi="Arial" w:cs="Arial"/>
          <w:sz w:val="22"/>
          <w:szCs w:val="22"/>
        </w:rPr>
        <w:t xml:space="preserve"> </w:t>
      </w:r>
      <w:r w:rsidR="00D2541C" w:rsidRPr="00106D83">
        <w:rPr>
          <w:rFonts w:ascii="Arial" w:hAnsi="Arial" w:cs="Arial"/>
          <w:sz w:val="22"/>
          <w:szCs w:val="22"/>
        </w:rPr>
        <w:t xml:space="preserve">Carlson et al. applied </w:t>
      </w:r>
      <w:r w:rsidR="00AC4D75" w:rsidRPr="00106D83">
        <w:rPr>
          <w:rFonts w:ascii="Arial" w:hAnsi="Arial" w:cs="Arial"/>
          <w:sz w:val="22"/>
          <w:szCs w:val="22"/>
        </w:rPr>
        <w:t>it</w:t>
      </w:r>
      <w:r w:rsidR="00D2541C" w:rsidRPr="00106D83">
        <w:rPr>
          <w:rFonts w:ascii="Arial" w:hAnsi="Arial" w:cs="Arial"/>
          <w:sz w:val="22"/>
          <w:szCs w:val="22"/>
        </w:rPr>
        <w:t xml:space="preserve"> to brain</w:t>
      </w:r>
      <w:r w:rsidR="4F53B1D5" w:rsidRPr="00106D83">
        <w:rPr>
          <w:rFonts w:ascii="Arial" w:hAnsi="Arial" w:cs="Arial"/>
          <w:sz w:val="22"/>
          <w:szCs w:val="22"/>
        </w:rPr>
        <w:t>-</w:t>
      </w:r>
      <w:r w:rsidR="00D2541C" w:rsidRPr="00106D83">
        <w:rPr>
          <w:rFonts w:ascii="Arial" w:hAnsi="Arial" w:cs="Arial"/>
          <w:sz w:val="22"/>
          <w:szCs w:val="22"/>
        </w:rPr>
        <w:t xml:space="preserve">controlled wheelchairs, giving the chair its own “brain” to handle cumbersome tasks without </w:t>
      </w:r>
      <w:r w:rsidR="00545258" w:rsidRPr="00106D83">
        <w:rPr>
          <w:rFonts w:ascii="Arial" w:hAnsi="Arial" w:cs="Arial"/>
          <w:sz w:val="22"/>
          <w:szCs w:val="22"/>
        </w:rPr>
        <w:t xml:space="preserve">direct </w:t>
      </w:r>
      <w:r w:rsidR="00D2541C" w:rsidRPr="00106D83">
        <w:rPr>
          <w:rFonts w:ascii="Arial" w:hAnsi="Arial" w:cs="Arial"/>
          <w:sz w:val="22"/>
          <w:szCs w:val="22"/>
        </w:rPr>
        <w:t>effort</w:t>
      </w:r>
      <w:ins w:id="51" w:author="benjaminjihawkins@gmail.com" w:date="2025-04-17T15:54:00Z">
        <w:r w:rsidR="07582309" w:rsidRPr="00106D83">
          <w:rPr>
            <w:rFonts w:ascii="Arial" w:hAnsi="Arial" w:cs="Arial"/>
            <w:sz w:val="22"/>
            <w:szCs w:val="22"/>
          </w:rPr>
          <w:t xml:space="preserve"> </w:t>
        </w:r>
      </w:ins>
      <w:r w:rsidR="00545258" w:rsidRPr="00106D83">
        <w:rPr>
          <w:rFonts w:ascii="Arial" w:hAnsi="Arial" w:cs="Arial"/>
          <w:sz w:val="22"/>
          <w:szCs w:val="22"/>
        </w:rPr>
        <w:t xml:space="preserve">from the user </w:t>
      </w:r>
      <w:r w:rsidR="00A64753" w:rsidRPr="00106D83">
        <w:rPr>
          <w:rFonts w:ascii="Arial" w:eastAsia="Aptos" w:hAnsi="Arial" w:cs="Arial"/>
          <w:sz w:val="22"/>
          <w:szCs w:val="22"/>
        </w:rPr>
        <w:t>(</w:t>
      </w:r>
      <w:r w:rsidR="00BB2E75" w:rsidRPr="00106D83">
        <w:rPr>
          <w:rFonts w:ascii="Arial" w:hAnsi="Arial" w:cs="Arial"/>
          <w:sz w:val="22"/>
          <w:szCs w:val="22"/>
        </w:rPr>
        <w:t>2</w:t>
      </w:r>
      <w:r w:rsidR="003417E0" w:rsidRPr="00106D83">
        <w:rPr>
          <w:rFonts w:ascii="Arial" w:hAnsi="Arial" w:cs="Arial"/>
          <w:sz w:val="22"/>
          <w:szCs w:val="22"/>
        </w:rPr>
        <w:t>5</w:t>
      </w:r>
      <w:r w:rsidR="00BB2E75" w:rsidRPr="00106D83">
        <w:rPr>
          <w:rFonts w:ascii="Arial" w:hAnsi="Arial" w:cs="Arial"/>
          <w:sz w:val="22"/>
          <w:szCs w:val="22"/>
        </w:rPr>
        <w:t>).</w:t>
      </w:r>
      <w:r w:rsidR="00371223" w:rsidRPr="00106D83">
        <w:rPr>
          <w:rFonts w:ascii="Arial" w:eastAsia="Aptos" w:hAnsi="Arial" w:cs="Arial"/>
          <w:sz w:val="22"/>
          <w:szCs w:val="22"/>
        </w:rPr>
        <w:t xml:space="preserve"> </w:t>
      </w:r>
      <w:r w:rsidR="009A65E9" w:rsidRPr="00106D83">
        <w:rPr>
          <w:rFonts w:ascii="Arial" w:hAnsi="Arial" w:cs="Arial"/>
          <w:sz w:val="22"/>
          <w:szCs w:val="22"/>
        </w:rPr>
        <w:t>Artificial intelligence</w:t>
      </w:r>
      <w:r w:rsidR="00181CE1" w:rsidRPr="00106D83">
        <w:rPr>
          <w:rFonts w:ascii="Arial" w:hAnsi="Arial" w:cs="Arial"/>
          <w:sz w:val="22"/>
          <w:szCs w:val="22"/>
        </w:rPr>
        <w:t xml:space="preserve"> (AI)</w:t>
      </w:r>
      <w:r w:rsidR="009A65E9" w:rsidRPr="00106D83">
        <w:rPr>
          <w:rFonts w:ascii="Arial" w:hAnsi="Arial" w:cs="Arial"/>
          <w:sz w:val="22"/>
          <w:szCs w:val="22"/>
        </w:rPr>
        <w:t xml:space="preserve"> algorithms form the foundation of this technology (</w:t>
      </w:r>
      <w:r w:rsidR="00FA269F" w:rsidRPr="00106D83">
        <w:rPr>
          <w:rFonts w:ascii="Arial" w:hAnsi="Arial" w:cs="Arial"/>
          <w:sz w:val="22"/>
          <w:szCs w:val="22"/>
        </w:rPr>
        <w:t>2</w:t>
      </w:r>
      <w:r w:rsidR="003417E0" w:rsidRPr="00106D83">
        <w:rPr>
          <w:rFonts w:ascii="Arial" w:hAnsi="Arial" w:cs="Arial"/>
          <w:sz w:val="22"/>
          <w:szCs w:val="22"/>
        </w:rPr>
        <w:t>6</w:t>
      </w:r>
      <w:r w:rsidR="009A65E9" w:rsidRPr="00106D83">
        <w:rPr>
          <w:rFonts w:ascii="Arial" w:hAnsi="Arial" w:cs="Arial"/>
          <w:sz w:val="22"/>
          <w:szCs w:val="22"/>
        </w:rPr>
        <w:t>)</w:t>
      </w:r>
      <w:r w:rsidR="005A2A32" w:rsidRPr="00106D83">
        <w:rPr>
          <w:rFonts w:ascii="Arial" w:hAnsi="Arial" w:cs="Arial"/>
          <w:sz w:val="22"/>
          <w:szCs w:val="22"/>
        </w:rPr>
        <w:t>, y</w:t>
      </w:r>
      <w:r w:rsidR="009A65E9" w:rsidRPr="00106D83">
        <w:rPr>
          <w:rFonts w:ascii="Arial" w:hAnsi="Arial" w:cs="Arial"/>
          <w:sz w:val="22"/>
          <w:szCs w:val="22"/>
        </w:rPr>
        <w:t xml:space="preserve">et </w:t>
      </w:r>
      <w:r w:rsidR="00181CE1" w:rsidRPr="00106D83">
        <w:rPr>
          <w:rFonts w:ascii="Arial" w:hAnsi="Arial" w:cs="Arial"/>
          <w:sz w:val="22"/>
          <w:szCs w:val="22"/>
        </w:rPr>
        <w:t>AI</w:t>
      </w:r>
      <w:r w:rsidR="00DB4FEA" w:rsidRPr="00106D83">
        <w:rPr>
          <w:rFonts w:ascii="Arial" w:hAnsi="Arial" w:cs="Arial"/>
          <w:sz w:val="22"/>
          <w:szCs w:val="22"/>
        </w:rPr>
        <w:t>-</w:t>
      </w:r>
      <w:r w:rsidR="009A65E9" w:rsidRPr="00106D83">
        <w:rPr>
          <w:rFonts w:ascii="Arial" w:hAnsi="Arial" w:cs="Arial"/>
          <w:sz w:val="22"/>
          <w:szCs w:val="22"/>
        </w:rPr>
        <w:t xml:space="preserve">driven shared control remains almost unexplored in </w:t>
      </w:r>
      <w:r w:rsidR="00952C5C" w:rsidRPr="00106D83">
        <w:rPr>
          <w:rFonts w:ascii="Arial" w:hAnsi="Arial" w:cs="Arial"/>
          <w:sz w:val="22"/>
          <w:szCs w:val="22"/>
        </w:rPr>
        <w:t>prosthetic</w:t>
      </w:r>
      <w:r w:rsidR="009A65E9" w:rsidRPr="00106D83">
        <w:rPr>
          <w:rFonts w:ascii="Arial" w:hAnsi="Arial" w:cs="Arial"/>
          <w:sz w:val="22"/>
          <w:szCs w:val="22"/>
        </w:rPr>
        <w:t xml:space="preserve"> </w:t>
      </w:r>
      <w:r w:rsidR="00B74449" w:rsidRPr="00106D83">
        <w:rPr>
          <w:rFonts w:ascii="Arial" w:hAnsi="Arial" w:cs="Arial"/>
          <w:sz w:val="22"/>
          <w:szCs w:val="22"/>
        </w:rPr>
        <w:t>hands</w:t>
      </w:r>
      <w:r w:rsidR="009A65E9" w:rsidRPr="00106D83">
        <w:rPr>
          <w:rFonts w:ascii="Arial" w:hAnsi="Arial" w:cs="Arial"/>
          <w:sz w:val="22"/>
          <w:szCs w:val="22"/>
        </w:rPr>
        <w:t>. A PubMed search (</w:t>
      </w:r>
      <w:r w:rsidR="00A10D48" w:rsidRPr="00106D83">
        <w:rPr>
          <w:rFonts w:ascii="Arial" w:hAnsi="Arial" w:cs="Arial"/>
          <w:sz w:val="22"/>
          <w:szCs w:val="22"/>
        </w:rPr>
        <w:t>2</w:t>
      </w:r>
      <w:r w:rsidR="003417E0" w:rsidRPr="00106D83">
        <w:rPr>
          <w:rFonts w:ascii="Arial" w:hAnsi="Arial" w:cs="Arial"/>
          <w:sz w:val="22"/>
          <w:szCs w:val="22"/>
        </w:rPr>
        <w:t>7</w:t>
      </w:r>
      <w:r w:rsidR="00A10D48" w:rsidRPr="00106D83">
        <w:rPr>
          <w:rFonts w:ascii="Arial" w:hAnsi="Arial" w:cs="Arial"/>
          <w:sz w:val="22"/>
          <w:szCs w:val="22"/>
        </w:rPr>
        <w:t>)</w:t>
      </w:r>
      <w:r w:rsidR="009A65E9" w:rsidRPr="00106D83">
        <w:rPr>
          <w:rFonts w:ascii="Arial" w:hAnsi="Arial" w:cs="Arial"/>
          <w:sz w:val="22"/>
          <w:szCs w:val="22"/>
        </w:rPr>
        <w:t xml:space="preserve"> returned only one </w:t>
      </w:r>
      <w:r w:rsidR="621A5014" w:rsidRPr="00106D83">
        <w:rPr>
          <w:rFonts w:ascii="Arial" w:hAnsi="Arial" w:cs="Arial"/>
          <w:sz w:val="22"/>
          <w:szCs w:val="22"/>
        </w:rPr>
        <w:t xml:space="preserve">marginally </w:t>
      </w:r>
      <w:r w:rsidR="009A65E9" w:rsidRPr="00106D83">
        <w:rPr>
          <w:rFonts w:ascii="Arial" w:hAnsi="Arial" w:cs="Arial"/>
          <w:sz w:val="22"/>
          <w:szCs w:val="22"/>
        </w:rPr>
        <w:t xml:space="preserve">relevant study by </w:t>
      </w:r>
      <w:proofErr w:type="spellStart"/>
      <w:r w:rsidR="009A65E9" w:rsidRPr="00106D83">
        <w:rPr>
          <w:rFonts w:ascii="Arial" w:hAnsi="Arial" w:cs="Arial"/>
          <w:sz w:val="22"/>
          <w:szCs w:val="22"/>
        </w:rPr>
        <w:t>Khadivar</w:t>
      </w:r>
      <w:proofErr w:type="spellEnd"/>
      <w:r w:rsidR="009A65E9" w:rsidRPr="00106D83">
        <w:rPr>
          <w:rFonts w:ascii="Arial" w:hAnsi="Arial" w:cs="Arial"/>
          <w:sz w:val="22"/>
          <w:szCs w:val="22"/>
        </w:rPr>
        <w:t xml:space="preserve"> et al</w:t>
      </w:r>
      <w:r w:rsidR="0066013C" w:rsidRPr="00106D83">
        <w:rPr>
          <w:rFonts w:ascii="Arial" w:hAnsi="Arial" w:cs="Arial"/>
          <w:sz w:val="22"/>
          <w:szCs w:val="22"/>
        </w:rPr>
        <w:t xml:space="preserve"> (28)</w:t>
      </w:r>
      <w:r w:rsidR="009A65E9" w:rsidRPr="00106D83">
        <w:rPr>
          <w:rFonts w:ascii="Arial" w:hAnsi="Arial" w:cs="Arial"/>
          <w:sz w:val="22"/>
          <w:szCs w:val="22"/>
        </w:rPr>
        <w:t>. Th</w:t>
      </w:r>
      <w:r w:rsidR="00CB4F2E" w:rsidRPr="00106D83">
        <w:rPr>
          <w:rFonts w:ascii="Arial" w:hAnsi="Arial" w:cs="Arial"/>
          <w:sz w:val="22"/>
          <w:szCs w:val="22"/>
        </w:rPr>
        <w:t>ey</w:t>
      </w:r>
      <w:r w:rsidR="009A65E9" w:rsidRPr="00106D83">
        <w:rPr>
          <w:rFonts w:ascii="Arial" w:hAnsi="Arial" w:cs="Arial"/>
          <w:sz w:val="22"/>
          <w:szCs w:val="22"/>
        </w:rPr>
        <w:t xml:space="preserve"> use</w:t>
      </w:r>
      <w:r w:rsidR="005A2A32" w:rsidRPr="00106D83">
        <w:rPr>
          <w:rFonts w:ascii="Arial" w:hAnsi="Arial" w:cs="Arial"/>
          <w:sz w:val="22"/>
          <w:szCs w:val="22"/>
        </w:rPr>
        <w:t>d</w:t>
      </w:r>
      <w:r w:rsidR="009A65E9" w:rsidRPr="00106D83">
        <w:rPr>
          <w:rFonts w:ascii="Arial" w:hAnsi="Arial" w:cs="Arial"/>
          <w:sz w:val="22"/>
          <w:szCs w:val="22"/>
        </w:rPr>
        <w:t xml:space="preserve"> AI to decode E</w:t>
      </w:r>
      <w:r w:rsidR="00CB4F2E" w:rsidRPr="00106D83">
        <w:rPr>
          <w:rFonts w:ascii="Arial" w:hAnsi="Arial" w:cs="Arial"/>
          <w:sz w:val="22"/>
          <w:szCs w:val="22"/>
        </w:rPr>
        <w:t>lectromyograph (EMG)</w:t>
      </w:r>
      <w:r w:rsidR="009A65E9" w:rsidRPr="00106D83">
        <w:rPr>
          <w:rFonts w:ascii="Arial" w:hAnsi="Arial" w:cs="Arial"/>
          <w:sz w:val="22"/>
          <w:szCs w:val="22"/>
        </w:rPr>
        <w:t xml:space="preserve"> signals</w:t>
      </w:r>
      <w:r w:rsidR="005A2A32" w:rsidRPr="00106D83">
        <w:rPr>
          <w:rFonts w:ascii="Arial" w:hAnsi="Arial" w:cs="Arial"/>
          <w:sz w:val="22"/>
          <w:szCs w:val="22"/>
        </w:rPr>
        <w:t xml:space="preserve"> to change the angles of the fingers of a bionic hand</w:t>
      </w:r>
      <w:r w:rsidR="56DCF07A" w:rsidRPr="00106D83">
        <w:rPr>
          <w:rFonts w:ascii="Arial" w:hAnsi="Arial" w:cs="Arial"/>
          <w:sz w:val="22"/>
          <w:szCs w:val="22"/>
        </w:rPr>
        <w:t>.</w:t>
      </w:r>
      <w:r w:rsidR="009A65E9" w:rsidRPr="00106D83">
        <w:rPr>
          <w:rFonts w:ascii="Arial" w:hAnsi="Arial" w:cs="Arial"/>
          <w:sz w:val="22"/>
          <w:szCs w:val="22"/>
        </w:rPr>
        <w:t xml:space="preserve"> </w:t>
      </w:r>
      <w:r w:rsidR="100CACB2" w:rsidRPr="00106D83">
        <w:rPr>
          <w:rFonts w:ascii="Arial" w:hAnsi="Arial" w:cs="Arial"/>
          <w:sz w:val="22"/>
          <w:szCs w:val="22"/>
        </w:rPr>
        <w:t>I</w:t>
      </w:r>
      <w:r w:rsidR="005A2A32" w:rsidRPr="00106D83">
        <w:rPr>
          <w:rFonts w:ascii="Arial" w:hAnsi="Arial" w:cs="Arial"/>
          <w:sz w:val="22"/>
          <w:szCs w:val="22"/>
        </w:rPr>
        <w:t>ts effectiveness is limited by the inherent noise in EMG signals</w:t>
      </w:r>
      <w:r w:rsidR="007D1E1C" w:rsidRPr="00106D83">
        <w:rPr>
          <w:rFonts w:ascii="Arial" w:hAnsi="Arial" w:cs="Arial"/>
          <w:sz w:val="22"/>
          <w:szCs w:val="22"/>
        </w:rPr>
        <w:t>, and a</w:t>
      </w:r>
      <w:r w:rsidR="005A2A32" w:rsidRPr="00106D83">
        <w:rPr>
          <w:rFonts w:ascii="Arial" w:hAnsi="Arial" w:cs="Arial"/>
          <w:sz w:val="22"/>
          <w:szCs w:val="22"/>
        </w:rPr>
        <w:t>ccurately decoding user intentions across varying arm and wrist orientations without extensive calibratio</w:t>
      </w:r>
      <w:r w:rsidR="007D1E1C" w:rsidRPr="00106D83">
        <w:rPr>
          <w:rFonts w:ascii="Arial" w:hAnsi="Arial" w:cs="Arial"/>
          <w:sz w:val="22"/>
          <w:szCs w:val="22"/>
        </w:rPr>
        <w:t>n</w:t>
      </w:r>
      <w:r w:rsidR="005A2A32" w:rsidRPr="00106D83">
        <w:rPr>
          <w:rFonts w:ascii="Arial" w:hAnsi="Arial" w:cs="Arial"/>
          <w:sz w:val="22"/>
          <w:szCs w:val="22"/>
        </w:rPr>
        <w:t xml:space="preserve"> m</w:t>
      </w:r>
      <w:r w:rsidR="0E52054C" w:rsidRPr="00106D83">
        <w:rPr>
          <w:rFonts w:ascii="Arial" w:hAnsi="Arial" w:cs="Arial"/>
          <w:sz w:val="22"/>
          <w:szCs w:val="22"/>
        </w:rPr>
        <w:t xml:space="preserve">eans </w:t>
      </w:r>
      <w:r w:rsidR="005A2A32" w:rsidRPr="00106D83">
        <w:rPr>
          <w:rFonts w:ascii="Arial" w:hAnsi="Arial" w:cs="Arial"/>
          <w:sz w:val="22"/>
          <w:szCs w:val="22"/>
        </w:rPr>
        <w:t xml:space="preserve">it </w:t>
      </w:r>
      <w:r w:rsidR="497A59A5" w:rsidRPr="00106D83">
        <w:rPr>
          <w:rFonts w:ascii="Arial" w:hAnsi="Arial" w:cs="Arial"/>
          <w:sz w:val="22"/>
          <w:szCs w:val="22"/>
        </w:rPr>
        <w:t>is</w:t>
      </w:r>
      <w:r w:rsidR="005A2A32" w:rsidRPr="00106D83">
        <w:rPr>
          <w:rFonts w:ascii="Arial" w:hAnsi="Arial" w:cs="Arial"/>
          <w:sz w:val="22"/>
          <w:szCs w:val="22"/>
        </w:rPr>
        <w:t xml:space="preserve"> still a cumbersome approach</w:t>
      </w:r>
      <w:r w:rsidR="009A65E9" w:rsidRPr="00106D83">
        <w:rPr>
          <w:rFonts w:ascii="Arial" w:hAnsi="Arial" w:cs="Arial"/>
          <w:sz w:val="22"/>
          <w:szCs w:val="22"/>
        </w:rPr>
        <w:t>. More innovative techniques are needed to enhance bionic hand</w:t>
      </w:r>
      <w:r w:rsidR="001474A2" w:rsidRPr="00106D83">
        <w:rPr>
          <w:rFonts w:ascii="Arial" w:hAnsi="Arial" w:cs="Arial"/>
          <w:sz w:val="22"/>
          <w:szCs w:val="22"/>
        </w:rPr>
        <w:t xml:space="preserve"> control</w:t>
      </w:r>
      <w:r w:rsidR="009A65E9" w:rsidRPr="00106D83">
        <w:rPr>
          <w:rFonts w:ascii="Arial" w:hAnsi="Arial" w:cs="Arial"/>
          <w:sz w:val="22"/>
          <w:szCs w:val="22"/>
        </w:rPr>
        <w:t>.</w:t>
      </w:r>
    </w:p>
    <w:p w14:paraId="5B246B45" w14:textId="60C2F687" w:rsidR="6ADD27D5" w:rsidRPr="00106D83" w:rsidRDefault="5D0E4E62" w:rsidP="009B128A">
      <w:pPr>
        <w:pStyle w:val="Heading2"/>
        <w:jc w:val="center"/>
        <w:rPr>
          <w:rFonts w:ascii="Arial" w:hAnsi="Arial" w:cs="Arial"/>
          <w:sz w:val="22"/>
          <w:szCs w:val="22"/>
        </w:rPr>
      </w:pPr>
      <w:bookmarkStart w:id="52" w:name="_Toc600851438"/>
      <w:bookmarkStart w:id="53" w:name="_Toc197363909"/>
      <w:bookmarkStart w:id="54" w:name="_Toc197364548"/>
      <w:bookmarkStart w:id="55" w:name="_Toc197364587"/>
      <w:bookmarkStart w:id="56" w:name="_Toc197626243"/>
      <w:bookmarkStart w:id="57" w:name="_Toc197768157"/>
      <w:bookmarkStart w:id="58" w:name="_Toc197770463"/>
      <w:bookmarkStart w:id="59" w:name="_Toc197984212"/>
      <w:bookmarkStart w:id="60" w:name="_Toc198116536"/>
      <w:r w:rsidRPr="00106D83">
        <w:rPr>
          <w:rFonts w:ascii="Arial" w:hAnsi="Arial" w:cs="Arial"/>
          <w:sz w:val="22"/>
          <w:szCs w:val="22"/>
        </w:rPr>
        <w:t>1.</w:t>
      </w:r>
      <w:r w:rsidR="434B3151" w:rsidRPr="00106D83">
        <w:rPr>
          <w:rFonts w:ascii="Arial" w:hAnsi="Arial" w:cs="Arial"/>
          <w:sz w:val="22"/>
          <w:szCs w:val="22"/>
        </w:rPr>
        <w:t>2</w:t>
      </w:r>
      <w:r w:rsidRPr="00106D83">
        <w:rPr>
          <w:rFonts w:ascii="Arial" w:hAnsi="Arial" w:cs="Arial"/>
          <w:sz w:val="22"/>
          <w:szCs w:val="22"/>
        </w:rPr>
        <w:t xml:space="preserve"> </w:t>
      </w:r>
      <w:r w:rsidR="5D6AE9CE" w:rsidRPr="00106D83">
        <w:rPr>
          <w:rFonts w:ascii="Arial" w:hAnsi="Arial" w:cs="Arial"/>
          <w:sz w:val="22"/>
          <w:szCs w:val="22"/>
        </w:rPr>
        <w:t>Role of Computer Vision, Reinforcement Learning, and Simulated environment</w:t>
      </w:r>
      <w:r w:rsidR="2A941145" w:rsidRPr="00106D83">
        <w:rPr>
          <w:rFonts w:ascii="Arial" w:hAnsi="Arial" w:cs="Arial"/>
          <w:sz w:val="22"/>
          <w:szCs w:val="22"/>
        </w:rPr>
        <w:t xml:space="preserve"> in Enhancing Bionic Prosthetics</w:t>
      </w:r>
      <w:bookmarkEnd w:id="52"/>
      <w:bookmarkEnd w:id="53"/>
      <w:bookmarkEnd w:id="54"/>
      <w:bookmarkEnd w:id="55"/>
      <w:bookmarkEnd w:id="56"/>
      <w:bookmarkEnd w:id="57"/>
      <w:bookmarkEnd w:id="58"/>
      <w:bookmarkEnd w:id="59"/>
      <w:bookmarkEnd w:id="60"/>
    </w:p>
    <w:p w14:paraId="6F900EEB" w14:textId="7BB095E7" w:rsidR="39F0768C" w:rsidRPr="00106D83" w:rsidRDefault="39F0768C" w:rsidP="001F2C73">
      <w:pPr>
        <w:pStyle w:val="Heading3"/>
      </w:pPr>
      <w:bookmarkStart w:id="61" w:name="_Toc197363910"/>
      <w:bookmarkStart w:id="62" w:name="_Toc197364549"/>
      <w:bookmarkStart w:id="63" w:name="_Toc197364588"/>
      <w:bookmarkStart w:id="64" w:name="_Toc197626244"/>
      <w:bookmarkStart w:id="65" w:name="_Toc197768158"/>
      <w:bookmarkStart w:id="66" w:name="_Toc197770464"/>
      <w:bookmarkStart w:id="67" w:name="_Toc197984213"/>
      <w:bookmarkStart w:id="68" w:name="_Toc198116537"/>
      <w:r w:rsidRPr="00106D83">
        <w:t>1.2.1 Machine Learning for Intelligent Prosthetic Hand</w:t>
      </w:r>
      <w:r w:rsidR="32C66406" w:rsidRPr="00106D83">
        <w:t>s</w:t>
      </w:r>
      <w:bookmarkEnd w:id="61"/>
      <w:bookmarkEnd w:id="62"/>
      <w:bookmarkEnd w:id="63"/>
      <w:bookmarkEnd w:id="64"/>
      <w:bookmarkEnd w:id="65"/>
      <w:bookmarkEnd w:id="66"/>
      <w:bookmarkEnd w:id="67"/>
      <w:bookmarkEnd w:id="68"/>
    </w:p>
    <w:p w14:paraId="306A492C" w14:textId="7CE35CEA" w:rsidR="05B0D505" w:rsidRPr="00106D83" w:rsidRDefault="00624A30" w:rsidP="00D04B66">
      <w:pPr>
        <w:jc w:val="both"/>
        <w:rPr>
          <w:rFonts w:ascii="Arial" w:eastAsia="Aptos" w:hAnsi="Arial" w:cs="Arial"/>
          <w:sz w:val="22"/>
          <w:szCs w:val="22"/>
        </w:rPr>
      </w:pPr>
      <w:r w:rsidRPr="00106D83">
        <w:rPr>
          <w:rFonts w:ascii="Arial" w:hAnsi="Arial" w:cs="Arial"/>
          <w:sz w:val="22"/>
          <w:szCs w:val="22"/>
        </w:rPr>
        <w:t>AI</w:t>
      </w:r>
      <w:r w:rsidR="5177ACFD" w:rsidRPr="00106D83">
        <w:rPr>
          <w:rFonts w:ascii="Arial" w:hAnsi="Arial" w:cs="Arial"/>
          <w:sz w:val="22"/>
          <w:szCs w:val="22"/>
        </w:rPr>
        <w:t xml:space="preserve"> </w:t>
      </w:r>
      <w:r w:rsidR="4FBA7875" w:rsidRPr="00106D83">
        <w:rPr>
          <w:rFonts w:ascii="Arial" w:hAnsi="Arial" w:cs="Arial"/>
          <w:sz w:val="22"/>
          <w:szCs w:val="22"/>
        </w:rPr>
        <w:t xml:space="preserve">is making a huge </w:t>
      </w:r>
      <w:r w:rsidR="6C6A6BA8" w:rsidRPr="00106D83">
        <w:rPr>
          <w:rFonts w:ascii="Arial" w:hAnsi="Arial" w:cs="Arial"/>
          <w:sz w:val="22"/>
          <w:szCs w:val="22"/>
        </w:rPr>
        <w:t xml:space="preserve">impact on </w:t>
      </w:r>
      <w:r w:rsidR="001626CF" w:rsidRPr="00106D83">
        <w:rPr>
          <w:rFonts w:ascii="Arial" w:hAnsi="Arial" w:cs="Arial"/>
          <w:sz w:val="22"/>
          <w:szCs w:val="22"/>
        </w:rPr>
        <w:t>medicine,</w:t>
      </w:r>
      <w:r w:rsidR="001F1C19" w:rsidRPr="00106D83">
        <w:rPr>
          <w:rFonts w:ascii="Arial" w:hAnsi="Arial" w:cs="Arial"/>
          <w:sz w:val="22"/>
          <w:szCs w:val="22"/>
        </w:rPr>
        <w:t xml:space="preserve"> t</w:t>
      </w:r>
      <w:r w:rsidR="0485A194" w:rsidRPr="00106D83">
        <w:rPr>
          <w:rFonts w:ascii="Arial" w:hAnsi="Arial" w:cs="Arial"/>
          <w:sz w:val="22"/>
          <w:szCs w:val="22"/>
        </w:rPr>
        <w:t xml:space="preserve">he market </w:t>
      </w:r>
      <w:r w:rsidR="67F9B491" w:rsidRPr="00106D83">
        <w:rPr>
          <w:rFonts w:ascii="Arial" w:hAnsi="Arial" w:cs="Arial"/>
          <w:sz w:val="22"/>
          <w:szCs w:val="22"/>
        </w:rPr>
        <w:t xml:space="preserve">projected </w:t>
      </w:r>
      <w:r w:rsidR="0485A194" w:rsidRPr="00106D83">
        <w:rPr>
          <w:rFonts w:ascii="Arial" w:hAnsi="Arial" w:cs="Arial"/>
          <w:sz w:val="22"/>
          <w:szCs w:val="22"/>
        </w:rPr>
        <w:t>to grow from $17.2 billion in 2025 to $77.5 billion by 2035</w:t>
      </w:r>
      <w:r w:rsidR="3BA56B99" w:rsidRPr="00106D83">
        <w:rPr>
          <w:rFonts w:ascii="Arial" w:hAnsi="Arial" w:cs="Arial"/>
          <w:sz w:val="22"/>
          <w:szCs w:val="22"/>
        </w:rPr>
        <w:t xml:space="preserve"> </w:t>
      </w:r>
      <w:r w:rsidR="00F305F3" w:rsidRPr="00106D83">
        <w:rPr>
          <w:rFonts w:ascii="Arial" w:hAnsi="Arial" w:cs="Arial"/>
          <w:sz w:val="22"/>
          <w:szCs w:val="22"/>
        </w:rPr>
        <w:t>(2</w:t>
      </w:r>
      <w:r w:rsidR="0066013C" w:rsidRPr="00106D83">
        <w:rPr>
          <w:rFonts w:ascii="Arial" w:hAnsi="Arial" w:cs="Arial"/>
          <w:sz w:val="22"/>
          <w:szCs w:val="22"/>
        </w:rPr>
        <w:t>9</w:t>
      </w:r>
      <w:r w:rsidR="00F305F3" w:rsidRPr="00106D83">
        <w:rPr>
          <w:rFonts w:ascii="Arial" w:hAnsi="Arial" w:cs="Arial"/>
          <w:sz w:val="22"/>
          <w:szCs w:val="22"/>
        </w:rPr>
        <w:t>).</w:t>
      </w:r>
      <w:r w:rsidR="00F305F3" w:rsidRPr="00106D83">
        <w:rPr>
          <w:rFonts w:ascii="Arial" w:hAnsi="Arial" w:cs="Arial"/>
          <w:b/>
          <w:bCs/>
          <w:sz w:val="22"/>
          <w:szCs w:val="22"/>
        </w:rPr>
        <w:t xml:space="preserve"> </w:t>
      </w:r>
      <w:r w:rsidR="00DF72DA" w:rsidRPr="00106D83">
        <w:rPr>
          <w:rFonts w:ascii="Arial" w:eastAsia="Aptos" w:hAnsi="Arial" w:cs="Arial"/>
          <w:sz w:val="22"/>
          <w:szCs w:val="22"/>
        </w:rPr>
        <w:t>AI is built on Machine L</w:t>
      </w:r>
      <w:r w:rsidR="05B0D505" w:rsidRPr="00106D83">
        <w:rPr>
          <w:rFonts w:ascii="Arial" w:eastAsia="Aptos" w:hAnsi="Arial" w:cs="Arial"/>
          <w:sz w:val="22"/>
          <w:szCs w:val="22"/>
        </w:rPr>
        <w:t>earning (ML)</w:t>
      </w:r>
      <w:r w:rsidR="00DF72DA" w:rsidRPr="00106D83">
        <w:rPr>
          <w:rFonts w:ascii="Arial" w:eastAsia="Aptos" w:hAnsi="Arial" w:cs="Arial"/>
          <w:sz w:val="22"/>
          <w:szCs w:val="22"/>
        </w:rPr>
        <w:t xml:space="preserve"> </w:t>
      </w:r>
      <w:r w:rsidR="5240363B" w:rsidRPr="00106D83">
        <w:rPr>
          <w:rFonts w:ascii="Arial" w:eastAsia="Aptos" w:hAnsi="Arial" w:cs="Arial"/>
          <w:sz w:val="22"/>
          <w:szCs w:val="22"/>
        </w:rPr>
        <w:t>a</w:t>
      </w:r>
      <w:r w:rsidR="771DD897" w:rsidRPr="00106D83">
        <w:rPr>
          <w:rFonts w:ascii="Arial" w:eastAsia="Aptos" w:hAnsi="Arial" w:cs="Arial"/>
          <w:sz w:val="22"/>
          <w:szCs w:val="22"/>
        </w:rPr>
        <w:t>lgorithm</w:t>
      </w:r>
      <w:r w:rsidR="4CABA422" w:rsidRPr="00106D83">
        <w:rPr>
          <w:rFonts w:ascii="Arial" w:eastAsia="Aptos" w:hAnsi="Arial" w:cs="Arial"/>
          <w:sz w:val="22"/>
          <w:szCs w:val="22"/>
        </w:rPr>
        <w:t>s</w:t>
      </w:r>
      <w:r w:rsidR="0699A94F" w:rsidRPr="00106D83">
        <w:rPr>
          <w:rFonts w:ascii="Arial" w:eastAsia="Aptos" w:hAnsi="Arial" w:cs="Arial"/>
          <w:sz w:val="22"/>
          <w:szCs w:val="22"/>
        </w:rPr>
        <w:t xml:space="preserve"> that</w:t>
      </w:r>
      <w:r w:rsidR="771DD897" w:rsidRPr="00106D83">
        <w:rPr>
          <w:rFonts w:ascii="Arial" w:eastAsia="Aptos" w:hAnsi="Arial" w:cs="Arial"/>
          <w:sz w:val="22"/>
          <w:szCs w:val="22"/>
        </w:rPr>
        <w:t xml:space="preserve"> </w:t>
      </w:r>
      <w:r w:rsidR="05B0D505" w:rsidRPr="00106D83">
        <w:rPr>
          <w:rFonts w:ascii="Arial" w:eastAsia="Aptos" w:hAnsi="Arial" w:cs="Arial"/>
          <w:sz w:val="22"/>
          <w:szCs w:val="22"/>
        </w:rPr>
        <w:t>learn from data, recogni</w:t>
      </w:r>
      <w:r w:rsidR="2B35B162" w:rsidRPr="00106D83">
        <w:rPr>
          <w:rFonts w:ascii="Arial" w:eastAsia="Aptos" w:hAnsi="Arial" w:cs="Arial"/>
          <w:sz w:val="22"/>
          <w:szCs w:val="22"/>
        </w:rPr>
        <w:t>se</w:t>
      </w:r>
      <w:r w:rsidR="05B0D505" w:rsidRPr="00106D83">
        <w:rPr>
          <w:rFonts w:ascii="Arial" w:eastAsia="Aptos" w:hAnsi="Arial" w:cs="Arial"/>
          <w:sz w:val="22"/>
          <w:szCs w:val="22"/>
        </w:rPr>
        <w:t xml:space="preserve"> patterns</w:t>
      </w:r>
      <w:r w:rsidR="7776ACD8" w:rsidRPr="00106D83">
        <w:rPr>
          <w:rFonts w:ascii="Arial" w:eastAsia="Aptos" w:hAnsi="Arial" w:cs="Arial"/>
          <w:sz w:val="22"/>
          <w:szCs w:val="22"/>
        </w:rPr>
        <w:t xml:space="preserve"> a</w:t>
      </w:r>
      <w:r w:rsidR="05B0D505" w:rsidRPr="00106D83">
        <w:rPr>
          <w:rFonts w:ascii="Arial" w:eastAsia="Aptos" w:hAnsi="Arial" w:cs="Arial"/>
          <w:sz w:val="22"/>
          <w:szCs w:val="22"/>
        </w:rPr>
        <w:t>nd make decisions without explicit programming</w:t>
      </w:r>
      <w:r w:rsidR="39E1911B" w:rsidRPr="00106D83">
        <w:rPr>
          <w:rFonts w:ascii="Arial" w:eastAsia="Aptos" w:hAnsi="Arial" w:cs="Arial"/>
          <w:sz w:val="22"/>
          <w:szCs w:val="22"/>
        </w:rPr>
        <w:t xml:space="preserve"> </w:t>
      </w:r>
      <w:r w:rsidR="00C06906" w:rsidRPr="00106D83">
        <w:rPr>
          <w:rFonts w:ascii="Arial" w:eastAsia="Aptos" w:hAnsi="Arial" w:cs="Arial"/>
          <w:sz w:val="22"/>
          <w:szCs w:val="22"/>
        </w:rPr>
        <w:t>(</w:t>
      </w:r>
      <w:r w:rsidR="0066013C" w:rsidRPr="00106D83">
        <w:rPr>
          <w:rFonts w:ascii="Arial" w:eastAsia="Aptos" w:hAnsi="Arial" w:cs="Arial"/>
          <w:sz w:val="22"/>
          <w:szCs w:val="22"/>
        </w:rPr>
        <w:t>30</w:t>
      </w:r>
      <w:r w:rsidR="00C06906" w:rsidRPr="00106D83">
        <w:rPr>
          <w:rFonts w:ascii="Arial" w:eastAsia="Aptos" w:hAnsi="Arial" w:cs="Arial"/>
          <w:sz w:val="22"/>
          <w:szCs w:val="22"/>
        </w:rPr>
        <w:t>)</w:t>
      </w:r>
      <w:r w:rsidR="05B0D505" w:rsidRPr="00106D83">
        <w:rPr>
          <w:rFonts w:ascii="Arial" w:eastAsia="Aptos" w:hAnsi="Arial" w:cs="Arial"/>
          <w:sz w:val="22"/>
          <w:szCs w:val="22"/>
        </w:rPr>
        <w:t>.</w:t>
      </w:r>
      <w:r w:rsidR="6D555DA5" w:rsidRPr="00106D83">
        <w:rPr>
          <w:rFonts w:ascii="Arial" w:eastAsia="Aptos" w:hAnsi="Arial" w:cs="Arial"/>
          <w:sz w:val="22"/>
          <w:szCs w:val="22"/>
        </w:rPr>
        <w:t xml:space="preserve"> This project adopts</w:t>
      </w:r>
      <w:r w:rsidR="00DF72DA" w:rsidRPr="00106D83">
        <w:rPr>
          <w:rFonts w:ascii="Arial" w:eastAsia="Aptos" w:hAnsi="Arial" w:cs="Arial"/>
          <w:sz w:val="22"/>
          <w:szCs w:val="22"/>
        </w:rPr>
        <w:t xml:space="preserve"> two specific</w:t>
      </w:r>
      <w:r w:rsidR="6D555DA5" w:rsidRPr="00106D83">
        <w:rPr>
          <w:rFonts w:ascii="Arial" w:eastAsia="Aptos" w:hAnsi="Arial" w:cs="Arial"/>
          <w:sz w:val="22"/>
          <w:szCs w:val="22"/>
        </w:rPr>
        <w:t xml:space="preserve"> </w:t>
      </w:r>
      <w:r w:rsidR="50EC0BAD" w:rsidRPr="00106D83">
        <w:rPr>
          <w:rFonts w:ascii="Arial" w:eastAsia="Aptos" w:hAnsi="Arial" w:cs="Arial"/>
          <w:sz w:val="22"/>
          <w:szCs w:val="22"/>
        </w:rPr>
        <w:t>ML</w:t>
      </w:r>
      <w:r w:rsidR="05B0D505" w:rsidRPr="00106D83">
        <w:rPr>
          <w:rFonts w:ascii="Arial" w:eastAsia="Aptos" w:hAnsi="Arial" w:cs="Arial"/>
          <w:sz w:val="22"/>
          <w:szCs w:val="22"/>
        </w:rPr>
        <w:t xml:space="preserve"> techniques</w:t>
      </w:r>
      <w:r w:rsidR="00DF72DA" w:rsidRPr="00106D83">
        <w:rPr>
          <w:rFonts w:ascii="Arial" w:eastAsia="Aptos" w:hAnsi="Arial" w:cs="Arial"/>
          <w:sz w:val="22"/>
          <w:szCs w:val="22"/>
        </w:rPr>
        <w:t xml:space="preserve">; </w:t>
      </w:r>
      <w:r w:rsidR="05B0D505" w:rsidRPr="00106D83">
        <w:rPr>
          <w:rFonts w:ascii="Arial" w:eastAsia="Aptos" w:hAnsi="Arial" w:cs="Arial"/>
          <w:sz w:val="22"/>
          <w:szCs w:val="22"/>
        </w:rPr>
        <w:t>computer vision (CV) and reinforcement learning (RL)</w:t>
      </w:r>
      <w:r w:rsidR="000078A9" w:rsidRPr="00106D83">
        <w:rPr>
          <w:rFonts w:ascii="Arial" w:eastAsia="Aptos" w:hAnsi="Arial" w:cs="Arial"/>
          <w:sz w:val="22"/>
          <w:szCs w:val="22"/>
        </w:rPr>
        <w:t>.</w:t>
      </w:r>
    </w:p>
    <w:p w14:paraId="128F3D55" w14:textId="29E51887" w:rsidR="39F0768C" w:rsidRPr="00106D83" w:rsidRDefault="00CE2968" w:rsidP="001F2C73">
      <w:pPr>
        <w:pStyle w:val="Heading3"/>
      </w:pPr>
      <w:bookmarkStart w:id="69" w:name="_Toc197363911"/>
      <w:bookmarkStart w:id="70" w:name="_Toc197364550"/>
      <w:bookmarkStart w:id="71" w:name="_Toc197364589"/>
      <w:bookmarkStart w:id="72" w:name="_Toc197626245"/>
      <w:bookmarkStart w:id="73" w:name="_Toc197768159"/>
      <w:bookmarkStart w:id="74" w:name="_Toc197770465"/>
      <w:bookmarkStart w:id="75" w:name="_Toc197984214"/>
      <w:bookmarkStart w:id="76" w:name="_Toc198116538"/>
      <w:r w:rsidRPr="00106D83">
        <w:t xml:space="preserve">1.2.2 </w:t>
      </w:r>
      <w:r w:rsidR="39F0768C" w:rsidRPr="00106D83">
        <w:t>Computer Vision</w:t>
      </w:r>
      <w:r w:rsidR="1C07009C" w:rsidRPr="00106D83">
        <w:t xml:space="preserve"> for Object Recognition and Adaptive Grasping</w:t>
      </w:r>
      <w:bookmarkEnd w:id="69"/>
      <w:bookmarkEnd w:id="70"/>
      <w:bookmarkEnd w:id="71"/>
      <w:bookmarkEnd w:id="72"/>
      <w:bookmarkEnd w:id="73"/>
      <w:bookmarkEnd w:id="74"/>
      <w:bookmarkEnd w:id="75"/>
      <w:bookmarkEnd w:id="76"/>
    </w:p>
    <w:p w14:paraId="0AE0B2E5" w14:textId="4F330E2C" w:rsidR="00C50B55" w:rsidRPr="00106D83" w:rsidRDefault="00CC0669" w:rsidP="0034698E">
      <w:pPr>
        <w:jc w:val="both"/>
        <w:rPr>
          <w:rFonts w:ascii="Arial" w:hAnsi="Arial" w:cs="Arial"/>
          <w:sz w:val="22"/>
          <w:szCs w:val="22"/>
        </w:rPr>
      </w:pPr>
      <w:r w:rsidRPr="00106D83">
        <w:rPr>
          <w:rFonts w:ascii="Arial" w:hAnsi="Arial" w:cs="Arial"/>
          <w:sz w:val="22"/>
          <w:szCs w:val="22"/>
        </w:rPr>
        <w:t>CV</w:t>
      </w:r>
      <w:r w:rsidR="3EDBB378" w:rsidRPr="00106D83">
        <w:rPr>
          <w:rFonts w:ascii="Arial" w:hAnsi="Arial" w:cs="Arial"/>
          <w:sz w:val="22"/>
          <w:szCs w:val="22"/>
        </w:rPr>
        <w:t xml:space="preserve"> </w:t>
      </w:r>
      <w:r w:rsidRPr="00106D83">
        <w:rPr>
          <w:rFonts w:ascii="Arial" w:hAnsi="Arial" w:cs="Arial"/>
          <w:sz w:val="22"/>
          <w:szCs w:val="22"/>
        </w:rPr>
        <w:t>enables</w:t>
      </w:r>
      <w:r w:rsidR="3EDBB378" w:rsidRPr="00106D83">
        <w:rPr>
          <w:rFonts w:ascii="Arial" w:hAnsi="Arial" w:cs="Arial"/>
          <w:sz w:val="22"/>
          <w:szCs w:val="22"/>
        </w:rPr>
        <w:t xml:space="preserve"> </w:t>
      </w:r>
      <w:r w:rsidR="442FE030" w:rsidRPr="00106D83">
        <w:rPr>
          <w:rFonts w:ascii="Arial" w:hAnsi="Arial" w:cs="Arial"/>
          <w:sz w:val="22"/>
          <w:szCs w:val="22"/>
        </w:rPr>
        <w:t xml:space="preserve">machines </w:t>
      </w:r>
      <w:r w:rsidRPr="00106D83">
        <w:rPr>
          <w:rFonts w:ascii="Arial" w:hAnsi="Arial" w:cs="Arial"/>
          <w:sz w:val="22"/>
          <w:szCs w:val="22"/>
        </w:rPr>
        <w:t xml:space="preserve">to </w:t>
      </w:r>
      <w:r w:rsidR="3EDBB378" w:rsidRPr="00106D83">
        <w:rPr>
          <w:rFonts w:ascii="Arial" w:hAnsi="Arial" w:cs="Arial"/>
          <w:sz w:val="22"/>
          <w:szCs w:val="22"/>
        </w:rPr>
        <w:t xml:space="preserve">interpret </w:t>
      </w:r>
      <w:r w:rsidR="00836AFC" w:rsidRPr="00106D83">
        <w:rPr>
          <w:rFonts w:ascii="Arial" w:hAnsi="Arial" w:cs="Arial"/>
          <w:sz w:val="22"/>
          <w:szCs w:val="22"/>
        </w:rPr>
        <w:t>what they see</w:t>
      </w:r>
      <w:r w:rsidR="0037722D" w:rsidRPr="00106D83">
        <w:rPr>
          <w:rFonts w:ascii="Arial" w:hAnsi="Arial" w:cs="Arial"/>
          <w:sz w:val="22"/>
          <w:szCs w:val="22"/>
        </w:rPr>
        <w:t xml:space="preserve"> </w:t>
      </w:r>
      <w:r w:rsidR="009A1E2C" w:rsidRPr="00106D83">
        <w:rPr>
          <w:rFonts w:ascii="Arial" w:hAnsi="Arial" w:cs="Arial"/>
          <w:sz w:val="22"/>
          <w:szCs w:val="22"/>
        </w:rPr>
        <w:t>(</w:t>
      </w:r>
      <w:r w:rsidR="0066013C" w:rsidRPr="00106D83">
        <w:rPr>
          <w:rFonts w:ascii="Arial" w:hAnsi="Arial" w:cs="Arial"/>
          <w:sz w:val="22"/>
          <w:szCs w:val="22"/>
        </w:rPr>
        <w:t>31</w:t>
      </w:r>
      <w:r w:rsidR="009A1E2C" w:rsidRPr="00106D83">
        <w:rPr>
          <w:rFonts w:ascii="Arial" w:hAnsi="Arial" w:cs="Arial"/>
          <w:sz w:val="22"/>
          <w:szCs w:val="22"/>
        </w:rPr>
        <w:t>)</w:t>
      </w:r>
      <w:r w:rsidR="001D1F25" w:rsidRPr="00106D83">
        <w:rPr>
          <w:rFonts w:ascii="Arial" w:hAnsi="Arial" w:cs="Arial"/>
          <w:sz w:val="22"/>
          <w:szCs w:val="22"/>
        </w:rPr>
        <w:t xml:space="preserve">. </w:t>
      </w:r>
      <w:r w:rsidR="00307586" w:rsidRPr="00106D83">
        <w:rPr>
          <w:rFonts w:ascii="Arial" w:hAnsi="Arial" w:cs="Arial"/>
          <w:sz w:val="22"/>
          <w:szCs w:val="22"/>
        </w:rPr>
        <w:t>S</w:t>
      </w:r>
      <w:r w:rsidR="00E25CEE" w:rsidRPr="00106D83">
        <w:rPr>
          <w:rFonts w:ascii="Arial" w:hAnsi="Arial" w:cs="Arial"/>
          <w:sz w:val="22"/>
          <w:szCs w:val="22"/>
        </w:rPr>
        <w:t>upervised learning</w:t>
      </w:r>
      <w:r w:rsidR="00307586" w:rsidRPr="00106D83">
        <w:rPr>
          <w:rFonts w:ascii="Arial" w:hAnsi="Arial" w:cs="Arial"/>
          <w:sz w:val="22"/>
          <w:szCs w:val="22"/>
        </w:rPr>
        <w:t xml:space="preserve"> is the most common method</w:t>
      </w:r>
      <w:r w:rsidR="44099514" w:rsidRPr="00106D83">
        <w:rPr>
          <w:rFonts w:ascii="Arial" w:hAnsi="Arial" w:cs="Arial"/>
          <w:sz w:val="22"/>
          <w:szCs w:val="22"/>
        </w:rPr>
        <w:t>.</w:t>
      </w:r>
      <w:r w:rsidR="00E25CEE" w:rsidRPr="00106D83">
        <w:rPr>
          <w:rFonts w:ascii="Arial" w:hAnsi="Arial" w:cs="Arial"/>
          <w:sz w:val="22"/>
          <w:szCs w:val="22"/>
        </w:rPr>
        <w:t xml:space="preserve"> </w:t>
      </w:r>
      <w:r w:rsidR="602A8114" w:rsidRPr="00106D83">
        <w:rPr>
          <w:rFonts w:ascii="Arial" w:hAnsi="Arial" w:cs="Arial"/>
          <w:sz w:val="22"/>
          <w:szCs w:val="22"/>
        </w:rPr>
        <w:t xml:space="preserve">It </w:t>
      </w:r>
      <w:r w:rsidR="007D5BF7" w:rsidRPr="00106D83">
        <w:rPr>
          <w:rFonts w:ascii="Arial" w:hAnsi="Arial" w:cs="Arial"/>
          <w:sz w:val="22"/>
          <w:szCs w:val="22"/>
        </w:rPr>
        <w:t>involv</w:t>
      </w:r>
      <w:r w:rsidR="023EBD6F" w:rsidRPr="00106D83">
        <w:rPr>
          <w:rFonts w:ascii="Arial" w:hAnsi="Arial" w:cs="Arial"/>
          <w:sz w:val="22"/>
          <w:szCs w:val="22"/>
        </w:rPr>
        <w:t>es</w:t>
      </w:r>
      <w:r w:rsidR="007D5BF7" w:rsidRPr="00106D83">
        <w:rPr>
          <w:rFonts w:ascii="Arial" w:hAnsi="Arial" w:cs="Arial"/>
          <w:sz w:val="22"/>
          <w:szCs w:val="22"/>
        </w:rPr>
        <w:t xml:space="preserve"> training algorithms on pre-labelled datasets</w:t>
      </w:r>
      <w:r w:rsidR="000579C3" w:rsidRPr="00106D83">
        <w:rPr>
          <w:rFonts w:ascii="Arial" w:hAnsi="Arial" w:cs="Arial"/>
          <w:sz w:val="22"/>
          <w:szCs w:val="22"/>
        </w:rPr>
        <w:t xml:space="preserve"> that have </w:t>
      </w:r>
      <w:r w:rsidR="00836AFC" w:rsidRPr="00106D83">
        <w:rPr>
          <w:rFonts w:ascii="Arial" w:hAnsi="Arial" w:cs="Arial"/>
          <w:sz w:val="22"/>
          <w:szCs w:val="22"/>
        </w:rPr>
        <w:t>sections</w:t>
      </w:r>
      <w:r w:rsidR="003C58E4" w:rsidRPr="00106D83">
        <w:rPr>
          <w:rFonts w:ascii="Arial" w:hAnsi="Arial" w:cs="Arial"/>
          <w:sz w:val="22"/>
          <w:szCs w:val="22"/>
        </w:rPr>
        <w:t xml:space="preserve"> of the image, like an </w:t>
      </w:r>
      <w:r w:rsidR="005973CD" w:rsidRPr="00106D83">
        <w:rPr>
          <w:rFonts w:ascii="Arial" w:hAnsi="Arial" w:cs="Arial"/>
          <w:sz w:val="22"/>
          <w:szCs w:val="22"/>
        </w:rPr>
        <w:t>object</w:t>
      </w:r>
      <w:r w:rsidR="007D5BF7" w:rsidRPr="00106D83">
        <w:rPr>
          <w:rFonts w:ascii="Arial" w:hAnsi="Arial" w:cs="Arial"/>
          <w:sz w:val="22"/>
          <w:szCs w:val="22"/>
        </w:rPr>
        <w:t>,</w:t>
      </w:r>
      <w:r w:rsidR="005973CD" w:rsidRPr="00106D83">
        <w:rPr>
          <w:rFonts w:ascii="Arial" w:hAnsi="Arial" w:cs="Arial"/>
          <w:sz w:val="22"/>
          <w:szCs w:val="22"/>
        </w:rPr>
        <w:t xml:space="preserve"> identified </w:t>
      </w:r>
      <w:r w:rsidR="007E5546" w:rsidRPr="00106D83">
        <w:rPr>
          <w:rFonts w:ascii="Arial" w:hAnsi="Arial" w:cs="Arial"/>
          <w:sz w:val="22"/>
          <w:szCs w:val="22"/>
        </w:rPr>
        <w:t>with</w:t>
      </w:r>
      <w:r w:rsidR="0077479C" w:rsidRPr="00106D83">
        <w:rPr>
          <w:rFonts w:ascii="Arial" w:hAnsi="Arial" w:cs="Arial"/>
          <w:sz w:val="22"/>
          <w:szCs w:val="22"/>
        </w:rPr>
        <w:t xml:space="preserve"> a box around it</w:t>
      </w:r>
      <w:r w:rsidR="007E5546" w:rsidRPr="00106D83">
        <w:rPr>
          <w:rFonts w:ascii="Arial" w:hAnsi="Arial" w:cs="Arial"/>
          <w:sz w:val="22"/>
          <w:szCs w:val="22"/>
        </w:rPr>
        <w:t xml:space="preserve">. This object is </w:t>
      </w:r>
      <w:r w:rsidR="00AC0AE0" w:rsidRPr="00106D83">
        <w:rPr>
          <w:rFonts w:ascii="Arial" w:hAnsi="Arial" w:cs="Arial"/>
          <w:sz w:val="22"/>
          <w:szCs w:val="22"/>
        </w:rPr>
        <w:t xml:space="preserve">assigned </w:t>
      </w:r>
      <w:r w:rsidR="0077479C" w:rsidRPr="00106D83">
        <w:rPr>
          <w:rFonts w:ascii="Arial" w:hAnsi="Arial" w:cs="Arial"/>
          <w:sz w:val="22"/>
          <w:szCs w:val="22"/>
        </w:rPr>
        <w:t>a</w:t>
      </w:r>
      <w:r w:rsidR="00D831B6" w:rsidRPr="00106D83">
        <w:rPr>
          <w:rFonts w:ascii="Arial" w:hAnsi="Arial" w:cs="Arial"/>
          <w:sz w:val="22"/>
          <w:szCs w:val="22"/>
        </w:rPr>
        <w:t xml:space="preserve"> </w:t>
      </w:r>
      <w:r w:rsidR="0077479C" w:rsidRPr="00106D83">
        <w:rPr>
          <w:rFonts w:ascii="Arial" w:hAnsi="Arial" w:cs="Arial"/>
          <w:sz w:val="22"/>
          <w:szCs w:val="22"/>
        </w:rPr>
        <w:t>class</w:t>
      </w:r>
      <w:r w:rsidR="00D831B6" w:rsidRPr="00106D83">
        <w:rPr>
          <w:rFonts w:ascii="Arial" w:hAnsi="Arial" w:cs="Arial"/>
          <w:sz w:val="22"/>
          <w:szCs w:val="22"/>
        </w:rPr>
        <w:t xml:space="preserve"> label</w:t>
      </w:r>
      <w:r w:rsidR="0077479C" w:rsidRPr="00106D83">
        <w:rPr>
          <w:rFonts w:ascii="Arial" w:hAnsi="Arial" w:cs="Arial"/>
          <w:sz w:val="22"/>
          <w:szCs w:val="22"/>
        </w:rPr>
        <w:t xml:space="preserve"> (e.g. cup),</w:t>
      </w:r>
      <w:r w:rsidR="007D5BF7" w:rsidRPr="00106D83">
        <w:rPr>
          <w:rFonts w:ascii="Arial" w:hAnsi="Arial" w:cs="Arial"/>
          <w:sz w:val="22"/>
          <w:szCs w:val="22"/>
        </w:rPr>
        <w:t xml:space="preserve"> </w:t>
      </w:r>
      <w:r w:rsidR="007E5546" w:rsidRPr="00106D83">
        <w:rPr>
          <w:rFonts w:ascii="Arial" w:hAnsi="Arial" w:cs="Arial"/>
          <w:sz w:val="22"/>
          <w:szCs w:val="22"/>
        </w:rPr>
        <w:t>so the</w:t>
      </w:r>
      <w:r w:rsidR="003C58E4" w:rsidRPr="00106D83">
        <w:rPr>
          <w:rFonts w:ascii="Arial" w:hAnsi="Arial" w:cs="Arial"/>
          <w:sz w:val="22"/>
          <w:szCs w:val="22"/>
        </w:rPr>
        <w:t xml:space="preserve"> algorithm</w:t>
      </w:r>
      <w:r w:rsidR="007D5BF7" w:rsidRPr="00106D83">
        <w:rPr>
          <w:rFonts w:ascii="Arial" w:hAnsi="Arial" w:cs="Arial"/>
          <w:sz w:val="22"/>
          <w:szCs w:val="22"/>
        </w:rPr>
        <w:t xml:space="preserve"> can </w:t>
      </w:r>
      <w:r w:rsidR="0038569B" w:rsidRPr="00106D83">
        <w:rPr>
          <w:rFonts w:ascii="Arial" w:hAnsi="Arial" w:cs="Arial"/>
          <w:sz w:val="22"/>
          <w:szCs w:val="22"/>
        </w:rPr>
        <w:lastRenderedPageBreak/>
        <w:t>classify</w:t>
      </w:r>
      <w:r w:rsidR="007D5BF7" w:rsidRPr="00106D83">
        <w:rPr>
          <w:rFonts w:ascii="Arial" w:hAnsi="Arial" w:cs="Arial"/>
          <w:sz w:val="22"/>
          <w:szCs w:val="22"/>
        </w:rPr>
        <w:t xml:space="preserve"> similar </w:t>
      </w:r>
      <w:r w:rsidR="007E5546" w:rsidRPr="00106D83">
        <w:rPr>
          <w:rFonts w:ascii="Arial" w:hAnsi="Arial" w:cs="Arial"/>
          <w:sz w:val="22"/>
          <w:szCs w:val="22"/>
        </w:rPr>
        <w:t xml:space="preserve">objects </w:t>
      </w:r>
      <w:r w:rsidR="007D5BF7" w:rsidRPr="00106D83">
        <w:rPr>
          <w:rFonts w:ascii="Arial" w:hAnsi="Arial" w:cs="Arial"/>
          <w:sz w:val="22"/>
          <w:szCs w:val="22"/>
        </w:rPr>
        <w:t xml:space="preserve">in new data. </w:t>
      </w:r>
      <w:r w:rsidR="00A536C6" w:rsidRPr="00106D83">
        <w:rPr>
          <w:rFonts w:ascii="Arial" w:hAnsi="Arial" w:cs="Arial"/>
          <w:sz w:val="22"/>
          <w:szCs w:val="22"/>
        </w:rPr>
        <w:t>By capturing an object’s pixel patterns, algorithms can recogni</w:t>
      </w:r>
      <w:r w:rsidR="009C591F" w:rsidRPr="00106D83">
        <w:rPr>
          <w:rFonts w:ascii="Arial" w:hAnsi="Arial" w:cs="Arial"/>
          <w:sz w:val="22"/>
          <w:szCs w:val="22"/>
        </w:rPr>
        <w:t>s</w:t>
      </w:r>
      <w:r w:rsidR="00A536C6" w:rsidRPr="00106D83">
        <w:rPr>
          <w:rFonts w:ascii="Arial" w:hAnsi="Arial" w:cs="Arial"/>
          <w:sz w:val="22"/>
          <w:szCs w:val="22"/>
        </w:rPr>
        <w:t xml:space="preserve">e similar ones in unseen examples. </w:t>
      </w:r>
      <w:r w:rsidR="5C75123B" w:rsidRPr="00106D83">
        <w:rPr>
          <w:rFonts w:ascii="Arial" w:hAnsi="Arial" w:cs="Arial"/>
          <w:sz w:val="22"/>
          <w:szCs w:val="22"/>
        </w:rPr>
        <w:t>Object detection</w:t>
      </w:r>
      <w:r w:rsidR="001D1F25" w:rsidRPr="00106D83">
        <w:rPr>
          <w:rFonts w:ascii="Arial" w:hAnsi="Arial" w:cs="Arial"/>
          <w:sz w:val="22"/>
          <w:szCs w:val="22"/>
        </w:rPr>
        <w:t xml:space="preserve"> is </w:t>
      </w:r>
      <w:r w:rsidR="00B97EAE" w:rsidRPr="00106D83">
        <w:rPr>
          <w:rFonts w:ascii="Arial" w:hAnsi="Arial" w:cs="Arial"/>
          <w:sz w:val="22"/>
          <w:szCs w:val="22"/>
        </w:rPr>
        <w:t>a</w:t>
      </w:r>
      <w:r w:rsidR="001D1F25" w:rsidRPr="00106D83">
        <w:rPr>
          <w:rFonts w:ascii="Arial" w:hAnsi="Arial" w:cs="Arial"/>
          <w:sz w:val="22"/>
          <w:szCs w:val="22"/>
        </w:rPr>
        <w:t xml:space="preserve"> common </w:t>
      </w:r>
      <w:r w:rsidR="00B97EAE" w:rsidRPr="00106D83">
        <w:rPr>
          <w:rFonts w:ascii="Arial" w:hAnsi="Arial" w:cs="Arial"/>
          <w:sz w:val="22"/>
          <w:szCs w:val="22"/>
        </w:rPr>
        <w:t>CV</w:t>
      </w:r>
      <w:r w:rsidR="5C75123B" w:rsidRPr="00106D83">
        <w:rPr>
          <w:rFonts w:ascii="Arial" w:hAnsi="Arial" w:cs="Arial"/>
          <w:sz w:val="22"/>
          <w:szCs w:val="22"/>
        </w:rPr>
        <w:t xml:space="preserve"> task</w:t>
      </w:r>
      <w:r w:rsidR="001D1F25" w:rsidRPr="00106D83">
        <w:rPr>
          <w:rFonts w:ascii="Arial" w:hAnsi="Arial" w:cs="Arial"/>
          <w:sz w:val="22"/>
          <w:szCs w:val="22"/>
        </w:rPr>
        <w:t>.</w:t>
      </w:r>
      <w:r w:rsidR="5C75123B" w:rsidRPr="00106D83">
        <w:rPr>
          <w:rFonts w:ascii="Arial" w:hAnsi="Arial" w:cs="Arial"/>
          <w:sz w:val="22"/>
          <w:szCs w:val="22"/>
        </w:rPr>
        <w:t xml:space="preserve"> </w:t>
      </w:r>
      <w:r w:rsidR="0069503E" w:rsidRPr="00106D83">
        <w:rPr>
          <w:rFonts w:ascii="Arial" w:hAnsi="Arial" w:cs="Arial"/>
          <w:sz w:val="22"/>
          <w:szCs w:val="22"/>
        </w:rPr>
        <w:t xml:space="preserve">First, an encoder known as a convolutional neural network (CNN) processes the input image to extract visual features. </w:t>
      </w:r>
      <w:r w:rsidR="00937433" w:rsidRPr="00106D83">
        <w:rPr>
          <w:rFonts w:ascii="Arial" w:hAnsi="Arial" w:cs="Arial"/>
          <w:sz w:val="22"/>
          <w:szCs w:val="22"/>
        </w:rPr>
        <w:t xml:space="preserve">A unified detection head then operates on those features, simultaneously </w:t>
      </w:r>
      <w:r w:rsidR="00AA1D62" w:rsidRPr="00106D83">
        <w:rPr>
          <w:rFonts w:ascii="Arial" w:hAnsi="Arial" w:cs="Arial"/>
          <w:sz w:val="22"/>
          <w:szCs w:val="22"/>
        </w:rPr>
        <w:t>predicting</w:t>
      </w:r>
      <w:r w:rsidR="00937433" w:rsidRPr="00106D83">
        <w:rPr>
          <w:rFonts w:ascii="Arial" w:hAnsi="Arial" w:cs="Arial"/>
          <w:sz w:val="22"/>
          <w:szCs w:val="22"/>
        </w:rPr>
        <w:t xml:space="preserve"> </w:t>
      </w:r>
      <w:r w:rsidR="5D8FF8DA" w:rsidRPr="00106D83">
        <w:rPr>
          <w:rFonts w:ascii="Arial" w:hAnsi="Arial" w:cs="Arial"/>
          <w:sz w:val="22"/>
          <w:szCs w:val="22"/>
        </w:rPr>
        <w:t>bounding box</w:t>
      </w:r>
      <w:r w:rsidR="00937433" w:rsidRPr="00106D83">
        <w:rPr>
          <w:rFonts w:ascii="Arial" w:hAnsi="Arial" w:cs="Arial"/>
          <w:sz w:val="22"/>
          <w:szCs w:val="22"/>
        </w:rPr>
        <w:t xml:space="preserve"> coordinates</w:t>
      </w:r>
      <w:r w:rsidR="00AA1D62" w:rsidRPr="00106D83">
        <w:rPr>
          <w:rFonts w:ascii="Arial" w:hAnsi="Arial" w:cs="Arial"/>
          <w:sz w:val="22"/>
          <w:szCs w:val="22"/>
        </w:rPr>
        <w:t xml:space="preserve"> and </w:t>
      </w:r>
      <w:r w:rsidR="623C8576" w:rsidRPr="00106D83">
        <w:rPr>
          <w:rFonts w:ascii="Arial" w:hAnsi="Arial" w:cs="Arial"/>
          <w:sz w:val="22"/>
          <w:szCs w:val="22"/>
        </w:rPr>
        <w:t>estimat</w:t>
      </w:r>
      <w:r w:rsidR="3EDBB378" w:rsidRPr="00106D83" w:rsidDel="5D8FF8DA">
        <w:rPr>
          <w:rFonts w:ascii="Arial" w:hAnsi="Arial" w:cs="Arial"/>
          <w:sz w:val="22"/>
          <w:szCs w:val="22"/>
        </w:rPr>
        <w:t>ing</w:t>
      </w:r>
      <w:r w:rsidR="4A922BCC" w:rsidRPr="00106D83">
        <w:rPr>
          <w:rFonts w:ascii="Arial" w:hAnsi="Arial" w:cs="Arial"/>
          <w:sz w:val="22"/>
          <w:szCs w:val="22"/>
        </w:rPr>
        <w:t xml:space="preserve"> </w:t>
      </w:r>
      <w:r w:rsidR="00937433" w:rsidRPr="00106D83">
        <w:rPr>
          <w:rFonts w:ascii="Arial" w:hAnsi="Arial" w:cs="Arial"/>
          <w:sz w:val="22"/>
          <w:szCs w:val="22"/>
        </w:rPr>
        <w:t>a confidence score to the object it</w:t>
      </w:r>
      <w:r w:rsidR="00A74995" w:rsidRPr="00106D83">
        <w:rPr>
          <w:rFonts w:ascii="Arial" w:hAnsi="Arial" w:cs="Arial"/>
          <w:sz w:val="22"/>
          <w:szCs w:val="22"/>
        </w:rPr>
        <w:t xml:space="preserve"> has</w:t>
      </w:r>
      <w:r w:rsidR="00937433" w:rsidRPr="00106D83">
        <w:rPr>
          <w:rFonts w:ascii="Arial" w:hAnsi="Arial" w:cs="Arial"/>
          <w:sz w:val="22"/>
          <w:szCs w:val="22"/>
        </w:rPr>
        <w:t xml:space="preserve"> detected, predicting </w:t>
      </w:r>
      <w:r w:rsidR="000579C3" w:rsidRPr="00106D83">
        <w:rPr>
          <w:rFonts w:ascii="Arial" w:hAnsi="Arial" w:cs="Arial"/>
          <w:sz w:val="22"/>
          <w:szCs w:val="22"/>
        </w:rPr>
        <w:t xml:space="preserve">the </w:t>
      </w:r>
      <w:r w:rsidR="00937433" w:rsidRPr="00106D83">
        <w:rPr>
          <w:rFonts w:ascii="Arial" w:hAnsi="Arial" w:cs="Arial"/>
          <w:sz w:val="22"/>
          <w:szCs w:val="22"/>
        </w:rPr>
        <w:t>probabilit</w:t>
      </w:r>
      <w:r w:rsidR="000579C3" w:rsidRPr="00106D83">
        <w:rPr>
          <w:rFonts w:ascii="Arial" w:hAnsi="Arial" w:cs="Arial"/>
          <w:sz w:val="22"/>
          <w:szCs w:val="22"/>
        </w:rPr>
        <w:t>y that what its detected is one of the class</w:t>
      </w:r>
      <w:r w:rsidR="00D831B6" w:rsidRPr="00106D83">
        <w:rPr>
          <w:rFonts w:ascii="Arial" w:hAnsi="Arial" w:cs="Arial"/>
          <w:sz w:val="22"/>
          <w:szCs w:val="22"/>
        </w:rPr>
        <w:t xml:space="preserve"> labels</w:t>
      </w:r>
      <w:r w:rsidR="00704237" w:rsidRPr="00106D83">
        <w:rPr>
          <w:rFonts w:ascii="Arial" w:hAnsi="Arial" w:cs="Arial"/>
          <w:sz w:val="22"/>
          <w:szCs w:val="22"/>
        </w:rPr>
        <w:t xml:space="preserve"> </w:t>
      </w:r>
      <w:r w:rsidR="00D061AE" w:rsidRPr="00106D83">
        <w:rPr>
          <w:rFonts w:ascii="Arial" w:hAnsi="Arial" w:cs="Arial"/>
          <w:sz w:val="22"/>
          <w:szCs w:val="22"/>
        </w:rPr>
        <w:t>(</w:t>
      </w:r>
      <w:r w:rsidR="00D061AE" w:rsidRPr="00106D83">
        <w:rPr>
          <w:rFonts w:ascii="Arial" w:eastAsia="Aptos" w:hAnsi="Arial" w:cs="Arial"/>
          <w:sz w:val="22"/>
          <w:szCs w:val="22"/>
        </w:rPr>
        <w:t>3</w:t>
      </w:r>
      <w:r w:rsidR="0066013C" w:rsidRPr="00106D83">
        <w:rPr>
          <w:rFonts w:ascii="Arial" w:eastAsia="Aptos" w:hAnsi="Arial" w:cs="Arial"/>
          <w:sz w:val="22"/>
          <w:szCs w:val="22"/>
        </w:rPr>
        <w:t>2</w:t>
      </w:r>
      <w:r w:rsidR="00704237" w:rsidRPr="00106D83">
        <w:rPr>
          <w:rFonts w:ascii="Arial" w:eastAsia="Aptos" w:hAnsi="Arial" w:cs="Arial"/>
          <w:sz w:val="22"/>
          <w:szCs w:val="22"/>
        </w:rPr>
        <w:t>)</w:t>
      </w:r>
      <w:r w:rsidR="0069503E" w:rsidRPr="00106D83">
        <w:rPr>
          <w:rFonts w:ascii="Arial" w:hAnsi="Arial" w:cs="Arial"/>
          <w:sz w:val="22"/>
          <w:szCs w:val="22"/>
        </w:rPr>
        <w:t>.</w:t>
      </w:r>
      <w:r w:rsidR="0069503E" w:rsidRPr="00106D83">
        <w:rPr>
          <w:rFonts w:ascii="Arial" w:eastAsia="Aptos" w:hAnsi="Arial" w:cs="Arial"/>
          <w:sz w:val="22"/>
          <w:szCs w:val="22"/>
        </w:rPr>
        <w:t xml:space="preserve"> </w:t>
      </w:r>
      <w:r w:rsidR="00472B85" w:rsidRPr="00106D83">
        <w:rPr>
          <w:rFonts w:ascii="Arial" w:eastAsia="Aptos" w:hAnsi="Arial" w:cs="Arial"/>
          <w:sz w:val="22"/>
          <w:szCs w:val="22"/>
        </w:rPr>
        <w:t xml:space="preserve">Finally, the </w:t>
      </w:r>
      <w:r w:rsidR="00704237" w:rsidRPr="00106D83">
        <w:rPr>
          <w:rFonts w:ascii="Arial" w:eastAsia="Aptos" w:hAnsi="Arial" w:cs="Arial"/>
          <w:sz w:val="22"/>
          <w:szCs w:val="22"/>
        </w:rPr>
        <w:t>output is the localised object with a confidence score applied to it</w:t>
      </w:r>
      <w:r w:rsidR="00026F90" w:rsidRPr="00106D83">
        <w:rPr>
          <w:rFonts w:ascii="Arial" w:hAnsi="Arial" w:cs="Arial"/>
          <w:sz w:val="22"/>
          <w:szCs w:val="22"/>
        </w:rPr>
        <w:t xml:space="preserve">. </w:t>
      </w:r>
      <w:r w:rsidR="00026F90" w:rsidRPr="00106D83">
        <w:rPr>
          <w:rFonts w:ascii="Arial" w:eastAsia="Aptos" w:hAnsi="Arial" w:cs="Arial"/>
          <w:sz w:val="22"/>
          <w:szCs w:val="22"/>
        </w:rPr>
        <w:t xml:space="preserve">The basic protocol is </w:t>
      </w:r>
      <w:r w:rsidR="00FE25FF" w:rsidRPr="00106D83">
        <w:rPr>
          <w:rFonts w:ascii="Arial" w:eastAsia="Aptos" w:hAnsi="Arial" w:cs="Arial"/>
          <w:sz w:val="22"/>
          <w:szCs w:val="22"/>
        </w:rPr>
        <w:t>exemplified with a banana</w:t>
      </w:r>
      <w:r w:rsidR="00026F90" w:rsidRPr="00106D83">
        <w:rPr>
          <w:rFonts w:ascii="Arial" w:eastAsia="Aptos" w:hAnsi="Arial" w:cs="Arial"/>
          <w:sz w:val="22"/>
          <w:szCs w:val="22"/>
        </w:rPr>
        <w:t xml:space="preserve"> on </w:t>
      </w:r>
      <w:r w:rsidR="00026F90" w:rsidRPr="00106D83">
        <w:rPr>
          <w:rFonts w:ascii="Arial" w:hAnsi="Arial" w:cs="Arial"/>
          <w:sz w:val="22"/>
          <w:szCs w:val="22"/>
        </w:rPr>
        <w:t xml:space="preserve">Figure </w:t>
      </w:r>
      <w:r w:rsidR="005C079E" w:rsidRPr="00106D83">
        <w:rPr>
          <w:rFonts w:ascii="Arial" w:hAnsi="Arial" w:cs="Arial"/>
          <w:sz w:val="22"/>
          <w:szCs w:val="22"/>
        </w:rPr>
        <w:t>3</w:t>
      </w:r>
      <w:r w:rsidR="00026F90" w:rsidRPr="00106D83">
        <w:rPr>
          <w:rFonts w:ascii="Arial" w:hAnsi="Arial" w:cs="Arial"/>
          <w:sz w:val="22"/>
          <w:szCs w:val="22"/>
        </w:rPr>
        <w:t>.</w:t>
      </w:r>
    </w:p>
    <w:p w14:paraId="3986EEF5" w14:textId="77777777" w:rsidR="001B73C1" w:rsidRPr="00106D83" w:rsidRDefault="00981660" w:rsidP="00806B25">
      <w:pPr>
        <w:keepNext/>
        <w:jc w:val="center"/>
        <w:rPr>
          <w:rFonts w:ascii="Arial" w:hAnsi="Arial" w:cs="Arial"/>
        </w:rPr>
      </w:pPr>
      <w:r w:rsidRPr="00106D83">
        <w:rPr>
          <w:rFonts w:ascii="Arial" w:hAnsi="Arial" w:cs="Arial"/>
          <w:noProof/>
          <w:sz w:val="22"/>
          <w:szCs w:val="22"/>
        </w:rPr>
        <w:drawing>
          <wp:inline distT="0" distB="0" distL="0" distR="0" wp14:anchorId="7573D93C" wp14:editId="513B08C9">
            <wp:extent cx="5943600" cy="3343275"/>
            <wp:effectExtent l="0" t="0" r="0" b="0"/>
            <wp:docPr id="2125001051"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001051" name="Picture 1" descr="A diagram of a network&#10;&#10;AI-generated content may be incorrect."/>
                    <pic:cNvPicPr/>
                  </pic:nvPicPr>
                  <pic:blipFill>
                    <a:blip r:embed="rId14"/>
                    <a:stretch>
                      <a:fillRect/>
                    </a:stretch>
                  </pic:blipFill>
                  <pic:spPr>
                    <a:xfrm>
                      <a:off x="0" y="0"/>
                      <a:ext cx="5943600" cy="3343275"/>
                    </a:xfrm>
                    <a:prstGeom prst="rect">
                      <a:avLst/>
                    </a:prstGeom>
                  </pic:spPr>
                </pic:pic>
              </a:graphicData>
            </a:graphic>
          </wp:inline>
        </w:drawing>
      </w:r>
    </w:p>
    <w:p w14:paraId="626156F0" w14:textId="0D1C7DBC" w:rsidR="007A4D62" w:rsidRPr="00106D83" w:rsidRDefault="001B73C1" w:rsidP="00806B25">
      <w:pPr>
        <w:pStyle w:val="Caption"/>
        <w:jc w:val="center"/>
        <w:rPr>
          <w:rFonts w:ascii="Arial" w:hAnsi="Arial" w:cs="Arial"/>
        </w:rPr>
      </w:pPr>
      <w:r w:rsidRPr="00106D83">
        <w:rPr>
          <w:rFonts w:ascii="Arial" w:hAnsi="Arial" w:cs="Arial"/>
        </w:rPr>
        <w:t xml:space="preserve">Figure </w:t>
      </w:r>
      <w:r w:rsidR="00806B25" w:rsidRPr="00106D83">
        <w:rPr>
          <w:rFonts w:ascii="Arial" w:hAnsi="Arial" w:cs="Arial"/>
        </w:rPr>
        <w:t>3</w:t>
      </w:r>
      <w:r w:rsidRPr="00106D83">
        <w:rPr>
          <w:rFonts w:ascii="Arial" w:hAnsi="Arial" w:cs="Arial"/>
        </w:rPr>
        <w:t>: End-to-end object detection pipeline applied to a banana. On the left the raw input image, in the centre the shared CNN backbone and unified detection head, and on the right the final output showing a bounding box and its confidence score.</w:t>
      </w:r>
    </w:p>
    <w:p w14:paraId="53F199E5" w14:textId="77777777" w:rsidR="001B73C1" w:rsidRPr="00106D83" w:rsidRDefault="001B73C1" w:rsidP="001B73C1">
      <w:pPr>
        <w:rPr>
          <w:rFonts w:ascii="Arial" w:hAnsi="Arial" w:cs="Arial"/>
        </w:rPr>
      </w:pPr>
    </w:p>
    <w:p w14:paraId="660CC9C5" w14:textId="7443D291" w:rsidR="2608D704" w:rsidRPr="00106D83" w:rsidRDefault="006F6388" w:rsidP="00D04B66">
      <w:pPr>
        <w:jc w:val="both"/>
        <w:rPr>
          <w:rFonts w:ascii="Arial" w:hAnsi="Arial" w:cs="Arial"/>
          <w:sz w:val="22"/>
          <w:szCs w:val="22"/>
        </w:rPr>
      </w:pPr>
      <w:r w:rsidRPr="00106D83">
        <w:rPr>
          <w:rFonts w:ascii="Arial" w:hAnsi="Arial" w:cs="Arial"/>
          <w:sz w:val="22"/>
          <w:szCs w:val="22"/>
        </w:rPr>
        <w:t xml:space="preserve">Just as Hawkins et al.’s real-time tissue and tool classification system, shown in Figure 4, guides surgeons during endoscopic spinal surgeries (33), integrating CV onto myoelectric hands </w:t>
      </w:r>
      <w:r w:rsidR="00092E82" w:rsidRPr="00106D83">
        <w:rPr>
          <w:rFonts w:ascii="Arial" w:hAnsi="Arial" w:cs="Arial"/>
          <w:sz w:val="22"/>
          <w:szCs w:val="22"/>
        </w:rPr>
        <w:t>allows automatic</w:t>
      </w:r>
      <w:r w:rsidR="003B2DBF" w:rsidRPr="00106D83">
        <w:rPr>
          <w:rFonts w:ascii="Arial" w:hAnsi="Arial" w:cs="Arial"/>
          <w:sz w:val="22"/>
          <w:szCs w:val="22"/>
        </w:rPr>
        <w:t xml:space="preserve"> object</w:t>
      </w:r>
      <w:r w:rsidR="00092E82" w:rsidRPr="00106D83">
        <w:rPr>
          <w:rFonts w:ascii="Arial" w:hAnsi="Arial" w:cs="Arial"/>
          <w:sz w:val="22"/>
          <w:szCs w:val="22"/>
        </w:rPr>
        <w:t xml:space="preserve"> detection</w:t>
      </w:r>
      <w:r w:rsidR="002C65A8" w:rsidRPr="00106D83">
        <w:rPr>
          <w:rFonts w:ascii="Arial" w:hAnsi="Arial" w:cs="Arial"/>
          <w:sz w:val="22"/>
          <w:szCs w:val="22"/>
        </w:rPr>
        <w:t>.</w:t>
      </w:r>
    </w:p>
    <w:p w14:paraId="20932639" w14:textId="77777777" w:rsidR="0068550C" w:rsidRPr="00106D83" w:rsidRDefault="00996D79" w:rsidP="00806B25">
      <w:pPr>
        <w:keepNext/>
        <w:jc w:val="center"/>
        <w:rPr>
          <w:rFonts w:ascii="Arial" w:hAnsi="Arial" w:cs="Arial"/>
        </w:rPr>
      </w:pPr>
      <w:r w:rsidRPr="00106D83">
        <w:rPr>
          <w:rFonts w:ascii="Arial" w:hAnsi="Arial" w:cs="Arial"/>
          <w:noProof/>
          <w:sz w:val="22"/>
          <w:szCs w:val="22"/>
        </w:rPr>
        <w:lastRenderedPageBreak/>
        <w:drawing>
          <wp:inline distT="0" distB="0" distL="0" distR="0" wp14:anchorId="172AD1C9" wp14:editId="1D613C86">
            <wp:extent cx="3861787" cy="3823681"/>
            <wp:effectExtent l="0" t="0" r="0" b="0"/>
            <wp:docPr id="104742710" name="Picture 4" descr="A close up of a tu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5">
                      <a:extLst>
                        <a:ext uri="{28A0092B-C50C-407E-A947-70E740481C1C}">
                          <a14:useLocalDpi xmlns:a14="http://schemas.microsoft.com/office/drawing/2010/main" val="0"/>
                        </a:ext>
                      </a:extLst>
                    </a:blip>
                    <a:stretch>
                      <a:fillRect/>
                    </a:stretch>
                  </pic:blipFill>
                  <pic:spPr>
                    <a:xfrm>
                      <a:off x="0" y="0"/>
                      <a:ext cx="3871878" cy="3833672"/>
                    </a:xfrm>
                    <a:prstGeom prst="rect">
                      <a:avLst/>
                    </a:prstGeom>
                  </pic:spPr>
                </pic:pic>
              </a:graphicData>
            </a:graphic>
          </wp:inline>
        </w:drawing>
      </w:r>
    </w:p>
    <w:p w14:paraId="482E2941" w14:textId="20EA03EC" w:rsidR="0068550C" w:rsidRPr="00106D83" w:rsidRDefault="0068550C" w:rsidP="00806B25">
      <w:pPr>
        <w:pStyle w:val="Caption"/>
        <w:jc w:val="center"/>
        <w:rPr>
          <w:rFonts w:ascii="Arial" w:hAnsi="Arial" w:cs="Arial"/>
        </w:rPr>
      </w:pPr>
      <w:r w:rsidRPr="00106D83">
        <w:rPr>
          <w:rFonts w:ascii="Arial" w:hAnsi="Arial" w:cs="Arial"/>
        </w:rPr>
        <w:t xml:space="preserve">Figure </w:t>
      </w:r>
      <w:r w:rsidR="00806B25" w:rsidRPr="00106D83">
        <w:rPr>
          <w:rFonts w:ascii="Arial" w:hAnsi="Arial" w:cs="Arial"/>
        </w:rPr>
        <w:t>4</w:t>
      </w:r>
      <w:r w:rsidRPr="00106D83">
        <w:rPr>
          <w:rFonts w:ascii="Arial" w:hAnsi="Arial" w:cs="Arial"/>
        </w:rPr>
        <w:t>: Endoscopic spinal surgery view with real-time object detection overlay: the radiofrequency probe is enclosed in a bounding box, labelled “i2,” and detected with 84 % confidence (3</w:t>
      </w:r>
      <w:r w:rsidR="0066013C" w:rsidRPr="00106D83">
        <w:rPr>
          <w:rFonts w:ascii="Arial" w:hAnsi="Arial" w:cs="Arial"/>
        </w:rPr>
        <w:t>4</w:t>
      </w:r>
      <w:r w:rsidRPr="00106D83">
        <w:rPr>
          <w:rFonts w:ascii="Arial" w:hAnsi="Arial" w:cs="Arial"/>
        </w:rPr>
        <w:t>).</w:t>
      </w:r>
    </w:p>
    <w:p w14:paraId="412BBB5E" w14:textId="61471023" w:rsidR="00120F74" w:rsidRPr="00106D83" w:rsidRDefault="00120F74" w:rsidP="000B57F5">
      <w:pPr>
        <w:rPr>
          <w:rFonts w:ascii="Arial" w:hAnsi="Arial" w:cs="Arial"/>
          <w:sz w:val="22"/>
          <w:szCs w:val="22"/>
        </w:rPr>
      </w:pPr>
    </w:p>
    <w:p w14:paraId="7F2F0C2D" w14:textId="69A149C0" w:rsidR="004E5DD4" w:rsidRPr="00106D83" w:rsidRDefault="00192083" w:rsidP="00D04B66">
      <w:pPr>
        <w:jc w:val="both"/>
        <w:rPr>
          <w:rFonts w:ascii="Arial" w:hAnsi="Arial" w:cs="Arial"/>
          <w:sz w:val="22"/>
          <w:szCs w:val="22"/>
        </w:rPr>
      </w:pPr>
      <w:r w:rsidRPr="00106D83">
        <w:rPr>
          <w:rFonts w:ascii="Arial" w:hAnsi="Arial" w:cs="Arial"/>
          <w:sz w:val="22"/>
          <w:szCs w:val="22"/>
        </w:rPr>
        <w:t>CV</w:t>
      </w:r>
      <w:r w:rsidR="000E6A2C" w:rsidRPr="00106D83">
        <w:rPr>
          <w:rFonts w:ascii="Arial" w:hAnsi="Arial" w:cs="Arial"/>
          <w:sz w:val="22"/>
          <w:szCs w:val="22"/>
        </w:rPr>
        <w:t xml:space="preserve"> already lets </w:t>
      </w:r>
      <w:r w:rsidR="00AC0AE0" w:rsidRPr="00106D83">
        <w:rPr>
          <w:rFonts w:ascii="Arial" w:hAnsi="Arial" w:cs="Arial"/>
          <w:sz w:val="22"/>
          <w:szCs w:val="22"/>
        </w:rPr>
        <w:t xml:space="preserve">myoelectric </w:t>
      </w:r>
      <w:r w:rsidR="000E6A2C" w:rsidRPr="00106D83">
        <w:rPr>
          <w:rFonts w:ascii="Arial" w:hAnsi="Arial" w:cs="Arial"/>
          <w:sz w:val="22"/>
          <w:szCs w:val="22"/>
        </w:rPr>
        <w:t xml:space="preserve">hands ‘see’ objects, yet current prototypes are still far from natural </w:t>
      </w:r>
      <w:r w:rsidR="002C8606" w:rsidRPr="00106D83">
        <w:rPr>
          <w:rFonts w:ascii="Arial" w:hAnsi="Arial" w:cs="Arial"/>
          <w:sz w:val="22"/>
          <w:szCs w:val="22"/>
        </w:rPr>
        <w:t xml:space="preserve">in </w:t>
      </w:r>
      <w:r w:rsidR="000E6A2C" w:rsidRPr="00106D83">
        <w:rPr>
          <w:rFonts w:ascii="Arial" w:hAnsi="Arial" w:cs="Arial"/>
          <w:sz w:val="22"/>
          <w:szCs w:val="22"/>
        </w:rPr>
        <w:t>performance. Nazarpour et al at Newcastle University attached a camera to a commercial myoelectric hand</w:t>
      </w:r>
      <w:r w:rsidR="003808CF" w:rsidRPr="00106D83">
        <w:rPr>
          <w:rFonts w:ascii="Arial" w:hAnsi="Arial" w:cs="Arial"/>
          <w:sz w:val="22"/>
          <w:szCs w:val="22"/>
        </w:rPr>
        <w:t xml:space="preserve">, shown on </w:t>
      </w:r>
      <w:r w:rsidR="00C32F80" w:rsidRPr="00106D83">
        <w:rPr>
          <w:rFonts w:ascii="Arial" w:hAnsi="Arial" w:cs="Arial"/>
          <w:sz w:val="22"/>
          <w:szCs w:val="22"/>
        </w:rPr>
        <w:t>F</w:t>
      </w:r>
      <w:r w:rsidR="003808CF" w:rsidRPr="00106D83">
        <w:rPr>
          <w:rFonts w:ascii="Arial" w:hAnsi="Arial" w:cs="Arial"/>
          <w:sz w:val="22"/>
          <w:szCs w:val="22"/>
        </w:rPr>
        <w:t xml:space="preserve">igure </w:t>
      </w:r>
      <w:r w:rsidR="00C32F80" w:rsidRPr="00106D83">
        <w:rPr>
          <w:rFonts w:ascii="Arial" w:hAnsi="Arial" w:cs="Arial"/>
          <w:sz w:val="22"/>
          <w:szCs w:val="22"/>
        </w:rPr>
        <w:t>5</w:t>
      </w:r>
      <w:r w:rsidR="003808CF" w:rsidRPr="00106D83">
        <w:rPr>
          <w:rFonts w:ascii="Arial" w:hAnsi="Arial" w:cs="Arial"/>
          <w:sz w:val="22"/>
          <w:szCs w:val="22"/>
        </w:rPr>
        <w:t>,</w:t>
      </w:r>
      <w:r w:rsidR="000E6A2C" w:rsidRPr="00106D83">
        <w:rPr>
          <w:rFonts w:ascii="Arial" w:hAnsi="Arial" w:cs="Arial"/>
          <w:sz w:val="22"/>
          <w:szCs w:val="22"/>
        </w:rPr>
        <w:t xml:space="preserve"> and used a </w:t>
      </w:r>
      <w:r w:rsidR="00E07DC3" w:rsidRPr="00106D83">
        <w:rPr>
          <w:rFonts w:ascii="Arial" w:hAnsi="Arial" w:cs="Arial"/>
          <w:sz w:val="22"/>
          <w:szCs w:val="22"/>
        </w:rPr>
        <w:t>CNN</w:t>
      </w:r>
      <w:r w:rsidR="000E6A2C" w:rsidRPr="00106D83">
        <w:rPr>
          <w:rFonts w:ascii="Arial" w:hAnsi="Arial" w:cs="Arial"/>
          <w:sz w:val="22"/>
          <w:szCs w:val="22"/>
        </w:rPr>
        <w:t xml:space="preserve"> to sort </w:t>
      </w:r>
      <w:r w:rsidR="00A37D56" w:rsidRPr="00106D83">
        <w:rPr>
          <w:rFonts w:ascii="Arial" w:hAnsi="Arial" w:cs="Arial"/>
          <w:sz w:val="22"/>
          <w:szCs w:val="22"/>
        </w:rPr>
        <w:t>objects</w:t>
      </w:r>
      <w:r w:rsidR="000E6A2C" w:rsidRPr="00106D83">
        <w:rPr>
          <w:rFonts w:ascii="Arial" w:hAnsi="Arial" w:cs="Arial"/>
          <w:sz w:val="22"/>
          <w:szCs w:val="22"/>
        </w:rPr>
        <w:t xml:space="preserve"> into four grasp </w:t>
      </w:r>
      <w:r w:rsidR="00E07DC3" w:rsidRPr="00106D83">
        <w:rPr>
          <w:rFonts w:ascii="Arial" w:hAnsi="Arial" w:cs="Arial"/>
          <w:sz w:val="22"/>
          <w:szCs w:val="22"/>
        </w:rPr>
        <w:t>categories</w:t>
      </w:r>
      <w:r w:rsidR="00A37D56" w:rsidRPr="00106D83">
        <w:rPr>
          <w:rFonts w:ascii="Arial" w:hAnsi="Arial" w:cs="Arial"/>
          <w:sz w:val="22"/>
          <w:szCs w:val="22"/>
        </w:rPr>
        <w:t>:</w:t>
      </w:r>
      <w:r w:rsidR="009A1FC1" w:rsidRPr="00106D83">
        <w:rPr>
          <w:rFonts w:ascii="Arial" w:hAnsi="Arial" w:cs="Arial"/>
          <w:sz w:val="22"/>
          <w:szCs w:val="22"/>
        </w:rPr>
        <w:t xml:space="preserve"> </w:t>
      </w:r>
      <w:r w:rsidR="002C8606" w:rsidRPr="00106D83">
        <w:rPr>
          <w:rFonts w:ascii="Arial" w:hAnsi="Arial" w:cs="Arial"/>
          <w:sz w:val="22"/>
          <w:szCs w:val="22"/>
        </w:rPr>
        <w:t>palm</w:t>
      </w:r>
      <w:r w:rsidR="006806B0" w:rsidRPr="00106D83">
        <w:rPr>
          <w:rFonts w:ascii="Arial" w:hAnsi="Arial" w:cs="Arial"/>
          <w:sz w:val="22"/>
          <w:szCs w:val="22"/>
        </w:rPr>
        <w:t>-</w:t>
      </w:r>
      <w:r w:rsidR="002C8606" w:rsidRPr="00106D83">
        <w:rPr>
          <w:rFonts w:ascii="Arial" w:hAnsi="Arial" w:cs="Arial"/>
          <w:sz w:val="22"/>
          <w:szCs w:val="22"/>
        </w:rPr>
        <w:t>neutral</w:t>
      </w:r>
      <w:r w:rsidR="000E6A2C" w:rsidRPr="00106D83">
        <w:rPr>
          <w:rFonts w:ascii="Arial" w:hAnsi="Arial" w:cs="Arial"/>
          <w:sz w:val="22"/>
          <w:szCs w:val="22"/>
        </w:rPr>
        <w:t>, palm</w:t>
      </w:r>
      <w:r w:rsidR="006806B0" w:rsidRPr="00106D83">
        <w:rPr>
          <w:rFonts w:ascii="Arial" w:hAnsi="Arial" w:cs="Arial"/>
          <w:sz w:val="22"/>
          <w:szCs w:val="22"/>
        </w:rPr>
        <w:t>-</w:t>
      </w:r>
      <w:r w:rsidR="000E6A2C" w:rsidRPr="00106D83">
        <w:rPr>
          <w:rFonts w:ascii="Arial" w:hAnsi="Arial" w:cs="Arial"/>
          <w:sz w:val="22"/>
          <w:szCs w:val="22"/>
        </w:rPr>
        <w:t>pronated, tripod and pinch</w:t>
      </w:r>
      <w:r w:rsidR="003808CF" w:rsidRPr="00106D83">
        <w:rPr>
          <w:rFonts w:ascii="Arial" w:hAnsi="Arial" w:cs="Arial"/>
          <w:sz w:val="22"/>
          <w:szCs w:val="22"/>
        </w:rPr>
        <w:t xml:space="preserve"> </w:t>
      </w:r>
      <w:r w:rsidR="005C5A07" w:rsidRPr="00106D83">
        <w:rPr>
          <w:rFonts w:ascii="Arial" w:hAnsi="Arial" w:cs="Arial"/>
          <w:sz w:val="22"/>
          <w:szCs w:val="22"/>
        </w:rPr>
        <w:t>(</w:t>
      </w:r>
      <w:r w:rsidR="003808CF" w:rsidRPr="00106D83">
        <w:rPr>
          <w:rFonts w:ascii="Arial" w:hAnsi="Arial" w:cs="Arial"/>
          <w:sz w:val="22"/>
          <w:szCs w:val="22"/>
        </w:rPr>
        <w:t>3</w:t>
      </w:r>
      <w:r w:rsidR="0066013C" w:rsidRPr="00106D83">
        <w:rPr>
          <w:rFonts w:ascii="Arial" w:hAnsi="Arial" w:cs="Arial"/>
          <w:sz w:val="22"/>
          <w:szCs w:val="22"/>
        </w:rPr>
        <w:t>5</w:t>
      </w:r>
      <w:r w:rsidR="003808CF" w:rsidRPr="00106D83">
        <w:rPr>
          <w:rFonts w:ascii="Arial" w:hAnsi="Arial" w:cs="Arial"/>
          <w:sz w:val="22"/>
          <w:szCs w:val="22"/>
        </w:rPr>
        <w:t>).</w:t>
      </w:r>
      <w:r w:rsidR="00A37D56" w:rsidRPr="00106D83">
        <w:rPr>
          <w:rFonts w:ascii="Arial" w:hAnsi="Arial" w:cs="Arial"/>
          <w:sz w:val="22"/>
          <w:szCs w:val="22"/>
        </w:rPr>
        <w:t xml:space="preserve"> </w:t>
      </w:r>
      <w:r w:rsidR="0092291A" w:rsidRPr="00106D83">
        <w:rPr>
          <w:rFonts w:ascii="Arial" w:hAnsi="Arial" w:cs="Arial"/>
          <w:sz w:val="22"/>
          <w:szCs w:val="22"/>
        </w:rPr>
        <w:t>The hand selected and executed the grasp within a few hundred milliseconds, an order of magnitude faster than EMG control, enabling automatic grasping</w:t>
      </w:r>
      <w:r w:rsidR="00A37D56" w:rsidRPr="00106D83">
        <w:rPr>
          <w:rFonts w:ascii="Arial" w:hAnsi="Arial" w:cs="Arial"/>
          <w:sz w:val="22"/>
          <w:szCs w:val="22"/>
        </w:rPr>
        <w:t xml:space="preserve">. However, there is still work to be done as the prototype lacks adaptive force control and </w:t>
      </w:r>
      <w:r w:rsidR="00DB3A4C" w:rsidRPr="00106D83">
        <w:rPr>
          <w:rFonts w:ascii="Arial" w:hAnsi="Arial" w:cs="Arial"/>
          <w:sz w:val="22"/>
          <w:szCs w:val="22"/>
        </w:rPr>
        <w:t>worsens</w:t>
      </w:r>
      <w:r w:rsidR="00A37D56" w:rsidRPr="00106D83">
        <w:rPr>
          <w:rFonts w:ascii="Arial" w:hAnsi="Arial" w:cs="Arial"/>
          <w:sz w:val="22"/>
          <w:szCs w:val="22"/>
        </w:rPr>
        <w:t xml:space="preserve"> in performance with </w:t>
      </w:r>
      <w:r w:rsidR="00DB3A4C" w:rsidRPr="00106D83">
        <w:rPr>
          <w:rFonts w:ascii="Arial" w:hAnsi="Arial" w:cs="Arial"/>
          <w:sz w:val="22"/>
          <w:szCs w:val="22"/>
        </w:rPr>
        <w:t>unseen</w:t>
      </w:r>
      <w:r w:rsidR="00A37D56" w:rsidRPr="00106D83">
        <w:rPr>
          <w:rFonts w:ascii="Arial" w:hAnsi="Arial" w:cs="Arial"/>
          <w:sz w:val="22"/>
          <w:szCs w:val="22"/>
        </w:rPr>
        <w:t xml:space="preserve"> objects</w:t>
      </w:r>
      <w:r w:rsidR="00554403" w:rsidRPr="00106D83">
        <w:rPr>
          <w:rFonts w:ascii="Arial" w:hAnsi="Arial" w:cs="Arial"/>
          <w:sz w:val="22"/>
          <w:szCs w:val="22"/>
        </w:rPr>
        <w:t xml:space="preserve">, </w:t>
      </w:r>
      <w:r w:rsidR="00512E65" w:rsidRPr="00106D83">
        <w:rPr>
          <w:rFonts w:ascii="Arial" w:hAnsi="Arial" w:cs="Arial"/>
          <w:sz w:val="22"/>
          <w:szCs w:val="22"/>
        </w:rPr>
        <w:t>unlike humans who adapt rapidly</w:t>
      </w:r>
      <w:r w:rsidR="00A37D56" w:rsidRPr="00106D83">
        <w:rPr>
          <w:rFonts w:ascii="Arial" w:hAnsi="Arial" w:cs="Arial"/>
          <w:sz w:val="22"/>
          <w:szCs w:val="22"/>
        </w:rPr>
        <w:t>.</w:t>
      </w:r>
      <w:r w:rsidR="00B05495" w:rsidRPr="00106D83">
        <w:rPr>
          <w:rFonts w:ascii="Arial" w:hAnsi="Arial" w:cs="Arial"/>
          <w:sz w:val="22"/>
          <w:szCs w:val="22"/>
        </w:rPr>
        <w:t xml:space="preserve"> </w:t>
      </w:r>
      <w:r w:rsidR="00FE7BCE" w:rsidRPr="00106D83">
        <w:rPr>
          <w:rFonts w:ascii="Arial" w:hAnsi="Arial" w:cs="Arial"/>
          <w:sz w:val="22"/>
          <w:szCs w:val="22"/>
        </w:rPr>
        <w:t>To address these limitations, RL-driven control could be incorporate</w:t>
      </w:r>
      <w:r w:rsidR="00D4117B" w:rsidRPr="00106D83">
        <w:rPr>
          <w:rFonts w:ascii="Arial" w:hAnsi="Arial" w:cs="Arial"/>
          <w:sz w:val="22"/>
          <w:szCs w:val="22"/>
        </w:rPr>
        <w:t>d</w:t>
      </w:r>
      <w:r w:rsidR="00FE7BCE" w:rsidRPr="00106D83">
        <w:rPr>
          <w:rFonts w:ascii="Arial" w:hAnsi="Arial" w:cs="Arial"/>
          <w:sz w:val="22"/>
          <w:szCs w:val="22"/>
        </w:rPr>
        <w:t>.</w:t>
      </w:r>
    </w:p>
    <w:p w14:paraId="11F497BC" w14:textId="77777777" w:rsidR="0068550C" w:rsidRPr="00106D83" w:rsidRDefault="004E5DD4" w:rsidP="00806B25">
      <w:pPr>
        <w:keepNext/>
        <w:jc w:val="center"/>
        <w:rPr>
          <w:rFonts w:ascii="Arial" w:hAnsi="Arial" w:cs="Arial"/>
        </w:rPr>
      </w:pPr>
      <w:r w:rsidRPr="00106D83">
        <w:rPr>
          <w:rFonts w:ascii="Arial" w:hAnsi="Arial" w:cs="Arial"/>
          <w:sz w:val="22"/>
          <w:szCs w:val="22"/>
        </w:rPr>
        <w:lastRenderedPageBreak/>
        <w:fldChar w:fldCharType="begin"/>
      </w:r>
      <w:r w:rsidRPr="00106D83">
        <w:rPr>
          <w:rFonts w:ascii="Arial" w:hAnsi="Arial" w:cs="Arial"/>
          <w:sz w:val="22"/>
          <w:szCs w:val="22"/>
        </w:rPr>
        <w:instrText xml:space="preserve"> INCLUDEPICTURE "https://www.ncl.ac.uk/media/wwwnclacuk/pressoffice/images/news/may/Seeing-hand-standard-right-aligned.jpg" \* MERGEFORMATINET </w:instrText>
      </w:r>
      <w:r w:rsidRPr="00106D83">
        <w:rPr>
          <w:rFonts w:ascii="Arial" w:hAnsi="Arial" w:cs="Arial"/>
          <w:sz w:val="22"/>
          <w:szCs w:val="22"/>
        </w:rPr>
        <w:fldChar w:fldCharType="separate"/>
      </w:r>
      <w:r w:rsidRPr="00106D83">
        <w:rPr>
          <w:rFonts w:ascii="Arial" w:hAnsi="Arial" w:cs="Arial"/>
          <w:noProof/>
          <w:sz w:val="22"/>
          <w:szCs w:val="22"/>
        </w:rPr>
        <w:drawing>
          <wp:inline distT="0" distB="0" distL="0" distR="0" wp14:anchorId="3686E88C" wp14:editId="66F7A6C5">
            <wp:extent cx="5174974" cy="3057989"/>
            <wp:effectExtent l="0" t="0" r="0" b="3175"/>
            <wp:docPr id="508076066" name="Picture 1" descr="A new generation of prosthetic limbs which will allow the wearer to reach for objects automatica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new generation of prosthetic limbs which will allow the wearer to reach for objects automatically"/>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78401" cy="3060014"/>
                    </a:xfrm>
                    <a:prstGeom prst="rect">
                      <a:avLst/>
                    </a:prstGeom>
                    <a:noFill/>
                    <a:ln>
                      <a:noFill/>
                    </a:ln>
                  </pic:spPr>
                </pic:pic>
              </a:graphicData>
            </a:graphic>
          </wp:inline>
        </w:drawing>
      </w:r>
      <w:r w:rsidRPr="00106D83">
        <w:rPr>
          <w:rFonts w:ascii="Arial" w:hAnsi="Arial" w:cs="Arial"/>
          <w:sz w:val="22"/>
          <w:szCs w:val="22"/>
        </w:rPr>
        <w:fldChar w:fldCharType="end"/>
      </w:r>
    </w:p>
    <w:p w14:paraId="68C7A1FE" w14:textId="7A6B6A1A" w:rsidR="004E5DD4" w:rsidRPr="00106D83" w:rsidRDefault="0068550C" w:rsidP="00806B25">
      <w:pPr>
        <w:pStyle w:val="Caption"/>
        <w:jc w:val="center"/>
        <w:rPr>
          <w:rFonts w:ascii="Arial" w:hAnsi="Arial" w:cs="Arial"/>
          <w:sz w:val="22"/>
          <w:szCs w:val="22"/>
        </w:rPr>
      </w:pPr>
      <w:r w:rsidRPr="00106D83">
        <w:rPr>
          <w:rFonts w:ascii="Arial" w:hAnsi="Arial" w:cs="Arial"/>
        </w:rPr>
        <w:t xml:space="preserve">Figure </w:t>
      </w:r>
      <w:r w:rsidR="00806B25" w:rsidRPr="00106D83">
        <w:rPr>
          <w:rFonts w:ascii="Arial" w:hAnsi="Arial" w:cs="Arial"/>
        </w:rPr>
        <w:t>5</w:t>
      </w:r>
      <w:r w:rsidRPr="00106D83">
        <w:rPr>
          <w:rFonts w:ascii="Arial" w:hAnsi="Arial" w:cs="Arial"/>
        </w:rPr>
        <w:t>: The Newcastle ‘Hand-That-Sees’</w:t>
      </w:r>
      <w:r w:rsidR="00A37D56" w:rsidRPr="00106D83">
        <w:rPr>
          <w:rFonts w:ascii="Arial" w:hAnsi="Arial" w:cs="Arial"/>
        </w:rPr>
        <w:t xml:space="preserve"> in the pinch grip orientation</w:t>
      </w:r>
      <w:r w:rsidRPr="00106D83">
        <w:rPr>
          <w:rFonts w:ascii="Arial" w:hAnsi="Arial" w:cs="Arial"/>
        </w:rPr>
        <w:t>, with a camera attached to the dorsum of the hand (3</w:t>
      </w:r>
      <w:r w:rsidR="00577402" w:rsidRPr="00106D83">
        <w:rPr>
          <w:rFonts w:ascii="Arial" w:hAnsi="Arial" w:cs="Arial"/>
        </w:rPr>
        <w:t>5</w:t>
      </w:r>
      <w:r w:rsidRPr="00106D83">
        <w:rPr>
          <w:rFonts w:ascii="Arial" w:hAnsi="Arial" w:cs="Arial"/>
        </w:rPr>
        <w:t>).</w:t>
      </w:r>
    </w:p>
    <w:p w14:paraId="5E311D66" w14:textId="20AEB89D" w:rsidR="53DF6825" w:rsidRPr="00106D83" w:rsidRDefault="00CE2968" w:rsidP="001F2C73">
      <w:pPr>
        <w:pStyle w:val="Heading3"/>
      </w:pPr>
      <w:bookmarkStart w:id="77" w:name="_Toc197363912"/>
      <w:bookmarkStart w:id="78" w:name="_Toc197364551"/>
      <w:bookmarkStart w:id="79" w:name="_Toc197364590"/>
      <w:bookmarkStart w:id="80" w:name="_Toc197626246"/>
      <w:bookmarkStart w:id="81" w:name="_Toc197768160"/>
      <w:bookmarkStart w:id="82" w:name="_Toc197770466"/>
      <w:bookmarkStart w:id="83" w:name="_Toc197984215"/>
      <w:bookmarkStart w:id="84" w:name="_Toc198116539"/>
      <w:r w:rsidRPr="00106D83">
        <w:t xml:space="preserve">1.2.3 </w:t>
      </w:r>
      <w:r w:rsidR="53DF6825" w:rsidRPr="00106D83">
        <w:t>Reinforcement</w:t>
      </w:r>
      <w:r w:rsidR="39F0768C" w:rsidRPr="00106D83">
        <w:t xml:space="preserve"> Learning</w:t>
      </w:r>
      <w:r w:rsidR="421E2080" w:rsidRPr="00106D83">
        <w:t xml:space="preserve"> for Grip Optimi</w:t>
      </w:r>
      <w:r w:rsidR="009C591F" w:rsidRPr="00106D83">
        <w:t>s</w:t>
      </w:r>
      <w:r w:rsidR="421E2080" w:rsidRPr="00106D83">
        <w:t>ation</w:t>
      </w:r>
      <w:bookmarkEnd w:id="77"/>
      <w:bookmarkEnd w:id="78"/>
      <w:bookmarkEnd w:id="79"/>
      <w:bookmarkEnd w:id="80"/>
      <w:bookmarkEnd w:id="81"/>
      <w:bookmarkEnd w:id="82"/>
      <w:bookmarkEnd w:id="83"/>
      <w:bookmarkEnd w:id="84"/>
    </w:p>
    <w:p w14:paraId="16AADE34" w14:textId="6C63D465" w:rsidR="00DC7988" w:rsidRPr="00106D83" w:rsidRDefault="002201F2" w:rsidP="00D04B66">
      <w:pPr>
        <w:jc w:val="both"/>
        <w:rPr>
          <w:rFonts w:ascii="Arial" w:eastAsia="Aptos" w:hAnsi="Arial" w:cs="Arial"/>
          <w:sz w:val="22"/>
          <w:szCs w:val="22"/>
        </w:rPr>
      </w:pPr>
      <w:r w:rsidRPr="00106D83">
        <w:rPr>
          <w:rStyle w:val="Strong"/>
          <w:rFonts w:ascii="Arial" w:hAnsi="Arial" w:cs="Arial"/>
          <w:b w:val="0"/>
          <w:bCs w:val="0"/>
          <w:sz w:val="22"/>
          <w:szCs w:val="22"/>
        </w:rPr>
        <w:t>RL</w:t>
      </w:r>
      <w:r w:rsidR="00A40C71" w:rsidRPr="00106D83">
        <w:rPr>
          <w:rStyle w:val="Strong"/>
          <w:rFonts w:ascii="Arial" w:hAnsi="Arial" w:cs="Arial"/>
          <w:b w:val="0"/>
          <w:sz w:val="22"/>
          <w:szCs w:val="22"/>
        </w:rPr>
        <w:t xml:space="preserve"> works differently </w:t>
      </w:r>
      <w:r w:rsidR="119626FD" w:rsidRPr="00106D83">
        <w:rPr>
          <w:rStyle w:val="Strong"/>
          <w:rFonts w:ascii="Arial" w:hAnsi="Arial" w:cs="Arial"/>
          <w:b w:val="0"/>
          <w:sz w:val="22"/>
          <w:szCs w:val="22"/>
        </w:rPr>
        <w:t xml:space="preserve">to </w:t>
      </w:r>
      <w:r w:rsidR="001125D4" w:rsidRPr="00106D83">
        <w:rPr>
          <w:rStyle w:val="Strong"/>
          <w:rFonts w:ascii="Arial" w:hAnsi="Arial" w:cs="Arial"/>
          <w:b w:val="0"/>
          <w:sz w:val="22"/>
          <w:szCs w:val="22"/>
        </w:rPr>
        <w:t>CV</w:t>
      </w:r>
      <w:r w:rsidR="00A40C71" w:rsidRPr="00106D83">
        <w:rPr>
          <w:rStyle w:val="Strong"/>
          <w:rFonts w:ascii="Arial" w:hAnsi="Arial" w:cs="Arial"/>
          <w:b w:val="0"/>
          <w:sz w:val="22"/>
          <w:szCs w:val="22"/>
        </w:rPr>
        <w:t xml:space="preserve">. </w:t>
      </w:r>
      <w:r w:rsidR="00982B9C" w:rsidRPr="00106D83">
        <w:rPr>
          <w:rStyle w:val="Strong"/>
          <w:rFonts w:ascii="Arial" w:hAnsi="Arial" w:cs="Arial"/>
          <w:b w:val="0"/>
          <w:sz w:val="22"/>
          <w:szCs w:val="22"/>
        </w:rPr>
        <w:t xml:space="preserve">An agent uses a </w:t>
      </w:r>
      <w:r w:rsidR="00982B9C" w:rsidRPr="00106D83">
        <w:rPr>
          <w:rStyle w:val="Strong"/>
          <w:rFonts w:ascii="Arial" w:hAnsi="Arial" w:cs="Arial"/>
          <w:b w:val="0"/>
          <w:bCs w:val="0"/>
          <w:sz w:val="22"/>
          <w:szCs w:val="22"/>
        </w:rPr>
        <w:t>parametrised policy</w:t>
      </w:r>
      <w:r w:rsidR="00982B9C" w:rsidRPr="00106D83">
        <w:rPr>
          <w:rStyle w:val="Strong"/>
          <w:rFonts w:ascii="Arial" w:hAnsi="Arial" w:cs="Arial"/>
          <w:b w:val="0"/>
          <w:sz w:val="22"/>
          <w:szCs w:val="22"/>
        </w:rPr>
        <w:t xml:space="preserve">, </w:t>
      </w:r>
      <w:r w:rsidR="00EA2C42" w:rsidRPr="00106D83">
        <w:rPr>
          <w:rStyle w:val="Strong"/>
          <w:rFonts w:ascii="Arial" w:hAnsi="Arial" w:cs="Arial"/>
          <w:b w:val="0"/>
          <w:sz w:val="22"/>
          <w:szCs w:val="22"/>
        </w:rPr>
        <w:t>m</w:t>
      </w:r>
      <w:r w:rsidR="00982B9C" w:rsidRPr="00106D83">
        <w:rPr>
          <w:rStyle w:val="Strong"/>
          <w:rFonts w:ascii="Arial" w:hAnsi="Arial" w:cs="Arial"/>
          <w:b w:val="0"/>
          <w:sz w:val="22"/>
          <w:szCs w:val="22"/>
        </w:rPr>
        <w:t xml:space="preserve">apping from states to actions often </w:t>
      </w:r>
      <w:r w:rsidR="00712FA9" w:rsidRPr="00106D83">
        <w:rPr>
          <w:rStyle w:val="Strong"/>
          <w:rFonts w:ascii="Arial" w:hAnsi="Arial" w:cs="Arial"/>
          <w:b w:val="0"/>
          <w:sz w:val="22"/>
          <w:szCs w:val="22"/>
        </w:rPr>
        <w:t>using</w:t>
      </w:r>
      <w:r w:rsidR="00982B9C" w:rsidRPr="00106D83">
        <w:rPr>
          <w:rStyle w:val="Strong"/>
          <w:rFonts w:ascii="Arial" w:hAnsi="Arial" w:cs="Arial"/>
          <w:b w:val="0"/>
          <w:sz w:val="22"/>
          <w:szCs w:val="22"/>
        </w:rPr>
        <w:t xml:space="preserve"> a neural network, to learn via trial and error by interacting with an environment. After each action, the environment returns a new state and a scalar reward, computed by a reward function, that the agent seeks to </w:t>
      </w:r>
      <w:r w:rsidR="00982B9C" w:rsidRPr="00106D83">
        <w:rPr>
          <w:rStyle w:val="Strong"/>
          <w:rFonts w:ascii="Arial" w:hAnsi="Arial" w:cs="Arial"/>
          <w:b w:val="0"/>
          <w:bCs w:val="0"/>
          <w:sz w:val="22"/>
          <w:szCs w:val="22"/>
        </w:rPr>
        <w:t>maximise</w:t>
      </w:r>
      <w:r w:rsidR="00982B9C" w:rsidRPr="00106D83">
        <w:rPr>
          <w:rStyle w:val="Strong"/>
          <w:rFonts w:ascii="Arial" w:hAnsi="Arial" w:cs="Arial"/>
          <w:b w:val="0"/>
          <w:sz w:val="22"/>
          <w:szCs w:val="22"/>
        </w:rPr>
        <w:t xml:space="preserve"> over time</w:t>
      </w:r>
      <w:r w:rsidR="00690106" w:rsidRPr="00106D83">
        <w:rPr>
          <w:rFonts w:ascii="Arial" w:eastAsia="Aptos" w:hAnsi="Arial" w:cs="Arial"/>
          <w:sz w:val="22"/>
          <w:szCs w:val="22"/>
        </w:rPr>
        <w:t xml:space="preserve">. </w:t>
      </w:r>
      <w:r w:rsidR="00DC7988" w:rsidRPr="00106D83">
        <w:rPr>
          <w:rFonts w:ascii="Arial" w:eastAsia="Aptos" w:hAnsi="Arial" w:cs="Arial"/>
          <w:sz w:val="22"/>
          <w:szCs w:val="22"/>
        </w:rPr>
        <w:t>The learning process balances exploration</w:t>
      </w:r>
      <w:r w:rsidR="000121A0" w:rsidRPr="00106D83">
        <w:rPr>
          <w:rFonts w:ascii="Arial" w:eastAsia="Aptos" w:hAnsi="Arial" w:cs="Arial"/>
          <w:sz w:val="22"/>
          <w:szCs w:val="22"/>
        </w:rPr>
        <w:t xml:space="preserve">, meaning </w:t>
      </w:r>
      <w:r w:rsidR="00DC7988" w:rsidRPr="00106D83">
        <w:rPr>
          <w:rFonts w:ascii="Arial" w:eastAsia="Aptos" w:hAnsi="Arial" w:cs="Arial"/>
          <w:sz w:val="22"/>
          <w:szCs w:val="22"/>
        </w:rPr>
        <w:t>trying novel actions</w:t>
      </w:r>
      <w:r w:rsidR="000121A0" w:rsidRPr="00106D83">
        <w:rPr>
          <w:rFonts w:ascii="Arial" w:eastAsia="Aptos" w:hAnsi="Arial" w:cs="Arial"/>
          <w:sz w:val="22"/>
          <w:szCs w:val="22"/>
        </w:rPr>
        <w:t xml:space="preserve">, </w:t>
      </w:r>
      <w:r w:rsidR="00DC7988" w:rsidRPr="00106D83">
        <w:rPr>
          <w:rFonts w:ascii="Arial" w:eastAsia="Aptos" w:hAnsi="Arial" w:cs="Arial"/>
          <w:sz w:val="22"/>
          <w:szCs w:val="22"/>
        </w:rPr>
        <w:t>against leveraging known good actions</w:t>
      </w:r>
      <w:r w:rsidR="000121A0" w:rsidRPr="00106D83">
        <w:rPr>
          <w:rFonts w:ascii="Arial" w:eastAsia="Aptos" w:hAnsi="Arial" w:cs="Arial"/>
          <w:sz w:val="22"/>
          <w:szCs w:val="22"/>
        </w:rPr>
        <w:t>, known as exploitation,</w:t>
      </w:r>
      <w:r w:rsidR="00DC7988" w:rsidRPr="00106D83">
        <w:rPr>
          <w:rFonts w:ascii="Arial" w:eastAsia="Aptos" w:hAnsi="Arial" w:cs="Arial"/>
          <w:sz w:val="22"/>
          <w:szCs w:val="22"/>
        </w:rPr>
        <w:t xml:space="preserve"> to accumulate the highest cumulative reward</w:t>
      </w:r>
      <w:r w:rsidR="00DC7988" w:rsidRPr="00106D83">
        <w:rPr>
          <w:rFonts w:ascii="Arial" w:eastAsia="Aptos" w:hAnsi="Arial" w:cs="Arial"/>
          <w:b/>
          <w:bCs/>
          <w:sz w:val="22"/>
          <w:szCs w:val="22"/>
        </w:rPr>
        <w:t xml:space="preserve"> </w:t>
      </w:r>
      <w:r w:rsidR="00DC7988" w:rsidRPr="00106D83">
        <w:rPr>
          <w:rFonts w:ascii="Arial" w:eastAsia="Aptos" w:hAnsi="Arial" w:cs="Arial"/>
          <w:sz w:val="22"/>
          <w:szCs w:val="22"/>
        </w:rPr>
        <w:t>(</w:t>
      </w:r>
      <w:r w:rsidR="00501069" w:rsidRPr="00106D83">
        <w:rPr>
          <w:rFonts w:ascii="Arial" w:eastAsia="Aptos" w:hAnsi="Arial" w:cs="Arial"/>
          <w:sz w:val="22"/>
          <w:szCs w:val="22"/>
        </w:rPr>
        <w:t>3</w:t>
      </w:r>
      <w:r w:rsidR="00577402" w:rsidRPr="00106D83">
        <w:rPr>
          <w:rFonts w:ascii="Arial" w:eastAsia="Aptos" w:hAnsi="Arial" w:cs="Arial"/>
          <w:sz w:val="22"/>
          <w:szCs w:val="22"/>
        </w:rPr>
        <w:t>6</w:t>
      </w:r>
      <w:r w:rsidR="00501069" w:rsidRPr="00106D83">
        <w:rPr>
          <w:rFonts w:ascii="Arial" w:eastAsia="Aptos" w:hAnsi="Arial" w:cs="Arial"/>
          <w:sz w:val="22"/>
          <w:szCs w:val="22"/>
        </w:rPr>
        <w:t xml:space="preserve">). </w:t>
      </w:r>
      <w:r w:rsidR="00DC7988" w:rsidRPr="00106D83">
        <w:rPr>
          <w:rFonts w:ascii="Arial" w:eastAsia="Aptos" w:hAnsi="Arial" w:cs="Arial"/>
          <w:sz w:val="22"/>
          <w:szCs w:val="22"/>
        </w:rPr>
        <w:t>A simple schematic of this loop is shown in Figure </w:t>
      </w:r>
      <w:r w:rsidR="00C32F80" w:rsidRPr="00106D83">
        <w:rPr>
          <w:rFonts w:ascii="Arial" w:eastAsia="Aptos" w:hAnsi="Arial" w:cs="Arial"/>
          <w:sz w:val="22"/>
          <w:szCs w:val="22"/>
        </w:rPr>
        <w:t>6</w:t>
      </w:r>
      <w:r w:rsidR="00DC7988" w:rsidRPr="00106D83">
        <w:rPr>
          <w:rFonts w:ascii="Arial" w:eastAsia="Aptos" w:hAnsi="Arial" w:cs="Arial"/>
          <w:sz w:val="22"/>
          <w:szCs w:val="22"/>
        </w:rPr>
        <w:t>.</w:t>
      </w:r>
    </w:p>
    <w:p w14:paraId="50DFF4CB" w14:textId="341B3680" w:rsidR="00796018" w:rsidRPr="00106D83" w:rsidRDefault="00796018" w:rsidP="000B57F5">
      <w:pPr>
        <w:rPr>
          <w:rFonts w:ascii="Arial" w:eastAsia="Aptos" w:hAnsi="Arial" w:cs="Arial"/>
          <w:sz w:val="22"/>
          <w:szCs w:val="22"/>
        </w:rPr>
      </w:pPr>
    </w:p>
    <w:p w14:paraId="5C104BAC" w14:textId="77777777" w:rsidR="00B954F8" w:rsidRPr="00106D83" w:rsidRDefault="00120F74" w:rsidP="00806B25">
      <w:pPr>
        <w:keepNext/>
        <w:jc w:val="center"/>
        <w:rPr>
          <w:rFonts w:ascii="Arial" w:hAnsi="Arial" w:cs="Arial"/>
        </w:rPr>
      </w:pPr>
      <w:r w:rsidRPr="00106D83">
        <w:rPr>
          <w:rFonts w:ascii="Arial" w:eastAsia="Aptos" w:hAnsi="Arial" w:cs="Arial"/>
          <w:noProof/>
          <w:sz w:val="22"/>
          <w:szCs w:val="22"/>
        </w:rPr>
        <w:lastRenderedPageBreak/>
        <w:drawing>
          <wp:inline distT="0" distB="0" distL="0" distR="0" wp14:anchorId="42120AC3" wp14:editId="0EB31223">
            <wp:extent cx="5943600" cy="3343275"/>
            <wp:effectExtent l="0" t="0" r="0" b="0"/>
            <wp:docPr id="2006490988" name="Picture 1" descr="A diagram of a business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490988" name="Picture 1" descr="A diagram of a business process&#10;&#10;AI-generated content may be incorrect."/>
                    <pic:cNvPicPr/>
                  </pic:nvPicPr>
                  <pic:blipFill>
                    <a:blip r:embed="rId17"/>
                    <a:stretch>
                      <a:fillRect/>
                    </a:stretch>
                  </pic:blipFill>
                  <pic:spPr>
                    <a:xfrm>
                      <a:off x="0" y="0"/>
                      <a:ext cx="5943600" cy="3343275"/>
                    </a:xfrm>
                    <a:prstGeom prst="rect">
                      <a:avLst/>
                    </a:prstGeom>
                  </pic:spPr>
                </pic:pic>
              </a:graphicData>
            </a:graphic>
          </wp:inline>
        </w:drawing>
      </w:r>
    </w:p>
    <w:p w14:paraId="6F12B713" w14:textId="478C8225" w:rsidR="00796018" w:rsidRPr="00106D83" w:rsidRDefault="00B954F8" w:rsidP="00806B25">
      <w:pPr>
        <w:pStyle w:val="Caption"/>
        <w:jc w:val="center"/>
        <w:rPr>
          <w:rFonts w:ascii="Arial" w:eastAsia="Aptos" w:hAnsi="Arial" w:cs="Arial"/>
          <w:sz w:val="22"/>
          <w:szCs w:val="22"/>
        </w:rPr>
      </w:pPr>
      <w:r w:rsidRPr="00106D83">
        <w:rPr>
          <w:rFonts w:ascii="Arial" w:hAnsi="Arial" w:cs="Arial"/>
        </w:rPr>
        <w:t xml:space="preserve">Figure </w:t>
      </w:r>
      <w:r w:rsidR="00806B25" w:rsidRPr="00106D83">
        <w:rPr>
          <w:rFonts w:ascii="Arial" w:hAnsi="Arial" w:cs="Arial"/>
        </w:rPr>
        <w:t>6</w:t>
      </w:r>
      <w:r w:rsidRPr="00106D83">
        <w:rPr>
          <w:rFonts w:ascii="Arial" w:hAnsi="Arial" w:cs="Arial"/>
        </w:rPr>
        <w:t xml:space="preserve">: </w:t>
      </w:r>
      <w:proofErr w:type="gramStart"/>
      <w:r w:rsidRPr="00106D83">
        <w:rPr>
          <w:rFonts w:ascii="Arial" w:hAnsi="Arial" w:cs="Arial"/>
        </w:rPr>
        <w:t>The RL agent,</w:t>
      </w:r>
      <w:proofErr w:type="gramEnd"/>
      <w:r w:rsidRPr="00106D83">
        <w:rPr>
          <w:rFonts w:ascii="Arial" w:hAnsi="Arial" w:cs="Arial"/>
        </w:rPr>
        <w:t xml:space="preserve"> optimises the desired outcome through adjusting its actions, which reflects a change in environment. Based on the outcome, a reward is calculated and given to the agent. The final state of the environment is also recorded </w:t>
      </w:r>
      <w:r w:rsidR="00F35245" w:rsidRPr="00106D83">
        <w:rPr>
          <w:rFonts w:ascii="Arial" w:hAnsi="Arial" w:cs="Arial"/>
        </w:rPr>
        <w:t>for logging purposes</w:t>
      </w:r>
      <w:r w:rsidRPr="00106D83">
        <w:rPr>
          <w:rFonts w:ascii="Arial" w:hAnsi="Arial" w:cs="Arial"/>
        </w:rPr>
        <w:t>.</w:t>
      </w:r>
    </w:p>
    <w:p w14:paraId="33FB907B" w14:textId="279C4D1F" w:rsidR="0071218F" w:rsidRPr="00106D83" w:rsidRDefault="5B52EC7D" w:rsidP="00806B25">
      <w:pPr>
        <w:jc w:val="both"/>
        <w:rPr>
          <w:rFonts w:ascii="Arial" w:hAnsi="Arial" w:cs="Arial"/>
          <w:sz w:val="22"/>
          <w:szCs w:val="22"/>
        </w:rPr>
      </w:pPr>
      <w:r w:rsidRPr="00106D83">
        <w:rPr>
          <w:rFonts w:ascii="Arial" w:eastAsia="Aptos" w:hAnsi="Arial" w:cs="Arial"/>
          <w:sz w:val="22"/>
          <w:szCs w:val="22"/>
        </w:rPr>
        <w:t>RL has been applied</w:t>
      </w:r>
      <w:r w:rsidR="4B7B0B5C" w:rsidRPr="00106D83">
        <w:rPr>
          <w:rFonts w:ascii="Arial" w:eastAsia="Aptos" w:hAnsi="Arial" w:cs="Arial"/>
          <w:sz w:val="22"/>
          <w:szCs w:val="22"/>
        </w:rPr>
        <w:t xml:space="preserve"> </w:t>
      </w:r>
      <w:r w:rsidR="26B7DB31" w:rsidRPr="00106D83">
        <w:rPr>
          <w:rFonts w:ascii="Arial" w:eastAsia="Aptos" w:hAnsi="Arial" w:cs="Arial"/>
          <w:sz w:val="22"/>
          <w:szCs w:val="22"/>
        </w:rPr>
        <w:t>to</w:t>
      </w:r>
      <w:r w:rsidR="00690106" w:rsidRPr="00106D83">
        <w:rPr>
          <w:rFonts w:ascii="Arial" w:eastAsia="Aptos" w:hAnsi="Arial" w:cs="Arial"/>
          <w:sz w:val="22"/>
          <w:szCs w:val="22"/>
        </w:rPr>
        <w:t xml:space="preserve"> </w:t>
      </w:r>
      <w:r w:rsidR="00DC24DD" w:rsidRPr="00106D83">
        <w:rPr>
          <w:rFonts w:ascii="Arial" w:eastAsia="Aptos" w:hAnsi="Arial" w:cs="Arial"/>
          <w:sz w:val="22"/>
          <w:szCs w:val="22"/>
        </w:rPr>
        <w:t xml:space="preserve">anthropomorphic </w:t>
      </w:r>
      <w:r w:rsidR="26B7DB31" w:rsidRPr="00106D83">
        <w:rPr>
          <w:rFonts w:ascii="Arial" w:eastAsia="Aptos" w:hAnsi="Arial" w:cs="Arial"/>
          <w:sz w:val="22"/>
          <w:szCs w:val="22"/>
        </w:rPr>
        <w:t xml:space="preserve">robotic arms </w:t>
      </w:r>
      <w:r w:rsidR="4FC3DBA5" w:rsidRPr="00106D83">
        <w:rPr>
          <w:rFonts w:ascii="Arial" w:eastAsia="Aptos" w:hAnsi="Arial" w:cs="Arial"/>
          <w:sz w:val="22"/>
          <w:szCs w:val="22"/>
        </w:rPr>
        <w:t xml:space="preserve">to improve their manipulation and control </w:t>
      </w:r>
      <w:r w:rsidR="00796018" w:rsidRPr="00106D83">
        <w:rPr>
          <w:rFonts w:ascii="Arial" w:eastAsia="Aptos" w:hAnsi="Arial" w:cs="Arial"/>
          <w:sz w:val="22"/>
          <w:szCs w:val="22"/>
        </w:rPr>
        <w:t xml:space="preserve">of </w:t>
      </w:r>
      <w:r w:rsidR="4FC3DBA5" w:rsidRPr="00106D83">
        <w:rPr>
          <w:rFonts w:ascii="Arial" w:eastAsia="Aptos" w:hAnsi="Arial" w:cs="Arial"/>
          <w:sz w:val="22"/>
          <w:szCs w:val="22"/>
        </w:rPr>
        <w:t>objects (</w:t>
      </w:r>
      <w:r w:rsidR="00B007B2" w:rsidRPr="00106D83">
        <w:rPr>
          <w:rFonts w:ascii="Arial" w:hAnsi="Arial" w:cs="Arial"/>
          <w:sz w:val="22"/>
          <w:szCs w:val="22"/>
        </w:rPr>
        <w:t>3</w:t>
      </w:r>
      <w:r w:rsidR="00577402" w:rsidRPr="00106D83">
        <w:rPr>
          <w:rFonts w:ascii="Arial" w:hAnsi="Arial" w:cs="Arial"/>
          <w:sz w:val="22"/>
          <w:szCs w:val="22"/>
        </w:rPr>
        <w:t>7</w:t>
      </w:r>
      <w:r w:rsidR="4FC3DBA5" w:rsidRPr="00106D83">
        <w:rPr>
          <w:rFonts w:ascii="Arial" w:eastAsia="Aptos" w:hAnsi="Arial" w:cs="Arial"/>
          <w:sz w:val="22"/>
          <w:szCs w:val="22"/>
        </w:rPr>
        <w:t>)</w:t>
      </w:r>
      <w:r w:rsidR="00DC24DD" w:rsidRPr="00106D83">
        <w:rPr>
          <w:rFonts w:ascii="Arial" w:eastAsia="Aptos" w:hAnsi="Arial" w:cs="Arial"/>
          <w:sz w:val="22"/>
          <w:szCs w:val="22"/>
        </w:rPr>
        <w:t xml:space="preserve">, however this </w:t>
      </w:r>
      <w:r w:rsidR="0071218F" w:rsidRPr="00106D83">
        <w:rPr>
          <w:rFonts w:ascii="Arial" w:hAnsi="Arial" w:cs="Arial"/>
          <w:sz w:val="22"/>
          <w:szCs w:val="22"/>
        </w:rPr>
        <w:t>approach to advance bionic prosthetic hands appears</w:t>
      </w:r>
      <w:r w:rsidR="00B80ABE" w:rsidRPr="00106D83">
        <w:rPr>
          <w:rFonts w:ascii="Arial" w:hAnsi="Arial" w:cs="Arial"/>
          <w:sz w:val="22"/>
          <w:szCs w:val="22"/>
        </w:rPr>
        <w:t xml:space="preserve"> </w:t>
      </w:r>
      <w:r w:rsidR="0071218F" w:rsidRPr="00106D83">
        <w:rPr>
          <w:rFonts w:ascii="Arial" w:hAnsi="Arial" w:cs="Arial"/>
          <w:sz w:val="22"/>
          <w:szCs w:val="22"/>
        </w:rPr>
        <w:t>almost untouched.</w:t>
      </w:r>
      <w:r w:rsidR="00DC24DD" w:rsidRPr="00106D83">
        <w:rPr>
          <w:rFonts w:ascii="Arial" w:hAnsi="Arial" w:cs="Arial"/>
          <w:sz w:val="22"/>
          <w:szCs w:val="22"/>
        </w:rPr>
        <w:t xml:space="preserve"> </w:t>
      </w:r>
      <w:r w:rsidR="005B719C" w:rsidRPr="00106D83">
        <w:rPr>
          <w:rFonts w:ascii="Arial" w:hAnsi="Arial" w:cs="Arial"/>
          <w:sz w:val="22"/>
          <w:szCs w:val="22"/>
        </w:rPr>
        <w:t>A</w:t>
      </w:r>
      <w:r w:rsidR="00143258" w:rsidRPr="00106D83">
        <w:rPr>
          <w:rFonts w:ascii="Arial" w:hAnsi="Arial" w:cs="Arial"/>
          <w:sz w:val="22"/>
          <w:szCs w:val="22"/>
        </w:rPr>
        <w:t xml:space="preserve"> </w:t>
      </w:r>
      <w:r w:rsidR="005B719C" w:rsidRPr="00106D83">
        <w:rPr>
          <w:rFonts w:ascii="Arial" w:hAnsi="Arial" w:cs="Arial"/>
          <w:sz w:val="22"/>
          <w:szCs w:val="22"/>
        </w:rPr>
        <w:t>search</w:t>
      </w:r>
      <w:r w:rsidR="00DC24DD" w:rsidRPr="00106D83">
        <w:rPr>
          <w:rFonts w:ascii="Arial" w:hAnsi="Arial" w:cs="Arial"/>
          <w:sz w:val="22"/>
          <w:szCs w:val="22"/>
        </w:rPr>
        <w:t xml:space="preserve"> on PubMed</w:t>
      </w:r>
      <w:r w:rsidR="005B719C" w:rsidRPr="00106D83">
        <w:rPr>
          <w:rFonts w:ascii="Arial" w:hAnsi="Arial" w:cs="Arial"/>
          <w:sz w:val="22"/>
          <w:szCs w:val="22"/>
        </w:rPr>
        <w:t xml:space="preserve"> combining “prosthetic hand” and “reinforcement learning” returned only 11 results</w:t>
      </w:r>
      <w:r w:rsidR="00B25758" w:rsidRPr="00106D83">
        <w:rPr>
          <w:rFonts w:ascii="Arial" w:hAnsi="Arial" w:cs="Arial"/>
          <w:sz w:val="22"/>
          <w:szCs w:val="22"/>
        </w:rPr>
        <w:t xml:space="preserve"> (3</w:t>
      </w:r>
      <w:r w:rsidR="00577402" w:rsidRPr="00106D83">
        <w:rPr>
          <w:rFonts w:ascii="Arial" w:hAnsi="Arial" w:cs="Arial"/>
          <w:sz w:val="22"/>
          <w:szCs w:val="22"/>
        </w:rPr>
        <w:t>8</w:t>
      </w:r>
      <w:r w:rsidR="00B25758" w:rsidRPr="00106D83">
        <w:rPr>
          <w:rFonts w:ascii="Arial" w:hAnsi="Arial" w:cs="Arial"/>
          <w:sz w:val="22"/>
          <w:szCs w:val="22"/>
        </w:rPr>
        <w:t>)</w:t>
      </w:r>
      <w:r w:rsidR="005B719C" w:rsidRPr="00106D83">
        <w:rPr>
          <w:rFonts w:ascii="Arial" w:hAnsi="Arial" w:cs="Arial"/>
          <w:sz w:val="22"/>
          <w:szCs w:val="22"/>
        </w:rPr>
        <w:t xml:space="preserve">. The most relevant </w:t>
      </w:r>
      <w:r w:rsidR="00DC24DD" w:rsidRPr="00106D83">
        <w:rPr>
          <w:rFonts w:ascii="Arial" w:hAnsi="Arial" w:cs="Arial"/>
          <w:sz w:val="22"/>
          <w:szCs w:val="22"/>
        </w:rPr>
        <w:t>was</w:t>
      </w:r>
      <w:r w:rsidR="005B719C" w:rsidRPr="00106D83">
        <w:rPr>
          <w:rFonts w:ascii="Arial" w:hAnsi="Arial" w:cs="Arial"/>
          <w:sz w:val="22"/>
          <w:szCs w:val="22"/>
        </w:rPr>
        <w:t xml:space="preserve"> a 2024 study by Odeyemi et al</w:t>
      </w:r>
      <w:r w:rsidR="005B719C" w:rsidRPr="00106D83">
        <w:rPr>
          <w:rFonts w:ascii="Arial" w:hAnsi="Arial" w:cs="Arial"/>
          <w:i/>
          <w:iCs/>
          <w:sz w:val="22"/>
          <w:szCs w:val="22"/>
        </w:rPr>
        <w:t xml:space="preserve"> </w:t>
      </w:r>
      <w:r w:rsidR="005B719C" w:rsidRPr="00106D83">
        <w:rPr>
          <w:rFonts w:ascii="Arial" w:hAnsi="Arial" w:cs="Arial"/>
          <w:sz w:val="22"/>
          <w:szCs w:val="22"/>
        </w:rPr>
        <w:t xml:space="preserve">that used machine learning to </w:t>
      </w:r>
      <w:r w:rsidR="004103DE" w:rsidRPr="00106D83">
        <w:rPr>
          <w:rFonts w:ascii="Arial" w:hAnsi="Arial" w:cs="Arial"/>
          <w:sz w:val="22"/>
          <w:szCs w:val="22"/>
        </w:rPr>
        <w:t>learn</w:t>
      </w:r>
      <w:r w:rsidR="002E2CF5" w:rsidRPr="00106D83">
        <w:rPr>
          <w:rFonts w:ascii="Arial" w:hAnsi="Arial" w:cs="Arial"/>
          <w:sz w:val="22"/>
          <w:szCs w:val="22"/>
        </w:rPr>
        <w:t xml:space="preserve"> how to</w:t>
      </w:r>
      <w:r w:rsidR="005B719C" w:rsidRPr="00106D83">
        <w:rPr>
          <w:rFonts w:ascii="Arial" w:hAnsi="Arial" w:cs="Arial"/>
          <w:sz w:val="22"/>
          <w:szCs w:val="22"/>
        </w:rPr>
        <w:t xml:space="preserve"> </w:t>
      </w:r>
      <w:r w:rsidR="002E2CF5" w:rsidRPr="00106D83">
        <w:rPr>
          <w:rFonts w:ascii="Arial" w:hAnsi="Arial" w:cs="Arial"/>
          <w:sz w:val="22"/>
          <w:szCs w:val="22"/>
        </w:rPr>
        <w:t xml:space="preserve">pick up objects </w:t>
      </w:r>
      <w:r w:rsidR="00AF7C45" w:rsidRPr="00106D83">
        <w:rPr>
          <w:rFonts w:ascii="Arial" w:hAnsi="Arial" w:cs="Arial"/>
          <w:sz w:val="22"/>
          <w:szCs w:val="22"/>
        </w:rPr>
        <w:t>(3</w:t>
      </w:r>
      <w:r w:rsidR="00577402" w:rsidRPr="00106D83">
        <w:rPr>
          <w:rFonts w:ascii="Arial" w:hAnsi="Arial" w:cs="Arial"/>
          <w:sz w:val="22"/>
          <w:szCs w:val="22"/>
        </w:rPr>
        <w:t>9</w:t>
      </w:r>
      <w:r w:rsidR="00AF7C45" w:rsidRPr="00106D83">
        <w:rPr>
          <w:rFonts w:ascii="Arial" w:hAnsi="Arial" w:cs="Arial"/>
          <w:sz w:val="22"/>
          <w:szCs w:val="22"/>
        </w:rPr>
        <w:t>)</w:t>
      </w:r>
      <w:r w:rsidR="005B719C" w:rsidRPr="00106D83">
        <w:rPr>
          <w:rFonts w:ascii="Arial" w:hAnsi="Arial" w:cs="Arial"/>
          <w:sz w:val="22"/>
          <w:szCs w:val="22"/>
        </w:rPr>
        <w:t xml:space="preserve">. </w:t>
      </w:r>
      <w:r w:rsidR="002E2CF5" w:rsidRPr="00106D83">
        <w:rPr>
          <w:rFonts w:ascii="Arial" w:hAnsi="Arial" w:cs="Arial"/>
          <w:sz w:val="22"/>
          <w:szCs w:val="22"/>
        </w:rPr>
        <w:t>T</w:t>
      </w:r>
      <w:r w:rsidR="005B719C" w:rsidRPr="00106D83">
        <w:rPr>
          <w:rFonts w:ascii="Arial" w:hAnsi="Arial" w:cs="Arial"/>
          <w:sz w:val="22"/>
          <w:szCs w:val="22"/>
        </w:rPr>
        <w:t>heir work simulated a simple two-finger gripper</w:t>
      </w:r>
      <w:r w:rsidR="00A45436" w:rsidRPr="00106D83">
        <w:rPr>
          <w:rFonts w:ascii="Arial" w:hAnsi="Arial" w:cs="Arial"/>
          <w:sz w:val="22"/>
          <w:szCs w:val="22"/>
        </w:rPr>
        <w:t xml:space="preserve">, </w:t>
      </w:r>
      <w:r w:rsidR="005B719C" w:rsidRPr="00106D83">
        <w:rPr>
          <w:rFonts w:ascii="Arial" w:hAnsi="Arial" w:cs="Arial"/>
          <w:sz w:val="22"/>
          <w:szCs w:val="22"/>
        </w:rPr>
        <w:t xml:space="preserve">the WSG50 parallel </w:t>
      </w:r>
      <w:r w:rsidR="00904535" w:rsidRPr="00106D83">
        <w:rPr>
          <w:rFonts w:ascii="Arial" w:hAnsi="Arial" w:cs="Arial"/>
          <w:sz w:val="22"/>
          <w:szCs w:val="22"/>
        </w:rPr>
        <w:t>gripper</w:t>
      </w:r>
      <w:r w:rsidR="00860F1B" w:rsidRPr="00106D83">
        <w:rPr>
          <w:rFonts w:ascii="Arial" w:hAnsi="Arial" w:cs="Arial"/>
          <w:sz w:val="22"/>
          <w:szCs w:val="22"/>
        </w:rPr>
        <w:t xml:space="preserve">, </w:t>
      </w:r>
      <w:r w:rsidR="005B719C" w:rsidRPr="00106D83">
        <w:rPr>
          <w:rFonts w:ascii="Arial" w:hAnsi="Arial" w:cs="Arial"/>
          <w:sz w:val="22"/>
          <w:szCs w:val="22"/>
        </w:rPr>
        <w:t xml:space="preserve">which does not reflect the complexity of </w:t>
      </w:r>
      <w:r w:rsidR="00480DAA" w:rsidRPr="00106D83">
        <w:rPr>
          <w:rFonts w:ascii="Arial" w:hAnsi="Arial" w:cs="Arial"/>
          <w:sz w:val="22"/>
          <w:szCs w:val="22"/>
        </w:rPr>
        <w:t>modern-day</w:t>
      </w:r>
      <w:r w:rsidR="00A453BA" w:rsidRPr="00106D83">
        <w:rPr>
          <w:rFonts w:ascii="Arial" w:hAnsi="Arial" w:cs="Arial"/>
          <w:sz w:val="22"/>
          <w:szCs w:val="22"/>
        </w:rPr>
        <w:t xml:space="preserve"> </w:t>
      </w:r>
      <w:r w:rsidR="00444FCC" w:rsidRPr="00106D83">
        <w:rPr>
          <w:rFonts w:ascii="Arial" w:hAnsi="Arial" w:cs="Arial"/>
          <w:sz w:val="22"/>
          <w:szCs w:val="22"/>
        </w:rPr>
        <w:t>myoelectric prosthetics</w:t>
      </w:r>
      <w:r w:rsidR="005B719C" w:rsidRPr="00106D83">
        <w:rPr>
          <w:rFonts w:ascii="Arial" w:hAnsi="Arial" w:cs="Arial"/>
          <w:sz w:val="22"/>
          <w:szCs w:val="22"/>
        </w:rPr>
        <w:t xml:space="preserve">. </w:t>
      </w:r>
      <w:r w:rsidR="00EB13C7" w:rsidRPr="00106D83">
        <w:rPr>
          <w:rFonts w:ascii="Arial" w:hAnsi="Arial" w:cs="Arial"/>
          <w:sz w:val="22"/>
          <w:szCs w:val="22"/>
        </w:rPr>
        <w:t>N</w:t>
      </w:r>
      <w:r w:rsidR="005B719C" w:rsidRPr="00106D83">
        <w:rPr>
          <w:rFonts w:ascii="Arial" w:hAnsi="Arial" w:cs="Arial"/>
          <w:sz w:val="22"/>
          <w:szCs w:val="22"/>
        </w:rPr>
        <w:t>o prior study appears to have implemented RL on a fully anthropomorphic prosthetic hand with multi-digit control</w:t>
      </w:r>
      <w:r w:rsidR="00942B50" w:rsidRPr="00106D83">
        <w:rPr>
          <w:rFonts w:ascii="Arial" w:hAnsi="Arial" w:cs="Arial"/>
          <w:sz w:val="22"/>
          <w:szCs w:val="22"/>
        </w:rPr>
        <w:t>, nor to optimise such grip</w:t>
      </w:r>
      <w:r w:rsidR="005B719C" w:rsidRPr="00106D83">
        <w:rPr>
          <w:rFonts w:ascii="Arial" w:hAnsi="Arial" w:cs="Arial"/>
          <w:sz w:val="22"/>
          <w:szCs w:val="22"/>
        </w:rPr>
        <w:t xml:space="preserve">. This represents a significant research gap and an opportunity to advance the field. </w:t>
      </w:r>
    </w:p>
    <w:p w14:paraId="75B48ED7" w14:textId="71DD4645" w:rsidR="00A64753" w:rsidRPr="00106D83" w:rsidRDefault="2028D86B" w:rsidP="009B128A">
      <w:pPr>
        <w:pStyle w:val="Heading2"/>
        <w:spacing w:before="0" w:after="160"/>
        <w:jc w:val="center"/>
        <w:rPr>
          <w:rFonts w:ascii="Arial" w:hAnsi="Arial" w:cs="Arial"/>
          <w:sz w:val="22"/>
          <w:szCs w:val="22"/>
        </w:rPr>
      </w:pPr>
      <w:bookmarkStart w:id="85" w:name="_Toc197363914"/>
      <w:bookmarkStart w:id="86" w:name="_Toc197364553"/>
      <w:bookmarkStart w:id="87" w:name="_Toc197364592"/>
      <w:bookmarkStart w:id="88" w:name="_Toc197626247"/>
      <w:bookmarkStart w:id="89" w:name="_Toc197768161"/>
      <w:bookmarkStart w:id="90" w:name="_Toc197770467"/>
      <w:bookmarkStart w:id="91" w:name="_Toc197984216"/>
      <w:bookmarkStart w:id="92" w:name="_Toc198116540"/>
      <w:r w:rsidRPr="00106D83">
        <w:rPr>
          <w:rFonts w:ascii="Arial" w:hAnsi="Arial" w:cs="Arial"/>
          <w:sz w:val="22"/>
          <w:szCs w:val="22"/>
        </w:rPr>
        <w:t>1.</w:t>
      </w:r>
      <w:r w:rsidR="6B4391F6" w:rsidRPr="00106D83">
        <w:rPr>
          <w:rFonts w:ascii="Arial" w:hAnsi="Arial" w:cs="Arial"/>
          <w:sz w:val="22"/>
          <w:szCs w:val="22"/>
        </w:rPr>
        <w:t>3</w:t>
      </w:r>
      <w:r w:rsidRPr="00106D83">
        <w:rPr>
          <w:rFonts w:ascii="Arial" w:hAnsi="Arial" w:cs="Arial"/>
          <w:sz w:val="22"/>
          <w:szCs w:val="22"/>
        </w:rPr>
        <w:t xml:space="preserve"> Aims of the Project</w:t>
      </w:r>
      <w:bookmarkEnd w:id="85"/>
      <w:bookmarkEnd w:id="86"/>
      <w:bookmarkEnd w:id="87"/>
      <w:bookmarkEnd w:id="88"/>
      <w:bookmarkEnd w:id="89"/>
      <w:bookmarkEnd w:id="90"/>
      <w:bookmarkEnd w:id="91"/>
      <w:bookmarkEnd w:id="92"/>
    </w:p>
    <w:p w14:paraId="4A9679E5" w14:textId="135F0238" w:rsidR="001975AB" w:rsidRPr="00106D83" w:rsidRDefault="002B5E9E" w:rsidP="00806B25">
      <w:pPr>
        <w:jc w:val="both"/>
        <w:rPr>
          <w:rFonts w:ascii="Arial" w:hAnsi="Arial" w:cs="Arial"/>
          <w:sz w:val="22"/>
          <w:szCs w:val="22"/>
        </w:rPr>
      </w:pPr>
      <w:bookmarkStart w:id="93" w:name="_Toc479934200"/>
      <w:r w:rsidRPr="00106D83">
        <w:rPr>
          <w:rFonts w:ascii="Arial" w:hAnsi="Arial" w:cs="Arial"/>
          <w:sz w:val="22"/>
          <w:szCs w:val="22"/>
        </w:rPr>
        <w:t>Currently, b</w:t>
      </w:r>
      <w:r w:rsidR="007C6BC4" w:rsidRPr="00106D83">
        <w:rPr>
          <w:rFonts w:ascii="Arial" w:hAnsi="Arial" w:cs="Arial"/>
          <w:sz w:val="22"/>
          <w:szCs w:val="22"/>
        </w:rPr>
        <w:t>oth body-powered and myoelectric</w:t>
      </w:r>
      <w:r w:rsidR="000E6A35" w:rsidRPr="00106D83">
        <w:rPr>
          <w:rFonts w:ascii="Arial" w:hAnsi="Arial" w:cs="Arial"/>
          <w:sz w:val="22"/>
          <w:szCs w:val="22"/>
        </w:rPr>
        <w:t xml:space="preserve"> prosthetic hand</w:t>
      </w:r>
      <w:r w:rsidR="00E40B27" w:rsidRPr="00106D83">
        <w:rPr>
          <w:rFonts w:ascii="Arial" w:hAnsi="Arial" w:cs="Arial"/>
          <w:sz w:val="22"/>
          <w:szCs w:val="22"/>
        </w:rPr>
        <w:t>s</w:t>
      </w:r>
      <w:r w:rsidR="007C6BC4" w:rsidRPr="00106D83">
        <w:rPr>
          <w:rFonts w:ascii="Arial" w:hAnsi="Arial" w:cs="Arial"/>
          <w:sz w:val="22"/>
          <w:szCs w:val="22"/>
        </w:rPr>
        <w:t xml:space="preserve"> leave users with limited, non-adaptive hand </w:t>
      </w:r>
      <w:commentRangeStart w:id="94"/>
      <w:r w:rsidR="007C6BC4" w:rsidRPr="00106D83">
        <w:rPr>
          <w:rFonts w:ascii="Arial" w:hAnsi="Arial" w:cs="Arial"/>
          <w:sz w:val="22"/>
          <w:szCs w:val="22"/>
        </w:rPr>
        <w:t>function</w:t>
      </w:r>
      <w:commentRangeEnd w:id="94"/>
      <w:r w:rsidR="009132E5" w:rsidRPr="00106D83">
        <w:rPr>
          <w:rStyle w:val="CommentReference"/>
          <w:rFonts w:ascii="Arial" w:hAnsi="Arial" w:cs="Arial"/>
          <w:sz w:val="22"/>
          <w:szCs w:val="22"/>
        </w:rPr>
        <w:commentReference w:id="94"/>
      </w:r>
      <w:r w:rsidR="00B859B1" w:rsidRPr="00106D83">
        <w:rPr>
          <w:rFonts w:ascii="Arial" w:hAnsi="Arial" w:cs="Arial"/>
          <w:sz w:val="22"/>
          <w:szCs w:val="22"/>
        </w:rPr>
        <w:t>.</w:t>
      </w:r>
      <w:r w:rsidR="007C6BC4" w:rsidRPr="00106D83">
        <w:rPr>
          <w:rFonts w:ascii="Arial" w:hAnsi="Arial" w:cs="Arial"/>
          <w:sz w:val="22"/>
          <w:szCs w:val="22"/>
        </w:rPr>
        <w:t xml:space="preserve"> AI techniques offer a route to smarter, more life-like prosthesis control. Yet, the intersection of </w:t>
      </w:r>
      <w:r w:rsidR="00C01F83" w:rsidRPr="00106D83">
        <w:rPr>
          <w:rStyle w:val="Emphasis"/>
          <w:rFonts w:ascii="Arial" w:hAnsi="Arial" w:cs="Arial"/>
          <w:i w:val="0"/>
          <w:iCs w:val="0"/>
          <w:sz w:val="22"/>
          <w:szCs w:val="22"/>
        </w:rPr>
        <w:t>AI and</w:t>
      </w:r>
      <w:r w:rsidR="007C6BC4" w:rsidRPr="00106D83">
        <w:rPr>
          <w:rFonts w:ascii="Arial" w:hAnsi="Arial" w:cs="Arial"/>
          <w:sz w:val="22"/>
          <w:szCs w:val="22"/>
        </w:rPr>
        <w:t xml:space="preserve"> </w:t>
      </w:r>
      <w:r w:rsidR="007C6BC4" w:rsidRPr="00106D83">
        <w:rPr>
          <w:rStyle w:val="Emphasis"/>
          <w:rFonts w:ascii="Arial" w:hAnsi="Arial" w:cs="Arial"/>
          <w:i w:val="0"/>
          <w:iCs w:val="0"/>
          <w:sz w:val="22"/>
          <w:szCs w:val="22"/>
        </w:rPr>
        <w:t>prosthetic</w:t>
      </w:r>
      <w:r w:rsidR="007C6BC4" w:rsidRPr="00106D83">
        <w:rPr>
          <w:rStyle w:val="Emphasis"/>
          <w:rFonts w:ascii="Arial" w:hAnsi="Arial" w:cs="Arial"/>
          <w:sz w:val="22"/>
          <w:szCs w:val="22"/>
        </w:rPr>
        <w:t xml:space="preserve"> </w:t>
      </w:r>
      <w:r w:rsidR="007C6BC4" w:rsidRPr="00106D83">
        <w:rPr>
          <w:rStyle w:val="Emphasis"/>
          <w:rFonts w:ascii="Arial" w:hAnsi="Arial" w:cs="Arial"/>
          <w:i w:val="0"/>
          <w:iCs w:val="0"/>
          <w:sz w:val="22"/>
          <w:szCs w:val="22"/>
        </w:rPr>
        <w:t>hand</w:t>
      </w:r>
      <w:r w:rsidR="007C6BC4" w:rsidRPr="00106D83">
        <w:rPr>
          <w:rStyle w:val="Emphasis"/>
          <w:rFonts w:ascii="Arial" w:hAnsi="Arial" w:cs="Arial"/>
          <w:sz w:val="22"/>
          <w:szCs w:val="22"/>
        </w:rPr>
        <w:t xml:space="preserve"> </w:t>
      </w:r>
      <w:r w:rsidR="007C6BC4" w:rsidRPr="00106D83">
        <w:rPr>
          <w:rStyle w:val="Emphasis"/>
          <w:rFonts w:ascii="Arial" w:hAnsi="Arial" w:cs="Arial"/>
          <w:i w:val="0"/>
          <w:iCs w:val="0"/>
          <w:sz w:val="22"/>
          <w:szCs w:val="22"/>
        </w:rPr>
        <w:t>control</w:t>
      </w:r>
      <w:r w:rsidR="007C6BC4" w:rsidRPr="00106D83">
        <w:rPr>
          <w:rFonts w:ascii="Arial" w:hAnsi="Arial" w:cs="Arial"/>
          <w:sz w:val="22"/>
          <w:szCs w:val="22"/>
        </w:rPr>
        <w:t xml:space="preserve"> remains largely unexplored. </w:t>
      </w:r>
      <w:r w:rsidR="00B901EB" w:rsidRPr="00106D83">
        <w:rPr>
          <w:rFonts w:ascii="Arial" w:hAnsi="Arial" w:cs="Arial"/>
          <w:sz w:val="22"/>
          <w:szCs w:val="22"/>
        </w:rPr>
        <w:t>It appears</w:t>
      </w:r>
      <w:r w:rsidR="007C6BC4" w:rsidRPr="00106D83">
        <w:rPr>
          <w:rFonts w:ascii="Arial" w:hAnsi="Arial" w:cs="Arial"/>
          <w:sz w:val="22"/>
          <w:szCs w:val="22"/>
        </w:rPr>
        <w:t xml:space="preserve"> there is </w:t>
      </w:r>
      <w:r w:rsidR="007C6BC4" w:rsidRPr="00106D83">
        <w:rPr>
          <w:rFonts w:ascii="Arial" w:hAnsi="Arial" w:cs="Arial"/>
          <w:b/>
          <w:bCs/>
          <w:sz w:val="22"/>
          <w:szCs w:val="22"/>
        </w:rPr>
        <w:t xml:space="preserve">no existing prosthetic hand system </w:t>
      </w:r>
      <w:r w:rsidR="007C6BC4" w:rsidRPr="00106D83">
        <w:rPr>
          <w:rFonts w:ascii="Arial" w:hAnsi="Arial" w:cs="Arial"/>
          <w:sz w:val="22"/>
          <w:szCs w:val="22"/>
        </w:rPr>
        <w:t>that uses</w:t>
      </w:r>
      <w:r w:rsidR="007C6BC4" w:rsidRPr="00106D83">
        <w:rPr>
          <w:rFonts w:ascii="Arial" w:hAnsi="Arial" w:cs="Arial"/>
          <w:b/>
          <w:bCs/>
          <w:sz w:val="22"/>
          <w:szCs w:val="22"/>
        </w:rPr>
        <w:t xml:space="preserve"> </w:t>
      </w:r>
      <w:r w:rsidR="007C6BC4" w:rsidRPr="00106D83">
        <w:rPr>
          <w:rFonts w:ascii="Arial" w:hAnsi="Arial" w:cs="Arial"/>
          <w:sz w:val="22"/>
          <w:szCs w:val="22"/>
        </w:rPr>
        <w:t>both</w:t>
      </w:r>
      <w:r w:rsidR="007C6BC4" w:rsidRPr="00106D83">
        <w:rPr>
          <w:rFonts w:ascii="Arial" w:hAnsi="Arial" w:cs="Arial"/>
          <w:b/>
          <w:bCs/>
          <w:sz w:val="22"/>
          <w:szCs w:val="22"/>
        </w:rPr>
        <w:t xml:space="preserve"> real-time computer vision to recogni</w:t>
      </w:r>
      <w:r w:rsidR="009C591F" w:rsidRPr="00106D83">
        <w:rPr>
          <w:rFonts w:ascii="Arial" w:hAnsi="Arial" w:cs="Arial"/>
          <w:b/>
          <w:bCs/>
          <w:sz w:val="22"/>
          <w:szCs w:val="22"/>
        </w:rPr>
        <w:t>s</w:t>
      </w:r>
      <w:r w:rsidR="007C6BC4" w:rsidRPr="00106D83">
        <w:rPr>
          <w:rFonts w:ascii="Arial" w:hAnsi="Arial" w:cs="Arial"/>
          <w:b/>
          <w:bCs/>
          <w:sz w:val="22"/>
          <w:szCs w:val="22"/>
        </w:rPr>
        <w:t xml:space="preserve">e objects </w:t>
      </w:r>
      <w:r w:rsidR="007C6BC4" w:rsidRPr="00106D83">
        <w:rPr>
          <w:rFonts w:ascii="Arial" w:hAnsi="Arial" w:cs="Arial"/>
          <w:sz w:val="22"/>
          <w:szCs w:val="22"/>
        </w:rPr>
        <w:t>and</w:t>
      </w:r>
      <w:r w:rsidR="007C6BC4" w:rsidRPr="00106D83">
        <w:rPr>
          <w:rFonts w:ascii="Arial" w:hAnsi="Arial" w:cs="Arial"/>
          <w:b/>
          <w:bCs/>
          <w:sz w:val="22"/>
          <w:szCs w:val="22"/>
        </w:rPr>
        <w:t xml:space="preserve"> </w:t>
      </w:r>
      <w:commentRangeStart w:id="95"/>
      <w:r w:rsidR="007C6BC4" w:rsidRPr="00106D83">
        <w:rPr>
          <w:rFonts w:ascii="Arial" w:hAnsi="Arial" w:cs="Arial"/>
          <w:b/>
          <w:bCs/>
          <w:sz w:val="22"/>
          <w:szCs w:val="22"/>
        </w:rPr>
        <w:t>reinforcement</w:t>
      </w:r>
      <w:commentRangeEnd w:id="95"/>
      <w:r w:rsidR="0027147C" w:rsidRPr="00106D83">
        <w:rPr>
          <w:rStyle w:val="CommentReference"/>
          <w:rFonts w:ascii="Arial" w:hAnsi="Arial" w:cs="Arial"/>
          <w:b/>
          <w:bCs/>
          <w:sz w:val="22"/>
          <w:szCs w:val="22"/>
        </w:rPr>
        <w:commentReference w:id="95"/>
      </w:r>
      <w:r w:rsidR="007C6BC4" w:rsidRPr="00106D83">
        <w:rPr>
          <w:rFonts w:ascii="Arial" w:hAnsi="Arial" w:cs="Arial"/>
          <w:b/>
          <w:bCs/>
          <w:sz w:val="22"/>
          <w:szCs w:val="22"/>
        </w:rPr>
        <w:t xml:space="preserve"> learning to autonomously optimi</w:t>
      </w:r>
      <w:r w:rsidR="009C591F" w:rsidRPr="00106D83">
        <w:rPr>
          <w:rFonts w:ascii="Arial" w:hAnsi="Arial" w:cs="Arial"/>
          <w:b/>
          <w:bCs/>
          <w:sz w:val="22"/>
          <w:szCs w:val="22"/>
        </w:rPr>
        <w:t>s</w:t>
      </w:r>
      <w:r w:rsidR="007C6BC4" w:rsidRPr="00106D83">
        <w:rPr>
          <w:rFonts w:ascii="Arial" w:hAnsi="Arial" w:cs="Arial"/>
          <w:b/>
          <w:bCs/>
          <w:sz w:val="22"/>
          <w:szCs w:val="22"/>
        </w:rPr>
        <w:t>e grip forces</w:t>
      </w:r>
      <w:r w:rsidR="007C6BC4" w:rsidRPr="00106D83">
        <w:rPr>
          <w:rFonts w:ascii="Arial" w:hAnsi="Arial" w:cs="Arial"/>
          <w:sz w:val="22"/>
          <w:szCs w:val="22"/>
        </w:rPr>
        <w:t xml:space="preserve">. This project </w:t>
      </w:r>
      <w:r w:rsidR="00FC10EA" w:rsidRPr="00106D83">
        <w:rPr>
          <w:rFonts w:ascii="Arial" w:hAnsi="Arial" w:cs="Arial"/>
          <w:sz w:val="22"/>
          <w:szCs w:val="22"/>
        </w:rPr>
        <w:t xml:space="preserve">starts to </w:t>
      </w:r>
      <w:r w:rsidR="007C6BC4" w:rsidRPr="00106D83">
        <w:rPr>
          <w:rFonts w:ascii="Arial" w:hAnsi="Arial" w:cs="Arial"/>
          <w:sz w:val="22"/>
          <w:szCs w:val="22"/>
        </w:rPr>
        <w:t xml:space="preserve">fill that gap by developing an </w:t>
      </w:r>
      <w:r w:rsidR="007C6BC4" w:rsidRPr="00106D83">
        <w:rPr>
          <w:rFonts w:ascii="Arial" w:hAnsi="Arial" w:cs="Arial"/>
          <w:b/>
          <w:bCs/>
          <w:sz w:val="22"/>
          <w:szCs w:val="22"/>
        </w:rPr>
        <w:t>AI-enhanced prototype</w:t>
      </w:r>
      <w:r w:rsidR="007C6BC4" w:rsidRPr="00106D83">
        <w:rPr>
          <w:rFonts w:ascii="Arial" w:hAnsi="Arial" w:cs="Arial"/>
          <w:sz w:val="22"/>
          <w:szCs w:val="22"/>
        </w:rPr>
        <w:t xml:space="preserve"> hand that marries </w:t>
      </w:r>
      <w:r w:rsidR="007C6BC4" w:rsidRPr="00106D83">
        <w:rPr>
          <w:rFonts w:ascii="Arial" w:hAnsi="Arial" w:cs="Arial"/>
          <w:b/>
          <w:bCs/>
          <w:sz w:val="22"/>
          <w:szCs w:val="22"/>
        </w:rPr>
        <w:t>CV</w:t>
      </w:r>
      <w:r w:rsidR="007C6BC4" w:rsidRPr="00106D83">
        <w:rPr>
          <w:rFonts w:ascii="Arial" w:hAnsi="Arial" w:cs="Arial"/>
          <w:sz w:val="22"/>
          <w:szCs w:val="22"/>
        </w:rPr>
        <w:t xml:space="preserve"> and </w:t>
      </w:r>
      <w:r w:rsidR="007C6BC4" w:rsidRPr="00106D83">
        <w:rPr>
          <w:rFonts w:ascii="Arial" w:hAnsi="Arial" w:cs="Arial"/>
          <w:b/>
          <w:bCs/>
          <w:sz w:val="22"/>
          <w:szCs w:val="22"/>
        </w:rPr>
        <w:t>R</w:t>
      </w:r>
      <w:r w:rsidR="007158A4" w:rsidRPr="00106D83">
        <w:rPr>
          <w:rFonts w:ascii="Arial" w:hAnsi="Arial" w:cs="Arial"/>
          <w:b/>
          <w:bCs/>
          <w:sz w:val="22"/>
          <w:szCs w:val="22"/>
        </w:rPr>
        <w:t>L</w:t>
      </w:r>
      <w:r w:rsidR="00B4163B" w:rsidRPr="00106D83">
        <w:rPr>
          <w:rFonts w:ascii="Arial" w:hAnsi="Arial" w:cs="Arial"/>
          <w:sz w:val="22"/>
          <w:szCs w:val="22"/>
        </w:rPr>
        <w:t xml:space="preserve"> on an existing prosthetic</w:t>
      </w:r>
      <w:r w:rsidR="00E51981" w:rsidRPr="00106D83">
        <w:rPr>
          <w:rFonts w:ascii="Arial" w:hAnsi="Arial" w:cs="Arial"/>
          <w:sz w:val="22"/>
          <w:szCs w:val="22"/>
        </w:rPr>
        <w:t xml:space="preserve"> hand</w:t>
      </w:r>
      <w:r w:rsidR="00B4163B" w:rsidRPr="00106D83">
        <w:rPr>
          <w:rFonts w:ascii="Arial" w:hAnsi="Arial" w:cs="Arial"/>
          <w:sz w:val="22"/>
          <w:szCs w:val="22"/>
        </w:rPr>
        <w:t>,</w:t>
      </w:r>
      <w:r w:rsidR="007E2D3F" w:rsidRPr="00106D83">
        <w:rPr>
          <w:rFonts w:ascii="Arial" w:hAnsi="Arial" w:cs="Arial"/>
          <w:sz w:val="22"/>
          <w:szCs w:val="22"/>
        </w:rPr>
        <w:t xml:space="preserve"> </w:t>
      </w:r>
      <w:r w:rsidR="000E6A35" w:rsidRPr="00106D83">
        <w:rPr>
          <w:rFonts w:ascii="Arial" w:hAnsi="Arial" w:cs="Arial"/>
          <w:sz w:val="22"/>
          <w:szCs w:val="22"/>
        </w:rPr>
        <w:t>in</w:t>
      </w:r>
      <w:r w:rsidR="007C6BC4" w:rsidRPr="00106D83">
        <w:rPr>
          <w:rFonts w:ascii="Arial" w:hAnsi="Arial" w:cs="Arial"/>
          <w:sz w:val="22"/>
          <w:szCs w:val="22"/>
        </w:rPr>
        <w:t xml:space="preserve"> a </w:t>
      </w:r>
      <w:r w:rsidR="007C6BC4" w:rsidRPr="00106D83">
        <w:rPr>
          <w:rFonts w:ascii="Arial" w:hAnsi="Arial" w:cs="Arial"/>
          <w:b/>
          <w:bCs/>
          <w:sz w:val="22"/>
          <w:szCs w:val="22"/>
        </w:rPr>
        <w:t>simulated environment</w:t>
      </w:r>
      <w:r w:rsidR="00D60CF0" w:rsidRPr="00106D83">
        <w:rPr>
          <w:rFonts w:ascii="Arial" w:hAnsi="Arial" w:cs="Arial"/>
          <w:sz w:val="22"/>
          <w:szCs w:val="22"/>
        </w:rPr>
        <w:t>, meeting the NHS’s</w:t>
      </w:r>
      <w:r w:rsidR="0038209B" w:rsidRPr="00106D83">
        <w:rPr>
          <w:rFonts w:ascii="Arial" w:hAnsi="Arial" w:cs="Arial"/>
          <w:sz w:val="22"/>
          <w:szCs w:val="22"/>
        </w:rPr>
        <w:t xml:space="preserve"> </w:t>
      </w:r>
      <w:r w:rsidR="00D60CF0" w:rsidRPr="00106D83">
        <w:rPr>
          <w:rFonts w:ascii="Arial" w:hAnsi="Arial" w:cs="Arial"/>
          <w:sz w:val="22"/>
          <w:szCs w:val="22"/>
        </w:rPr>
        <w:t>call for low-burden multi-grip devices (2)</w:t>
      </w:r>
      <w:r w:rsidR="00961BDC" w:rsidRPr="00106D83">
        <w:rPr>
          <w:rFonts w:ascii="Arial" w:hAnsi="Arial" w:cs="Arial"/>
          <w:sz w:val="22"/>
          <w:szCs w:val="22"/>
        </w:rPr>
        <w:t xml:space="preserve">, and avoiding the need for </w:t>
      </w:r>
      <w:r w:rsidR="00B4163B" w:rsidRPr="00106D83">
        <w:rPr>
          <w:rFonts w:ascii="Arial" w:hAnsi="Arial" w:cs="Arial"/>
          <w:sz w:val="22"/>
          <w:szCs w:val="22"/>
        </w:rPr>
        <w:t xml:space="preserve">new, </w:t>
      </w:r>
      <w:r w:rsidR="00961BDC" w:rsidRPr="00106D83">
        <w:rPr>
          <w:rFonts w:ascii="Arial" w:hAnsi="Arial" w:cs="Arial"/>
          <w:sz w:val="22"/>
          <w:szCs w:val="22"/>
        </w:rPr>
        <w:t>expensive hardware</w:t>
      </w:r>
      <w:r w:rsidR="008467A9" w:rsidRPr="00106D83">
        <w:rPr>
          <w:rFonts w:ascii="Arial" w:hAnsi="Arial" w:cs="Arial"/>
          <w:sz w:val="22"/>
          <w:szCs w:val="22"/>
        </w:rPr>
        <w:t>.</w:t>
      </w:r>
      <w:r w:rsidR="00FA762D" w:rsidRPr="00106D83">
        <w:rPr>
          <w:rFonts w:ascii="Arial" w:hAnsi="Arial" w:cs="Arial"/>
          <w:sz w:val="22"/>
          <w:szCs w:val="22"/>
        </w:rPr>
        <w:t xml:space="preserve"> </w:t>
      </w:r>
    </w:p>
    <w:p w14:paraId="0DECDF8E" w14:textId="57F9B4EF" w:rsidR="00FA762D" w:rsidRPr="00106D83" w:rsidRDefault="00E201E0" w:rsidP="00806B25">
      <w:pPr>
        <w:jc w:val="both"/>
        <w:rPr>
          <w:rFonts w:ascii="Arial" w:hAnsi="Arial" w:cs="Arial"/>
          <w:sz w:val="22"/>
          <w:szCs w:val="22"/>
        </w:rPr>
      </w:pPr>
      <w:r w:rsidRPr="00106D83">
        <w:rPr>
          <w:rFonts w:ascii="Arial" w:hAnsi="Arial" w:cs="Arial"/>
          <w:sz w:val="22"/>
          <w:szCs w:val="22"/>
        </w:rPr>
        <w:t xml:space="preserve">The project focuses on </w:t>
      </w:r>
      <w:r w:rsidR="001F5AE6" w:rsidRPr="00106D83">
        <w:rPr>
          <w:rFonts w:ascii="Arial" w:hAnsi="Arial" w:cs="Arial"/>
          <w:sz w:val="22"/>
          <w:szCs w:val="22"/>
        </w:rPr>
        <w:t xml:space="preserve">detecting the </w:t>
      </w:r>
      <w:r w:rsidR="007244D0" w:rsidRPr="00106D83">
        <w:rPr>
          <w:rFonts w:ascii="Arial" w:hAnsi="Arial" w:cs="Arial"/>
          <w:b/>
          <w:bCs/>
          <w:sz w:val="22"/>
          <w:szCs w:val="22"/>
        </w:rPr>
        <w:t>presence</w:t>
      </w:r>
      <w:r w:rsidR="001F5AE6" w:rsidRPr="00106D83">
        <w:rPr>
          <w:rFonts w:ascii="Arial" w:hAnsi="Arial" w:cs="Arial"/>
          <w:sz w:val="22"/>
          <w:szCs w:val="22"/>
        </w:rPr>
        <w:t xml:space="preserve"> </w:t>
      </w:r>
      <w:r w:rsidR="007244D0" w:rsidRPr="00106D83">
        <w:rPr>
          <w:rFonts w:ascii="Arial" w:hAnsi="Arial" w:cs="Arial"/>
          <w:sz w:val="22"/>
          <w:szCs w:val="22"/>
        </w:rPr>
        <w:t xml:space="preserve">and </w:t>
      </w:r>
      <w:r w:rsidR="007244D0" w:rsidRPr="00106D83">
        <w:rPr>
          <w:rFonts w:ascii="Arial" w:hAnsi="Arial" w:cs="Arial"/>
          <w:b/>
          <w:bCs/>
          <w:sz w:val="22"/>
          <w:szCs w:val="22"/>
        </w:rPr>
        <w:t>grasping</w:t>
      </w:r>
      <w:r w:rsidR="007244D0" w:rsidRPr="00106D83">
        <w:rPr>
          <w:rFonts w:ascii="Arial" w:hAnsi="Arial" w:cs="Arial"/>
          <w:sz w:val="22"/>
          <w:szCs w:val="22"/>
        </w:rPr>
        <w:t xml:space="preserve"> </w:t>
      </w:r>
      <w:r w:rsidRPr="00106D83">
        <w:rPr>
          <w:rFonts w:ascii="Arial" w:hAnsi="Arial" w:cs="Arial"/>
          <w:sz w:val="22"/>
          <w:szCs w:val="22"/>
        </w:rPr>
        <w:t xml:space="preserve">of </w:t>
      </w:r>
      <w:r w:rsidRPr="00106D83">
        <w:rPr>
          <w:rFonts w:ascii="Arial" w:hAnsi="Arial" w:cs="Arial"/>
          <w:b/>
          <w:bCs/>
          <w:sz w:val="22"/>
          <w:szCs w:val="22"/>
        </w:rPr>
        <w:t>cup</w:t>
      </w:r>
      <w:r w:rsidR="000933BF" w:rsidRPr="00106D83">
        <w:rPr>
          <w:rFonts w:ascii="Arial" w:hAnsi="Arial" w:cs="Arial"/>
          <w:b/>
          <w:bCs/>
          <w:sz w:val="22"/>
          <w:szCs w:val="22"/>
        </w:rPr>
        <w:t>s</w:t>
      </w:r>
      <w:r w:rsidRPr="00106D83">
        <w:rPr>
          <w:rFonts w:ascii="Arial" w:hAnsi="Arial" w:cs="Arial"/>
          <w:sz w:val="22"/>
          <w:szCs w:val="22"/>
        </w:rPr>
        <w:t xml:space="preserve">. The </w:t>
      </w:r>
      <w:r w:rsidR="001F5AE6" w:rsidRPr="00106D83">
        <w:rPr>
          <w:rFonts w:ascii="Arial" w:hAnsi="Arial" w:cs="Arial"/>
          <w:sz w:val="22"/>
          <w:szCs w:val="22"/>
        </w:rPr>
        <w:t>CV</w:t>
      </w:r>
      <w:r w:rsidRPr="00106D83">
        <w:rPr>
          <w:rFonts w:ascii="Arial" w:hAnsi="Arial" w:cs="Arial"/>
          <w:sz w:val="22"/>
          <w:szCs w:val="22"/>
        </w:rPr>
        <w:t xml:space="preserve"> model </w:t>
      </w:r>
      <w:r w:rsidR="001F5AE6" w:rsidRPr="00106D83">
        <w:rPr>
          <w:rFonts w:ascii="Arial" w:hAnsi="Arial" w:cs="Arial"/>
          <w:sz w:val="22"/>
          <w:szCs w:val="22"/>
        </w:rPr>
        <w:t xml:space="preserve">identifies the </w:t>
      </w:r>
      <w:r w:rsidR="003778A6" w:rsidRPr="00106D83">
        <w:rPr>
          <w:rFonts w:ascii="Arial" w:hAnsi="Arial" w:cs="Arial"/>
          <w:sz w:val="22"/>
          <w:szCs w:val="22"/>
        </w:rPr>
        <w:t>presence</w:t>
      </w:r>
      <w:r w:rsidR="0032272F" w:rsidRPr="00106D83">
        <w:rPr>
          <w:rFonts w:ascii="Arial" w:hAnsi="Arial" w:cs="Arial"/>
          <w:sz w:val="22"/>
          <w:szCs w:val="22"/>
        </w:rPr>
        <w:t xml:space="preserve"> </w:t>
      </w:r>
      <w:r w:rsidR="003778A6" w:rsidRPr="00106D83">
        <w:rPr>
          <w:rFonts w:ascii="Arial" w:hAnsi="Arial" w:cs="Arial"/>
          <w:sz w:val="22"/>
          <w:szCs w:val="22"/>
        </w:rPr>
        <w:t xml:space="preserve">of a </w:t>
      </w:r>
      <w:r w:rsidR="001F5AE6" w:rsidRPr="00106D83">
        <w:rPr>
          <w:rFonts w:ascii="Arial" w:hAnsi="Arial" w:cs="Arial"/>
          <w:sz w:val="22"/>
          <w:szCs w:val="22"/>
        </w:rPr>
        <w:t>cup and selects the grip, and the RL model fine tunes this grip.</w:t>
      </w:r>
      <w:r w:rsidR="00EB6AEE" w:rsidRPr="00106D83">
        <w:rPr>
          <w:rFonts w:ascii="Arial" w:hAnsi="Arial" w:cs="Arial"/>
          <w:sz w:val="22"/>
          <w:szCs w:val="22"/>
        </w:rPr>
        <w:t xml:space="preserve"> T</w:t>
      </w:r>
      <w:r w:rsidR="001F5AE6" w:rsidRPr="00106D83">
        <w:rPr>
          <w:rFonts w:ascii="Arial" w:hAnsi="Arial" w:cs="Arial"/>
          <w:sz w:val="22"/>
          <w:szCs w:val="22"/>
        </w:rPr>
        <w:t>he CV model</w:t>
      </w:r>
      <w:r w:rsidR="00EB6AEE" w:rsidRPr="00106D83">
        <w:rPr>
          <w:rFonts w:ascii="Arial" w:hAnsi="Arial" w:cs="Arial"/>
          <w:sz w:val="22"/>
          <w:szCs w:val="22"/>
        </w:rPr>
        <w:t xml:space="preserve"> was</w:t>
      </w:r>
      <w:r w:rsidR="00866150" w:rsidRPr="00106D83">
        <w:rPr>
          <w:rFonts w:ascii="Arial" w:hAnsi="Arial" w:cs="Arial"/>
          <w:sz w:val="22"/>
          <w:szCs w:val="22"/>
        </w:rPr>
        <w:t xml:space="preserve"> developed and</w:t>
      </w:r>
      <w:r w:rsidR="00EB6AEE" w:rsidRPr="00106D83">
        <w:rPr>
          <w:rFonts w:ascii="Arial" w:hAnsi="Arial" w:cs="Arial"/>
          <w:sz w:val="22"/>
          <w:szCs w:val="22"/>
        </w:rPr>
        <w:t xml:space="preserve"> </w:t>
      </w:r>
      <w:r w:rsidR="003F6E43" w:rsidRPr="00106D83">
        <w:rPr>
          <w:rFonts w:ascii="Arial" w:hAnsi="Arial" w:cs="Arial"/>
          <w:sz w:val="22"/>
          <w:szCs w:val="22"/>
        </w:rPr>
        <w:t>ran</w:t>
      </w:r>
      <w:r w:rsidR="001F5AE6" w:rsidRPr="00106D83">
        <w:rPr>
          <w:rFonts w:ascii="Arial" w:hAnsi="Arial" w:cs="Arial"/>
          <w:sz w:val="22"/>
          <w:szCs w:val="22"/>
        </w:rPr>
        <w:t xml:space="preserve"> under 4 test conditions</w:t>
      </w:r>
      <w:r w:rsidR="00CB1EEC" w:rsidRPr="00106D83">
        <w:rPr>
          <w:rFonts w:ascii="Arial" w:hAnsi="Arial" w:cs="Arial"/>
          <w:sz w:val="22"/>
          <w:szCs w:val="22"/>
        </w:rPr>
        <w:t xml:space="preserve">, baseline, poor </w:t>
      </w:r>
      <w:r w:rsidR="00DB568E" w:rsidRPr="00106D83">
        <w:rPr>
          <w:rFonts w:ascii="Arial" w:hAnsi="Arial" w:cs="Arial"/>
          <w:sz w:val="22"/>
          <w:szCs w:val="22"/>
        </w:rPr>
        <w:t>l</w:t>
      </w:r>
      <w:r w:rsidR="00CB1EEC" w:rsidRPr="00106D83">
        <w:rPr>
          <w:rFonts w:ascii="Arial" w:hAnsi="Arial" w:cs="Arial"/>
          <w:sz w:val="22"/>
          <w:szCs w:val="22"/>
        </w:rPr>
        <w:t>ighting, occlusion and clutter</w:t>
      </w:r>
      <w:r w:rsidR="003F6E43" w:rsidRPr="00106D83">
        <w:rPr>
          <w:rFonts w:ascii="Arial" w:hAnsi="Arial" w:cs="Arial"/>
          <w:sz w:val="22"/>
          <w:szCs w:val="22"/>
        </w:rPr>
        <w:t xml:space="preserve">, </w:t>
      </w:r>
      <w:r w:rsidR="0080657E" w:rsidRPr="00106D83">
        <w:rPr>
          <w:rFonts w:ascii="Arial" w:hAnsi="Arial" w:cs="Arial"/>
          <w:sz w:val="22"/>
          <w:szCs w:val="22"/>
        </w:rPr>
        <w:t xml:space="preserve">to </w:t>
      </w:r>
      <w:r w:rsidR="00EB6AEE" w:rsidRPr="00106D83">
        <w:rPr>
          <w:rFonts w:ascii="Arial" w:hAnsi="Arial" w:cs="Arial"/>
          <w:sz w:val="22"/>
          <w:szCs w:val="22"/>
        </w:rPr>
        <w:t>evaluate</w:t>
      </w:r>
      <w:r w:rsidR="0080657E" w:rsidRPr="00106D83">
        <w:rPr>
          <w:rFonts w:ascii="Arial" w:hAnsi="Arial" w:cs="Arial"/>
          <w:sz w:val="22"/>
          <w:szCs w:val="22"/>
        </w:rPr>
        <w:t xml:space="preserve"> </w:t>
      </w:r>
      <w:r w:rsidR="00D62280" w:rsidRPr="00106D83">
        <w:rPr>
          <w:rFonts w:ascii="Arial" w:hAnsi="Arial" w:cs="Arial"/>
          <w:sz w:val="22"/>
          <w:szCs w:val="22"/>
        </w:rPr>
        <w:t>its</w:t>
      </w:r>
      <w:r w:rsidR="001E1ECA" w:rsidRPr="00106D83">
        <w:rPr>
          <w:rFonts w:ascii="Arial" w:hAnsi="Arial" w:cs="Arial"/>
          <w:sz w:val="22"/>
          <w:szCs w:val="22"/>
        </w:rPr>
        <w:t xml:space="preserve"> ability to </w:t>
      </w:r>
      <w:r w:rsidR="00866150" w:rsidRPr="00106D83">
        <w:rPr>
          <w:rFonts w:ascii="Arial" w:hAnsi="Arial" w:cs="Arial"/>
          <w:sz w:val="22"/>
          <w:szCs w:val="22"/>
        </w:rPr>
        <w:t xml:space="preserve">detect an object </w:t>
      </w:r>
      <w:r w:rsidR="00A96241" w:rsidRPr="00106D83">
        <w:rPr>
          <w:rFonts w:ascii="Arial" w:hAnsi="Arial" w:cs="Arial"/>
          <w:sz w:val="22"/>
          <w:szCs w:val="22"/>
        </w:rPr>
        <w:t>in real-world settings</w:t>
      </w:r>
      <w:r w:rsidR="001E1ECA" w:rsidRPr="00106D83">
        <w:rPr>
          <w:rFonts w:ascii="Arial" w:hAnsi="Arial" w:cs="Arial"/>
          <w:sz w:val="22"/>
          <w:szCs w:val="22"/>
        </w:rPr>
        <w:t>.</w:t>
      </w:r>
      <w:r w:rsidR="003F6E43" w:rsidRPr="00106D83">
        <w:rPr>
          <w:rFonts w:ascii="Arial" w:hAnsi="Arial" w:cs="Arial"/>
          <w:sz w:val="22"/>
          <w:szCs w:val="22"/>
        </w:rPr>
        <w:t xml:space="preserve"> </w:t>
      </w:r>
      <w:r w:rsidR="00EB6AEE" w:rsidRPr="00106D83">
        <w:rPr>
          <w:rFonts w:ascii="Arial" w:hAnsi="Arial" w:cs="Arial"/>
          <w:sz w:val="22"/>
          <w:szCs w:val="22"/>
        </w:rPr>
        <w:t>The RL controller was tested in six grasp scenarios</w:t>
      </w:r>
      <w:r w:rsidR="00771AE8" w:rsidRPr="00106D83">
        <w:rPr>
          <w:rFonts w:ascii="Arial" w:hAnsi="Arial" w:cs="Arial"/>
          <w:sz w:val="22"/>
          <w:szCs w:val="22"/>
        </w:rPr>
        <w:t xml:space="preserve">, </w:t>
      </w:r>
      <w:r w:rsidR="00EB6AEE" w:rsidRPr="00106D83">
        <w:rPr>
          <w:rFonts w:ascii="Arial" w:hAnsi="Arial" w:cs="Arial"/>
          <w:sz w:val="22"/>
          <w:szCs w:val="22"/>
        </w:rPr>
        <w:t>plastic, glass, and ceramic cups</w:t>
      </w:r>
      <w:r w:rsidR="00771AE8" w:rsidRPr="00106D83">
        <w:rPr>
          <w:rFonts w:ascii="Arial" w:hAnsi="Arial" w:cs="Arial"/>
          <w:sz w:val="22"/>
          <w:szCs w:val="22"/>
        </w:rPr>
        <w:t>,</w:t>
      </w:r>
      <w:r w:rsidR="00EB6AEE" w:rsidRPr="00106D83">
        <w:rPr>
          <w:rFonts w:ascii="Arial" w:hAnsi="Arial" w:cs="Arial"/>
          <w:sz w:val="22"/>
          <w:szCs w:val="22"/>
        </w:rPr>
        <w:t xml:space="preserve"> each empty and full</w:t>
      </w:r>
      <w:r w:rsidR="00771AE8" w:rsidRPr="00106D83">
        <w:rPr>
          <w:rFonts w:ascii="Arial" w:hAnsi="Arial" w:cs="Arial"/>
          <w:sz w:val="22"/>
          <w:szCs w:val="22"/>
        </w:rPr>
        <w:t xml:space="preserve">, </w:t>
      </w:r>
      <w:r w:rsidR="00EB6AEE" w:rsidRPr="00106D83">
        <w:rPr>
          <w:rFonts w:ascii="Arial" w:hAnsi="Arial" w:cs="Arial"/>
          <w:sz w:val="22"/>
          <w:szCs w:val="22"/>
        </w:rPr>
        <w:t xml:space="preserve">to check whether the hand maintains a stable grip across changes in mass, friction, and </w:t>
      </w:r>
      <w:r w:rsidR="00771AE8" w:rsidRPr="00106D83">
        <w:rPr>
          <w:rFonts w:ascii="Arial" w:hAnsi="Arial" w:cs="Arial"/>
          <w:sz w:val="22"/>
          <w:szCs w:val="22"/>
        </w:rPr>
        <w:t>size</w:t>
      </w:r>
      <w:r w:rsidR="00EB6AEE" w:rsidRPr="00106D83">
        <w:rPr>
          <w:rFonts w:ascii="Arial" w:hAnsi="Arial" w:cs="Arial"/>
          <w:sz w:val="22"/>
          <w:szCs w:val="22"/>
        </w:rPr>
        <w:t>.</w:t>
      </w:r>
    </w:p>
    <w:p w14:paraId="372BAC3F" w14:textId="45656526" w:rsidR="001B562C" w:rsidRPr="00106D83" w:rsidRDefault="001B562C" w:rsidP="003C47D3">
      <w:pPr>
        <w:jc w:val="both"/>
        <w:rPr>
          <w:rFonts w:ascii="Arial" w:hAnsi="Arial" w:cs="Arial"/>
          <w:sz w:val="22"/>
          <w:szCs w:val="22"/>
        </w:rPr>
      </w:pPr>
      <w:r w:rsidRPr="00106D83">
        <w:rPr>
          <w:rFonts w:ascii="Arial" w:hAnsi="Arial" w:cs="Arial"/>
          <w:sz w:val="22"/>
          <w:szCs w:val="22"/>
        </w:rPr>
        <w:lastRenderedPageBreak/>
        <w:t xml:space="preserve">The simulated hand is equipped with an on-board camera to identify </w:t>
      </w:r>
      <w:r w:rsidR="00FA762D" w:rsidRPr="00106D83">
        <w:rPr>
          <w:rFonts w:ascii="Arial" w:hAnsi="Arial" w:cs="Arial"/>
          <w:sz w:val="22"/>
          <w:szCs w:val="22"/>
        </w:rPr>
        <w:t>the</w:t>
      </w:r>
      <w:r w:rsidRPr="00106D83">
        <w:rPr>
          <w:rFonts w:ascii="Arial" w:hAnsi="Arial" w:cs="Arial"/>
          <w:sz w:val="22"/>
          <w:szCs w:val="22"/>
        </w:rPr>
        <w:t xml:space="preserve"> target cup and automatically select the appropriate grip. A reinforcement learning controller fine-tunes the forces applied by each finger, striving to maximi</w:t>
      </w:r>
      <w:r w:rsidR="009C591F" w:rsidRPr="00106D83">
        <w:rPr>
          <w:rFonts w:ascii="Arial" w:hAnsi="Arial" w:cs="Arial"/>
          <w:sz w:val="22"/>
          <w:szCs w:val="22"/>
        </w:rPr>
        <w:t>s</w:t>
      </w:r>
      <w:r w:rsidRPr="00106D83">
        <w:rPr>
          <w:rFonts w:ascii="Arial" w:hAnsi="Arial" w:cs="Arial"/>
          <w:sz w:val="22"/>
          <w:szCs w:val="22"/>
        </w:rPr>
        <w:t>e grip stability, preventing slips or drops, while minimi</w:t>
      </w:r>
      <w:r w:rsidR="009C591F" w:rsidRPr="00106D83">
        <w:rPr>
          <w:rFonts w:ascii="Arial" w:hAnsi="Arial" w:cs="Arial"/>
          <w:sz w:val="22"/>
          <w:szCs w:val="22"/>
        </w:rPr>
        <w:t>s</w:t>
      </w:r>
      <w:r w:rsidRPr="00106D83">
        <w:rPr>
          <w:rFonts w:ascii="Arial" w:hAnsi="Arial" w:cs="Arial"/>
          <w:sz w:val="22"/>
          <w:szCs w:val="22"/>
        </w:rPr>
        <w:t>ing excessive force</w:t>
      </w:r>
      <w:r w:rsidR="008E632C" w:rsidRPr="00106D83">
        <w:rPr>
          <w:rFonts w:ascii="Arial" w:hAnsi="Arial" w:cs="Arial"/>
          <w:sz w:val="22"/>
          <w:szCs w:val="22"/>
        </w:rPr>
        <w:t>. Figure 7 visually explains this approach.</w:t>
      </w:r>
      <w:r w:rsidR="00E830C0" w:rsidRPr="00106D83">
        <w:rPr>
          <w:rFonts w:ascii="Arial" w:hAnsi="Arial" w:cs="Arial"/>
          <w:sz w:val="22"/>
          <w:szCs w:val="22"/>
        </w:rPr>
        <w:t xml:space="preserve"> The end goal is to have the CV act as a high-level “where and what” module, the RL grasp optimiser to act as the low-level “how hard to grip” module and the user to be the guide to these using myoelectric control.</w:t>
      </w:r>
      <w:r w:rsidRPr="00106D83">
        <w:rPr>
          <w:rFonts w:ascii="Arial" w:hAnsi="Arial" w:cs="Arial"/>
          <w:sz w:val="22"/>
          <w:szCs w:val="22"/>
        </w:rPr>
        <w:t xml:space="preserve"> </w:t>
      </w:r>
    </w:p>
    <w:p w14:paraId="0FD1C928" w14:textId="77777777" w:rsidR="00B954F8" w:rsidRPr="00106D83" w:rsidRDefault="00983C13" w:rsidP="00806B25">
      <w:pPr>
        <w:keepNext/>
        <w:jc w:val="center"/>
        <w:rPr>
          <w:rFonts w:ascii="Arial" w:hAnsi="Arial" w:cs="Arial"/>
        </w:rPr>
      </w:pPr>
      <w:r w:rsidRPr="00106D83">
        <w:rPr>
          <w:rFonts w:ascii="Arial" w:hAnsi="Arial" w:cs="Arial"/>
          <w:noProof/>
          <w:sz w:val="22"/>
          <w:szCs w:val="22"/>
        </w:rPr>
        <w:drawing>
          <wp:inline distT="0" distB="0" distL="0" distR="0" wp14:anchorId="07EA5114" wp14:editId="2BD6DF9D">
            <wp:extent cx="5943600" cy="3343275"/>
            <wp:effectExtent l="0" t="0" r="0" b="0"/>
            <wp:docPr id="709939657" name="Picture 1" descr="A person standing next to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39657" name="Picture 1" descr="A person standing next to a diagram&#10;&#10;AI-generated content may be incorrect."/>
                    <pic:cNvPicPr/>
                  </pic:nvPicPr>
                  <pic:blipFill>
                    <a:blip r:embed="rId22"/>
                    <a:stretch>
                      <a:fillRect/>
                    </a:stretch>
                  </pic:blipFill>
                  <pic:spPr>
                    <a:xfrm>
                      <a:off x="0" y="0"/>
                      <a:ext cx="5943600" cy="3343275"/>
                    </a:xfrm>
                    <a:prstGeom prst="rect">
                      <a:avLst/>
                    </a:prstGeom>
                  </pic:spPr>
                </pic:pic>
              </a:graphicData>
            </a:graphic>
          </wp:inline>
        </w:drawing>
      </w:r>
    </w:p>
    <w:p w14:paraId="4B5AA019" w14:textId="139775C0" w:rsidR="00F96FDF" w:rsidRPr="00106D83" w:rsidRDefault="00B954F8" w:rsidP="00806B25">
      <w:pPr>
        <w:pStyle w:val="Caption"/>
        <w:jc w:val="center"/>
        <w:rPr>
          <w:rFonts w:ascii="Arial" w:hAnsi="Arial" w:cs="Arial"/>
        </w:rPr>
      </w:pPr>
      <w:r w:rsidRPr="00106D83">
        <w:rPr>
          <w:rFonts w:ascii="Arial" w:hAnsi="Arial" w:cs="Arial"/>
        </w:rPr>
        <w:t xml:space="preserve">Figure </w:t>
      </w:r>
      <w:r w:rsidR="00806B25" w:rsidRPr="00106D83">
        <w:rPr>
          <w:rFonts w:ascii="Arial" w:hAnsi="Arial" w:cs="Arial"/>
        </w:rPr>
        <w:t>7</w:t>
      </w:r>
      <w:r w:rsidRPr="00106D83">
        <w:rPr>
          <w:rFonts w:ascii="Arial" w:hAnsi="Arial" w:cs="Arial"/>
        </w:rPr>
        <w:t>: Shows how a CNN-based object detector first identifies the target and suggests a grip, then a reinforcement learning agent refines grip forces by executing</w:t>
      </w:r>
      <w:r w:rsidR="009C591F" w:rsidRPr="00106D83">
        <w:rPr>
          <w:rFonts w:ascii="Arial" w:hAnsi="Arial" w:cs="Arial"/>
        </w:rPr>
        <w:t xml:space="preserve"> finger</w:t>
      </w:r>
      <w:r w:rsidRPr="00106D83">
        <w:rPr>
          <w:rFonts w:ascii="Arial" w:hAnsi="Arial" w:cs="Arial"/>
        </w:rPr>
        <w:t xml:space="preserve"> force adjustments, and rewarding stable, slip-free grasps. The resulting optimi</w:t>
      </w:r>
      <w:r w:rsidR="009C591F" w:rsidRPr="00106D83">
        <w:rPr>
          <w:rFonts w:ascii="Arial" w:hAnsi="Arial" w:cs="Arial"/>
        </w:rPr>
        <w:t>s</w:t>
      </w:r>
      <w:r w:rsidRPr="00106D83">
        <w:rPr>
          <w:rFonts w:ascii="Arial" w:hAnsi="Arial" w:cs="Arial"/>
        </w:rPr>
        <w:t>ed commands are deployed on the prosthetic hand</w:t>
      </w:r>
      <w:r w:rsidR="00C01635" w:rsidRPr="00106D83">
        <w:rPr>
          <w:rFonts w:ascii="Arial" w:hAnsi="Arial" w:cs="Arial"/>
        </w:rPr>
        <w:t xml:space="preserve"> (16)</w:t>
      </w:r>
      <w:r w:rsidRPr="00106D83">
        <w:rPr>
          <w:rFonts w:ascii="Arial" w:hAnsi="Arial" w:cs="Arial"/>
        </w:rPr>
        <w:t xml:space="preserve"> in real time for dynamic and adaptive gripping. It’s important to emphasi</w:t>
      </w:r>
      <w:r w:rsidR="009C591F" w:rsidRPr="00106D83">
        <w:rPr>
          <w:rFonts w:ascii="Arial" w:hAnsi="Arial" w:cs="Arial"/>
        </w:rPr>
        <w:t>z</w:t>
      </w:r>
      <w:r w:rsidRPr="00106D83">
        <w:rPr>
          <w:rFonts w:ascii="Arial" w:hAnsi="Arial" w:cs="Arial"/>
        </w:rPr>
        <w:t>e that these are supposed to work in conjunction with each other and with a user-controlled prosthetic, as a shared control mechanism.</w:t>
      </w:r>
    </w:p>
    <w:p w14:paraId="03FA4865" w14:textId="7AAB809C" w:rsidR="623DC121" w:rsidRPr="00106D83" w:rsidRDefault="623DC121" w:rsidP="009B128A">
      <w:pPr>
        <w:pStyle w:val="Heading2"/>
        <w:jc w:val="center"/>
        <w:rPr>
          <w:rFonts w:ascii="Arial" w:hAnsi="Arial" w:cs="Arial"/>
          <w:sz w:val="22"/>
          <w:szCs w:val="22"/>
        </w:rPr>
      </w:pPr>
      <w:bookmarkStart w:id="96" w:name="_Toc197363915"/>
      <w:bookmarkStart w:id="97" w:name="_Toc197364554"/>
      <w:bookmarkStart w:id="98" w:name="_Toc197364593"/>
      <w:bookmarkStart w:id="99" w:name="_Toc197626248"/>
      <w:bookmarkStart w:id="100" w:name="_Toc197768162"/>
      <w:bookmarkStart w:id="101" w:name="_Toc197770468"/>
      <w:bookmarkStart w:id="102" w:name="_Toc197984217"/>
      <w:bookmarkStart w:id="103" w:name="_Toc198116541"/>
      <w:r w:rsidRPr="00106D83">
        <w:rPr>
          <w:rFonts w:ascii="Arial" w:hAnsi="Arial" w:cs="Arial"/>
          <w:sz w:val="22"/>
          <w:szCs w:val="22"/>
        </w:rPr>
        <w:t>1.</w:t>
      </w:r>
      <w:r w:rsidR="62D19F5B" w:rsidRPr="00106D83">
        <w:rPr>
          <w:rFonts w:ascii="Arial" w:hAnsi="Arial" w:cs="Arial"/>
          <w:sz w:val="22"/>
          <w:szCs w:val="22"/>
        </w:rPr>
        <w:t>4</w:t>
      </w:r>
      <w:r w:rsidRPr="00106D83">
        <w:rPr>
          <w:rFonts w:ascii="Arial" w:hAnsi="Arial" w:cs="Arial"/>
          <w:sz w:val="22"/>
          <w:szCs w:val="22"/>
        </w:rPr>
        <w:t xml:space="preserve"> Hypothes</w:t>
      </w:r>
      <w:r w:rsidR="00724C43" w:rsidRPr="00106D83">
        <w:rPr>
          <w:rFonts w:ascii="Arial" w:hAnsi="Arial" w:cs="Arial"/>
          <w:sz w:val="22"/>
          <w:szCs w:val="22"/>
        </w:rPr>
        <w:t>e</w:t>
      </w:r>
      <w:r w:rsidRPr="00106D83">
        <w:rPr>
          <w:rFonts w:ascii="Arial" w:hAnsi="Arial" w:cs="Arial"/>
          <w:sz w:val="22"/>
          <w:szCs w:val="22"/>
        </w:rPr>
        <w:t>s</w:t>
      </w:r>
      <w:bookmarkEnd w:id="93"/>
      <w:bookmarkEnd w:id="96"/>
      <w:bookmarkEnd w:id="97"/>
      <w:bookmarkEnd w:id="98"/>
      <w:bookmarkEnd w:id="99"/>
      <w:bookmarkEnd w:id="100"/>
      <w:bookmarkEnd w:id="101"/>
      <w:bookmarkEnd w:id="102"/>
      <w:bookmarkEnd w:id="103"/>
    </w:p>
    <w:p w14:paraId="50DC69F1" w14:textId="56DA6864" w:rsidR="00AB263B" w:rsidRPr="00106D83" w:rsidRDefault="00BF07FD" w:rsidP="00806B25">
      <w:pPr>
        <w:jc w:val="both"/>
        <w:rPr>
          <w:rFonts w:ascii="Arial" w:hAnsi="Arial" w:cs="Arial"/>
          <w:sz w:val="22"/>
          <w:szCs w:val="22"/>
        </w:rPr>
      </w:pPr>
      <w:r w:rsidRPr="00106D83">
        <w:rPr>
          <w:rFonts w:ascii="Arial" w:hAnsi="Arial" w:cs="Arial"/>
          <w:sz w:val="22"/>
          <w:szCs w:val="22"/>
        </w:rPr>
        <w:t xml:space="preserve">To evaluate the proposed </w:t>
      </w:r>
      <w:r w:rsidR="00137E55" w:rsidRPr="00106D83">
        <w:rPr>
          <w:rFonts w:ascii="Arial" w:hAnsi="Arial" w:cs="Arial"/>
          <w:sz w:val="22"/>
          <w:szCs w:val="22"/>
        </w:rPr>
        <w:t>AI-</w:t>
      </w:r>
      <w:r w:rsidRPr="00106D83">
        <w:rPr>
          <w:rFonts w:ascii="Arial" w:hAnsi="Arial" w:cs="Arial"/>
          <w:sz w:val="22"/>
          <w:szCs w:val="22"/>
        </w:rPr>
        <w:t xml:space="preserve">enhanced prosthetic system, five hypotheses </w:t>
      </w:r>
      <w:r w:rsidR="00B36777" w:rsidRPr="00106D83">
        <w:rPr>
          <w:rFonts w:ascii="Arial" w:hAnsi="Arial" w:cs="Arial"/>
          <w:sz w:val="22"/>
          <w:szCs w:val="22"/>
        </w:rPr>
        <w:t xml:space="preserve">where formed, </w:t>
      </w:r>
      <w:r w:rsidRPr="00106D83">
        <w:rPr>
          <w:rFonts w:ascii="Arial" w:hAnsi="Arial" w:cs="Arial"/>
          <w:sz w:val="22"/>
          <w:szCs w:val="22"/>
        </w:rPr>
        <w:t>addressing both the computer vision model</w:t>
      </w:r>
      <w:r w:rsidR="00B36777" w:rsidRPr="00106D83">
        <w:rPr>
          <w:rFonts w:ascii="Arial" w:hAnsi="Arial" w:cs="Arial"/>
          <w:sz w:val="22"/>
          <w:szCs w:val="22"/>
        </w:rPr>
        <w:t xml:space="preserve"> </w:t>
      </w:r>
      <w:r w:rsidRPr="00106D83">
        <w:rPr>
          <w:rFonts w:ascii="Arial" w:hAnsi="Arial" w:cs="Arial"/>
          <w:sz w:val="22"/>
          <w:szCs w:val="22"/>
        </w:rPr>
        <w:t>and the reinforcement learning controller’s effectiveness</w:t>
      </w:r>
      <w:r w:rsidR="00C24723" w:rsidRPr="00106D83">
        <w:rPr>
          <w:rFonts w:ascii="Arial" w:hAnsi="Arial" w:cs="Arial"/>
          <w:sz w:val="22"/>
          <w:szCs w:val="22"/>
        </w:rPr>
        <w:t xml:space="preserve">, shown on </w:t>
      </w:r>
      <w:r w:rsidR="005F6A1E" w:rsidRPr="00106D83">
        <w:rPr>
          <w:rFonts w:ascii="Arial" w:hAnsi="Arial" w:cs="Arial"/>
          <w:sz w:val="22"/>
          <w:szCs w:val="22"/>
        </w:rPr>
        <w:t>3</w:t>
      </w:r>
      <w:r w:rsidR="00C24723" w:rsidRPr="00106D83">
        <w:rPr>
          <w:rFonts w:ascii="Arial" w:hAnsi="Arial" w:cs="Arial"/>
          <w:sz w:val="22"/>
          <w:szCs w:val="22"/>
        </w:rPr>
        <w:t>X</w:t>
      </w:r>
      <w:r w:rsidRPr="00106D83">
        <w:rPr>
          <w:rFonts w:ascii="Arial" w:hAnsi="Arial" w:cs="Arial"/>
          <w:sz w:val="22"/>
          <w:szCs w:val="22"/>
        </w:rPr>
        <w:t>. Each hypothesis is stated with a null hypothesis (H</w:t>
      </w:r>
      <w:r w:rsidRPr="00106D83">
        <w:rPr>
          <w:rFonts w:ascii="Cambria Math" w:hAnsi="Cambria Math" w:cs="Cambria Math"/>
          <w:sz w:val="22"/>
          <w:szCs w:val="22"/>
        </w:rPr>
        <w:t>₀</w:t>
      </w:r>
      <w:r w:rsidRPr="00106D83">
        <w:rPr>
          <w:rFonts w:ascii="Arial" w:hAnsi="Arial" w:cs="Arial"/>
          <w:sz w:val="22"/>
          <w:szCs w:val="22"/>
        </w:rPr>
        <w:t>) and an alternative hypothesis (H</w:t>
      </w:r>
      <w:r w:rsidRPr="00106D83">
        <w:rPr>
          <w:rFonts w:ascii="Cambria Math" w:hAnsi="Cambria Math" w:cs="Cambria Math"/>
          <w:sz w:val="22"/>
          <w:szCs w:val="22"/>
        </w:rPr>
        <w:t>₁</w:t>
      </w:r>
      <w:r w:rsidRPr="00106D83">
        <w:rPr>
          <w:rFonts w:ascii="Arial" w:hAnsi="Arial" w:cs="Arial"/>
          <w:sz w:val="22"/>
          <w:szCs w:val="22"/>
        </w:rPr>
        <w:t>) for statistical testing: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85" w:type="dxa"/>
          <w:bottom w:w="15" w:type="dxa"/>
          <w:right w:w="15" w:type="dxa"/>
        </w:tblCellMar>
        <w:tblLook w:val="04A0" w:firstRow="1" w:lastRow="0" w:firstColumn="1" w:lastColumn="0" w:noHBand="0" w:noVBand="1"/>
      </w:tblPr>
      <w:tblGrid>
        <w:gridCol w:w="704"/>
        <w:gridCol w:w="1695"/>
        <w:gridCol w:w="3769"/>
        <w:gridCol w:w="3794"/>
      </w:tblGrid>
      <w:tr w:rsidR="00B72C9A" w:rsidRPr="00106D83" w14:paraId="4B2B8E17" w14:textId="77777777" w:rsidTr="00DC7BB4">
        <w:trPr>
          <w:tblHeader/>
          <w:tblCellSpacing w:w="15" w:type="dxa"/>
        </w:trPr>
        <w:tc>
          <w:tcPr>
            <w:tcW w:w="659" w:type="dxa"/>
            <w:vAlign w:val="center"/>
            <w:hideMark/>
          </w:tcPr>
          <w:p w14:paraId="7404E2C7" w14:textId="08823EC0" w:rsidR="00AB263B" w:rsidRPr="00106D83" w:rsidRDefault="00AB263B" w:rsidP="00593345">
            <w:pPr>
              <w:rPr>
                <w:rFonts w:ascii="Arial" w:hAnsi="Arial" w:cs="Arial"/>
                <w:b/>
                <w:bCs/>
                <w:sz w:val="22"/>
                <w:szCs w:val="22"/>
              </w:rPr>
            </w:pPr>
          </w:p>
        </w:tc>
        <w:tc>
          <w:tcPr>
            <w:tcW w:w="1665" w:type="dxa"/>
            <w:vAlign w:val="center"/>
            <w:hideMark/>
          </w:tcPr>
          <w:p w14:paraId="7A7CF33C" w14:textId="77777777" w:rsidR="00AB263B" w:rsidRPr="00106D83" w:rsidRDefault="00AB263B" w:rsidP="00593345">
            <w:pPr>
              <w:rPr>
                <w:rFonts w:ascii="Arial" w:hAnsi="Arial" w:cs="Arial"/>
                <w:b/>
                <w:bCs/>
                <w:sz w:val="22"/>
                <w:szCs w:val="22"/>
              </w:rPr>
            </w:pPr>
            <w:r w:rsidRPr="00106D83">
              <w:rPr>
                <w:rFonts w:ascii="Arial" w:hAnsi="Arial" w:cs="Arial"/>
                <w:b/>
                <w:bCs/>
                <w:sz w:val="22"/>
                <w:szCs w:val="22"/>
              </w:rPr>
              <w:t>Performance metric (component)</w:t>
            </w:r>
          </w:p>
        </w:tc>
        <w:tc>
          <w:tcPr>
            <w:tcW w:w="0" w:type="auto"/>
            <w:vAlign w:val="center"/>
            <w:hideMark/>
          </w:tcPr>
          <w:p w14:paraId="268C4A3F" w14:textId="77777777" w:rsidR="00AB263B" w:rsidRPr="00106D83" w:rsidRDefault="00AB263B" w:rsidP="00593345">
            <w:pPr>
              <w:rPr>
                <w:rFonts w:ascii="Arial" w:hAnsi="Arial" w:cs="Arial"/>
                <w:b/>
                <w:bCs/>
                <w:sz w:val="22"/>
                <w:szCs w:val="22"/>
              </w:rPr>
            </w:pPr>
            <w:r w:rsidRPr="00106D83">
              <w:rPr>
                <w:rFonts w:ascii="Arial" w:hAnsi="Arial" w:cs="Arial"/>
                <w:b/>
                <w:bCs/>
                <w:sz w:val="22"/>
                <w:szCs w:val="22"/>
              </w:rPr>
              <w:t>Null hypothesis (H</w:t>
            </w:r>
            <w:r w:rsidRPr="00106D83">
              <w:rPr>
                <w:rFonts w:ascii="Cambria Math" w:hAnsi="Cambria Math" w:cs="Cambria Math"/>
                <w:b/>
                <w:bCs/>
                <w:sz w:val="22"/>
                <w:szCs w:val="22"/>
              </w:rPr>
              <w:t>₀</w:t>
            </w:r>
            <w:r w:rsidRPr="00106D83">
              <w:rPr>
                <w:rFonts w:ascii="Arial" w:hAnsi="Arial" w:cs="Arial"/>
                <w:b/>
                <w:bCs/>
                <w:sz w:val="22"/>
                <w:szCs w:val="22"/>
              </w:rPr>
              <w:t>)</w:t>
            </w:r>
          </w:p>
        </w:tc>
        <w:tc>
          <w:tcPr>
            <w:tcW w:w="0" w:type="auto"/>
            <w:vAlign w:val="center"/>
            <w:hideMark/>
          </w:tcPr>
          <w:p w14:paraId="6F0919B1" w14:textId="77777777" w:rsidR="00AB263B" w:rsidRPr="00106D83" w:rsidRDefault="00AB263B" w:rsidP="00593345">
            <w:pPr>
              <w:rPr>
                <w:rFonts w:ascii="Arial" w:hAnsi="Arial" w:cs="Arial"/>
                <w:b/>
                <w:bCs/>
                <w:sz w:val="22"/>
                <w:szCs w:val="22"/>
              </w:rPr>
            </w:pPr>
            <w:r w:rsidRPr="00106D83">
              <w:rPr>
                <w:rFonts w:ascii="Arial" w:hAnsi="Arial" w:cs="Arial"/>
                <w:b/>
                <w:bCs/>
                <w:sz w:val="22"/>
                <w:szCs w:val="22"/>
              </w:rPr>
              <w:t>Alternative hypothesis (H</w:t>
            </w:r>
            <w:r w:rsidRPr="00106D83">
              <w:rPr>
                <w:rFonts w:ascii="Cambria Math" w:hAnsi="Cambria Math" w:cs="Cambria Math"/>
                <w:b/>
                <w:bCs/>
                <w:sz w:val="22"/>
                <w:szCs w:val="22"/>
              </w:rPr>
              <w:t>₁</w:t>
            </w:r>
            <w:r w:rsidRPr="00106D83">
              <w:rPr>
                <w:rFonts w:ascii="Arial" w:hAnsi="Arial" w:cs="Arial"/>
                <w:b/>
                <w:bCs/>
                <w:sz w:val="22"/>
                <w:szCs w:val="22"/>
              </w:rPr>
              <w:t>)</w:t>
            </w:r>
          </w:p>
        </w:tc>
      </w:tr>
      <w:tr w:rsidR="00B72C9A" w:rsidRPr="00106D83" w14:paraId="4E1DBF0C" w14:textId="77777777" w:rsidTr="00DC7BB4">
        <w:trPr>
          <w:tblCellSpacing w:w="15" w:type="dxa"/>
        </w:trPr>
        <w:tc>
          <w:tcPr>
            <w:tcW w:w="659" w:type="dxa"/>
            <w:vAlign w:val="center"/>
            <w:hideMark/>
          </w:tcPr>
          <w:p w14:paraId="60F6ECAF" w14:textId="77777777" w:rsidR="00AB263B" w:rsidRPr="00106D83" w:rsidRDefault="00AB263B" w:rsidP="00593345">
            <w:pPr>
              <w:rPr>
                <w:rFonts w:ascii="Arial" w:hAnsi="Arial" w:cs="Arial"/>
                <w:sz w:val="22"/>
                <w:szCs w:val="22"/>
              </w:rPr>
            </w:pPr>
            <w:r w:rsidRPr="00106D83">
              <w:rPr>
                <w:rFonts w:ascii="Arial" w:hAnsi="Arial" w:cs="Arial"/>
                <w:sz w:val="22"/>
                <w:szCs w:val="22"/>
              </w:rPr>
              <w:t>1</w:t>
            </w:r>
          </w:p>
        </w:tc>
        <w:tc>
          <w:tcPr>
            <w:tcW w:w="1665" w:type="dxa"/>
            <w:vAlign w:val="center"/>
            <w:hideMark/>
          </w:tcPr>
          <w:p w14:paraId="7BE2D7BA" w14:textId="77777777" w:rsidR="00AB263B" w:rsidRPr="00106D83" w:rsidRDefault="00AB263B" w:rsidP="00593345">
            <w:pPr>
              <w:rPr>
                <w:rFonts w:ascii="Arial" w:hAnsi="Arial" w:cs="Arial"/>
                <w:sz w:val="22"/>
                <w:szCs w:val="22"/>
              </w:rPr>
            </w:pPr>
            <w:r w:rsidRPr="00106D83">
              <w:rPr>
                <w:rFonts w:ascii="Arial" w:hAnsi="Arial" w:cs="Arial"/>
                <w:sz w:val="22"/>
                <w:szCs w:val="22"/>
              </w:rPr>
              <w:t>Cup-detection confidence (CV)</w:t>
            </w:r>
          </w:p>
        </w:tc>
        <w:tc>
          <w:tcPr>
            <w:tcW w:w="0" w:type="auto"/>
            <w:vAlign w:val="center"/>
            <w:hideMark/>
          </w:tcPr>
          <w:p w14:paraId="487AF8D3" w14:textId="29F6FD67" w:rsidR="00AB263B" w:rsidRPr="00106D83" w:rsidRDefault="00B72C9A" w:rsidP="00593345">
            <w:pPr>
              <w:rPr>
                <w:rFonts w:ascii="Arial" w:hAnsi="Arial" w:cs="Arial"/>
                <w:sz w:val="22"/>
                <w:szCs w:val="22"/>
              </w:rPr>
            </w:pPr>
            <w:r w:rsidRPr="00106D83">
              <w:rPr>
                <w:rFonts w:ascii="Arial" w:hAnsi="Arial" w:cs="Arial"/>
                <w:sz w:val="22"/>
                <w:szCs w:val="22"/>
              </w:rPr>
              <w:t>There is no significant difference in cup</w:t>
            </w:r>
            <w:ins w:id="104" w:author="benjaminjihawkins@gmail.com" w:date="2025-04-20T19:07:00Z">
              <w:r w:rsidRPr="00106D83">
                <w:rPr>
                  <w:rFonts w:ascii="Arial" w:hAnsi="Arial" w:cs="Arial"/>
                  <w:sz w:val="22"/>
                  <w:szCs w:val="22"/>
                </w:rPr>
                <w:t xml:space="preserve"> </w:t>
              </w:r>
            </w:ins>
            <w:r w:rsidRPr="00106D83">
              <w:rPr>
                <w:rFonts w:ascii="Arial" w:hAnsi="Arial" w:cs="Arial"/>
                <w:sz w:val="22"/>
                <w:szCs w:val="22"/>
              </w:rPr>
              <w:t>detection confidence across the four conditions (Baseline, Poor Lighting, Occlusion, Clutter).</w:t>
            </w:r>
          </w:p>
        </w:tc>
        <w:tc>
          <w:tcPr>
            <w:tcW w:w="0" w:type="auto"/>
            <w:vAlign w:val="center"/>
            <w:hideMark/>
          </w:tcPr>
          <w:p w14:paraId="517141F3" w14:textId="77777777" w:rsidR="00B72C9A" w:rsidRPr="00106D83" w:rsidRDefault="00B72C9A" w:rsidP="00B72C9A">
            <w:pPr>
              <w:jc w:val="both"/>
              <w:rPr>
                <w:rFonts w:ascii="Arial" w:hAnsi="Arial" w:cs="Arial"/>
                <w:sz w:val="22"/>
                <w:szCs w:val="22"/>
              </w:rPr>
            </w:pPr>
            <w:r w:rsidRPr="00106D83">
              <w:rPr>
                <w:rFonts w:ascii="Arial" w:hAnsi="Arial" w:cs="Arial"/>
                <w:sz w:val="22"/>
                <w:szCs w:val="22"/>
              </w:rPr>
              <w:t>At least one condition yields significantly different cup</w:t>
            </w:r>
            <w:ins w:id="105" w:author="benjaminjihawkins@gmail.com" w:date="2025-04-20T19:07:00Z">
              <w:r w:rsidRPr="00106D83">
                <w:rPr>
                  <w:rFonts w:ascii="Arial" w:hAnsi="Arial" w:cs="Arial"/>
                  <w:sz w:val="22"/>
                  <w:szCs w:val="22"/>
                </w:rPr>
                <w:t xml:space="preserve"> </w:t>
              </w:r>
            </w:ins>
            <w:r w:rsidRPr="00106D83">
              <w:rPr>
                <w:rFonts w:ascii="Arial" w:hAnsi="Arial" w:cs="Arial"/>
                <w:sz w:val="22"/>
                <w:szCs w:val="22"/>
              </w:rPr>
              <w:t>detection confidence.</w:t>
            </w:r>
          </w:p>
          <w:p w14:paraId="30A8930A" w14:textId="4C5419DE" w:rsidR="00AB263B" w:rsidRPr="00106D83" w:rsidRDefault="00AB263B" w:rsidP="00593345">
            <w:pPr>
              <w:rPr>
                <w:rFonts w:ascii="Arial" w:hAnsi="Arial" w:cs="Arial"/>
                <w:sz w:val="22"/>
                <w:szCs w:val="22"/>
              </w:rPr>
            </w:pPr>
          </w:p>
        </w:tc>
      </w:tr>
      <w:tr w:rsidR="00B72C9A" w:rsidRPr="00106D83" w14:paraId="33E709CE" w14:textId="77777777" w:rsidTr="00DC7BB4">
        <w:trPr>
          <w:tblCellSpacing w:w="15" w:type="dxa"/>
        </w:trPr>
        <w:tc>
          <w:tcPr>
            <w:tcW w:w="659" w:type="dxa"/>
            <w:vAlign w:val="center"/>
            <w:hideMark/>
          </w:tcPr>
          <w:p w14:paraId="66371616" w14:textId="77777777" w:rsidR="00AB263B" w:rsidRPr="00106D83" w:rsidRDefault="00AB263B" w:rsidP="00593345">
            <w:pPr>
              <w:rPr>
                <w:rFonts w:ascii="Arial" w:hAnsi="Arial" w:cs="Arial"/>
                <w:sz w:val="22"/>
                <w:szCs w:val="22"/>
              </w:rPr>
            </w:pPr>
            <w:r w:rsidRPr="00106D83">
              <w:rPr>
                <w:rFonts w:ascii="Arial" w:hAnsi="Arial" w:cs="Arial"/>
                <w:sz w:val="22"/>
                <w:szCs w:val="22"/>
              </w:rPr>
              <w:lastRenderedPageBreak/>
              <w:t>2</w:t>
            </w:r>
          </w:p>
        </w:tc>
        <w:tc>
          <w:tcPr>
            <w:tcW w:w="1665" w:type="dxa"/>
            <w:vAlign w:val="center"/>
            <w:hideMark/>
          </w:tcPr>
          <w:p w14:paraId="6A5724F4" w14:textId="77777777" w:rsidR="00AB263B" w:rsidRPr="00106D83" w:rsidRDefault="00AB263B" w:rsidP="00593345">
            <w:pPr>
              <w:rPr>
                <w:rFonts w:ascii="Arial" w:hAnsi="Arial" w:cs="Arial"/>
                <w:sz w:val="22"/>
                <w:szCs w:val="22"/>
              </w:rPr>
            </w:pPr>
            <w:r w:rsidRPr="00106D83">
              <w:rPr>
                <w:rFonts w:ascii="Arial" w:hAnsi="Arial" w:cs="Arial"/>
                <w:sz w:val="22"/>
                <w:szCs w:val="22"/>
              </w:rPr>
              <w:t>Inference time (CV)</w:t>
            </w:r>
          </w:p>
        </w:tc>
        <w:tc>
          <w:tcPr>
            <w:tcW w:w="0" w:type="auto"/>
            <w:vAlign w:val="center"/>
            <w:hideMark/>
          </w:tcPr>
          <w:p w14:paraId="2C31921D" w14:textId="49B394BD" w:rsidR="00AB263B" w:rsidRPr="00106D83" w:rsidRDefault="00B72C9A" w:rsidP="00B72C9A">
            <w:pPr>
              <w:jc w:val="both"/>
              <w:rPr>
                <w:rFonts w:ascii="Arial" w:hAnsi="Arial" w:cs="Arial"/>
                <w:sz w:val="22"/>
                <w:szCs w:val="22"/>
              </w:rPr>
            </w:pPr>
            <w:r w:rsidRPr="00106D83">
              <w:rPr>
                <w:rFonts w:ascii="Arial" w:hAnsi="Arial" w:cs="Arial"/>
                <w:sz w:val="22"/>
                <w:szCs w:val="22"/>
              </w:rPr>
              <w:t>Inference time does not differ significantly across the four conditions.</w:t>
            </w:r>
          </w:p>
        </w:tc>
        <w:tc>
          <w:tcPr>
            <w:tcW w:w="0" w:type="auto"/>
            <w:vAlign w:val="center"/>
            <w:hideMark/>
          </w:tcPr>
          <w:p w14:paraId="04BF247A" w14:textId="75A633D0" w:rsidR="00AB263B" w:rsidRPr="00106D83" w:rsidRDefault="00B72C9A" w:rsidP="00593345">
            <w:pPr>
              <w:rPr>
                <w:rFonts w:ascii="Arial" w:hAnsi="Arial" w:cs="Arial"/>
                <w:sz w:val="22"/>
                <w:szCs w:val="22"/>
              </w:rPr>
            </w:pPr>
            <w:r w:rsidRPr="00106D83">
              <w:rPr>
                <w:rFonts w:ascii="Arial" w:hAnsi="Arial" w:cs="Arial"/>
                <w:sz w:val="22"/>
                <w:szCs w:val="22"/>
              </w:rPr>
              <w:t>At least one condition produces a significantly different inference time.</w:t>
            </w:r>
          </w:p>
        </w:tc>
      </w:tr>
      <w:tr w:rsidR="00B72C9A" w:rsidRPr="00106D83" w14:paraId="02927C6E" w14:textId="77777777" w:rsidTr="00DC7BB4">
        <w:trPr>
          <w:tblCellSpacing w:w="15" w:type="dxa"/>
        </w:trPr>
        <w:tc>
          <w:tcPr>
            <w:tcW w:w="659" w:type="dxa"/>
            <w:vAlign w:val="center"/>
            <w:hideMark/>
          </w:tcPr>
          <w:p w14:paraId="416FE121" w14:textId="77777777" w:rsidR="00AB263B" w:rsidRPr="00106D83" w:rsidRDefault="00AB263B" w:rsidP="00593345">
            <w:pPr>
              <w:rPr>
                <w:rFonts w:ascii="Arial" w:hAnsi="Arial" w:cs="Arial"/>
                <w:sz w:val="22"/>
                <w:szCs w:val="22"/>
              </w:rPr>
            </w:pPr>
            <w:r w:rsidRPr="00106D83">
              <w:rPr>
                <w:rFonts w:ascii="Arial" w:hAnsi="Arial" w:cs="Arial"/>
                <w:sz w:val="22"/>
                <w:szCs w:val="22"/>
              </w:rPr>
              <w:t>3</w:t>
            </w:r>
          </w:p>
        </w:tc>
        <w:tc>
          <w:tcPr>
            <w:tcW w:w="1665" w:type="dxa"/>
            <w:vAlign w:val="center"/>
            <w:hideMark/>
          </w:tcPr>
          <w:p w14:paraId="7C1C78CA" w14:textId="77777777" w:rsidR="00AB263B" w:rsidRPr="00106D83" w:rsidRDefault="00AB263B" w:rsidP="00593345">
            <w:pPr>
              <w:rPr>
                <w:rFonts w:ascii="Arial" w:hAnsi="Arial" w:cs="Arial"/>
                <w:sz w:val="22"/>
                <w:szCs w:val="22"/>
              </w:rPr>
            </w:pPr>
            <w:r w:rsidRPr="00106D83">
              <w:rPr>
                <w:rFonts w:ascii="Arial" w:hAnsi="Arial" w:cs="Arial"/>
                <w:sz w:val="22"/>
                <w:szCs w:val="22"/>
              </w:rPr>
              <w:t>Mean grip force (RL)</w:t>
            </w:r>
          </w:p>
        </w:tc>
        <w:tc>
          <w:tcPr>
            <w:tcW w:w="0" w:type="auto"/>
            <w:vAlign w:val="center"/>
            <w:hideMark/>
          </w:tcPr>
          <w:p w14:paraId="6B52DA5C" w14:textId="361A295E" w:rsidR="00AB263B" w:rsidRPr="00106D83" w:rsidRDefault="00B72C9A" w:rsidP="00593345">
            <w:pPr>
              <w:rPr>
                <w:rFonts w:ascii="Arial" w:hAnsi="Arial" w:cs="Arial"/>
                <w:sz w:val="22"/>
                <w:szCs w:val="22"/>
              </w:rPr>
            </w:pPr>
            <w:r w:rsidRPr="00106D83">
              <w:rPr>
                <w:rFonts w:ascii="Arial" w:hAnsi="Arial" w:cs="Arial"/>
                <w:sz w:val="22"/>
                <w:szCs w:val="22"/>
              </w:rPr>
              <w:t>The average grip force required is the same for the RL</w:t>
            </w:r>
            <w:ins w:id="106" w:author="benjaminjihawkins@gmail.com" w:date="2025-04-20T19:07:00Z">
              <w:r w:rsidRPr="00106D83">
                <w:rPr>
                  <w:rFonts w:ascii="Arial" w:hAnsi="Arial" w:cs="Arial"/>
                  <w:sz w:val="22"/>
                  <w:szCs w:val="22"/>
                </w:rPr>
                <w:t xml:space="preserve"> </w:t>
              </w:r>
            </w:ins>
            <w:r w:rsidRPr="00106D83">
              <w:rPr>
                <w:rFonts w:ascii="Arial" w:hAnsi="Arial" w:cs="Arial"/>
                <w:sz w:val="22"/>
                <w:szCs w:val="22"/>
              </w:rPr>
              <w:t xml:space="preserve">enhanced hand and the </w:t>
            </w:r>
            <w:proofErr w:type="gramStart"/>
            <w:r w:rsidRPr="00106D83">
              <w:rPr>
                <w:rFonts w:ascii="Arial" w:hAnsi="Arial" w:cs="Arial"/>
                <w:sz w:val="22"/>
                <w:szCs w:val="22"/>
              </w:rPr>
              <w:t>non</w:t>
            </w:r>
            <w:ins w:id="107" w:author="benjaminjihawkins@gmail.com" w:date="2025-04-20T19:07:00Z">
              <w:r w:rsidRPr="00106D83">
                <w:rPr>
                  <w:rFonts w:ascii="Arial" w:hAnsi="Arial" w:cs="Arial"/>
                  <w:sz w:val="22"/>
                  <w:szCs w:val="22"/>
                </w:rPr>
                <w:t xml:space="preserve"> </w:t>
              </w:r>
            </w:ins>
            <w:r w:rsidRPr="00106D83">
              <w:rPr>
                <w:rFonts w:ascii="Arial" w:hAnsi="Arial" w:cs="Arial"/>
                <w:sz w:val="22"/>
                <w:szCs w:val="22"/>
              </w:rPr>
              <w:t>RL</w:t>
            </w:r>
            <w:proofErr w:type="gramEnd"/>
            <w:r w:rsidRPr="00106D83">
              <w:rPr>
                <w:rFonts w:ascii="Arial" w:hAnsi="Arial" w:cs="Arial"/>
                <w:sz w:val="22"/>
                <w:szCs w:val="22"/>
              </w:rPr>
              <w:t xml:space="preserve"> hand across trials.</w:t>
            </w:r>
          </w:p>
        </w:tc>
        <w:tc>
          <w:tcPr>
            <w:tcW w:w="0" w:type="auto"/>
            <w:vAlign w:val="center"/>
            <w:hideMark/>
          </w:tcPr>
          <w:p w14:paraId="648FFAB9" w14:textId="62DD9D7B" w:rsidR="00AB263B" w:rsidRPr="00106D83" w:rsidRDefault="00B72C9A" w:rsidP="00593345">
            <w:pPr>
              <w:rPr>
                <w:rFonts w:ascii="Arial" w:hAnsi="Arial" w:cs="Arial"/>
                <w:sz w:val="22"/>
                <w:szCs w:val="22"/>
              </w:rPr>
            </w:pPr>
            <w:r w:rsidRPr="00106D83">
              <w:rPr>
                <w:rFonts w:ascii="Arial" w:hAnsi="Arial" w:cs="Arial"/>
                <w:sz w:val="22"/>
                <w:szCs w:val="22"/>
              </w:rPr>
              <w:t>The RL</w:t>
            </w:r>
            <w:ins w:id="108" w:author="benjaminjihawkins@gmail.com" w:date="2025-04-20T19:08:00Z">
              <w:r w:rsidRPr="00106D83">
                <w:rPr>
                  <w:rFonts w:ascii="Arial" w:hAnsi="Arial" w:cs="Arial"/>
                  <w:sz w:val="22"/>
                  <w:szCs w:val="22"/>
                </w:rPr>
                <w:t xml:space="preserve"> </w:t>
              </w:r>
            </w:ins>
            <w:r w:rsidRPr="00106D83">
              <w:rPr>
                <w:rFonts w:ascii="Arial" w:hAnsi="Arial" w:cs="Arial"/>
                <w:sz w:val="22"/>
                <w:szCs w:val="22"/>
              </w:rPr>
              <w:t>enhanced hand applies a significantly different grip force across trials.</w:t>
            </w:r>
          </w:p>
        </w:tc>
      </w:tr>
      <w:tr w:rsidR="00B72C9A" w:rsidRPr="00106D83" w14:paraId="7655B83A" w14:textId="77777777" w:rsidTr="00DC7BB4">
        <w:trPr>
          <w:tblCellSpacing w:w="15" w:type="dxa"/>
        </w:trPr>
        <w:tc>
          <w:tcPr>
            <w:tcW w:w="659" w:type="dxa"/>
            <w:vAlign w:val="center"/>
            <w:hideMark/>
          </w:tcPr>
          <w:p w14:paraId="48BC26AE" w14:textId="77777777" w:rsidR="00AB263B" w:rsidRPr="00106D83" w:rsidRDefault="00AB263B" w:rsidP="00593345">
            <w:pPr>
              <w:rPr>
                <w:rFonts w:ascii="Arial" w:hAnsi="Arial" w:cs="Arial"/>
                <w:sz w:val="22"/>
                <w:szCs w:val="22"/>
              </w:rPr>
            </w:pPr>
            <w:r w:rsidRPr="00106D83">
              <w:rPr>
                <w:rFonts w:ascii="Arial" w:hAnsi="Arial" w:cs="Arial"/>
                <w:sz w:val="22"/>
                <w:szCs w:val="22"/>
              </w:rPr>
              <w:t>4</w:t>
            </w:r>
          </w:p>
        </w:tc>
        <w:tc>
          <w:tcPr>
            <w:tcW w:w="1665" w:type="dxa"/>
            <w:vAlign w:val="center"/>
            <w:hideMark/>
          </w:tcPr>
          <w:p w14:paraId="7524CD2F" w14:textId="48624FA8" w:rsidR="00AB263B" w:rsidRPr="00106D83" w:rsidRDefault="00AB263B" w:rsidP="00593345">
            <w:pPr>
              <w:rPr>
                <w:rFonts w:ascii="Arial" w:hAnsi="Arial" w:cs="Arial"/>
                <w:sz w:val="22"/>
                <w:szCs w:val="22"/>
              </w:rPr>
            </w:pPr>
            <w:r w:rsidRPr="00106D83">
              <w:rPr>
                <w:rFonts w:ascii="Arial" w:hAnsi="Arial" w:cs="Arial"/>
                <w:sz w:val="22"/>
                <w:szCs w:val="22"/>
              </w:rPr>
              <w:t>Overall</w:t>
            </w:r>
            <w:r w:rsidR="00593345" w:rsidRPr="00106D83">
              <w:rPr>
                <w:rFonts w:ascii="Arial" w:hAnsi="Arial" w:cs="Arial"/>
                <w:sz w:val="22"/>
                <w:szCs w:val="22"/>
              </w:rPr>
              <w:t xml:space="preserve"> </w:t>
            </w:r>
            <w:r w:rsidRPr="00106D83">
              <w:rPr>
                <w:rFonts w:ascii="Arial" w:hAnsi="Arial" w:cs="Arial"/>
                <w:sz w:val="22"/>
                <w:szCs w:val="22"/>
              </w:rPr>
              <w:t>slip / displacement (RL)</w:t>
            </w:r>
          </w:p>
        </w:tc>
        <w:tc>
          <w:tcPr>
            <w:tcW w:w="0" w:type="auto"/>
            <w:vAlign w:val="center"/>
            <w:hideMark/>
          </w:tcPr>
          <w:p w14:paraId="1FE06B1A" w14:textId="10B88606" w:rsidR="00AB263B" w:rsidRPr="00106D83" w:rsidRDefault="00B72C9A" w:rsidP="00593345">
            <w:pPr>
              <w:rPr>
                <w:rFonts w:ascii="Arial" w:hAnsi="Arial" w:cs="Arial"/>
                <w:sz w:val="22"/>
                <w:szCs w:val="22"/>
              </w:rPr>
            </w:pPr>
            <w:r w:rsidRPr="00106D83">
              <w:rPr>
                <w:rFonts w:ascii="Arial" w:hAnsi="Arial" w:cs="Arial"/>
                <w:sz w:val="22"/>
                <w:szCs w:val="22"/>
              </w:rPr>
              <w:t>There is no significant difference in average slip between the RL</w:t>
            </w:r>
            <w:ins w:id="109" w:author="benjaminjihawkins@gmail.com" w:date="2025-04-20T19:08:00Z">
              <w:r w:rsidRPr="00106D83">
                <w:rPr>
                  <w:rFonts w:ascii="Arial" w:hAnsi="Arial" w:cs="Arial"/>
                  <w:sz w:val="22"/>
                  <w:szCs w:val="22"/>
                </w:rPr>
                <w:t xml:space="preserve"> </w:t>
              </w:r>
            </w:ins>
            <w:r w:rsidRPr="00106D83">
              <w:rPr>
                <w:rFonts w:ascii="Arial" w:hAnsi="Arial" w:cs="Arial"/>
                <w:sz w:val="22"/>
                <w:szCs w:val="22"/>
              </w:rPr>
              <w:t xml:space="preserve">enhanced hand and the </w:t>
            </w:r>
            <w:proofErr w:type="gramStart"/>
            <w:r w:rsidRPr="00106D83">
              <w:rPr>
                <w:rFonts w:ascii="Arial" w:hAnsi="Arial" w:cs="Arial"/>
                <w:sz w:val="22"/>
                <w:szCs w:val="22"/>
              </w:rPr>
              <w:t>non</w:t>
            </w:r>
            <w:ins w:id="110" w:author="benjaminjihawkins@gmail.com" w:date="2025-04-20T19:08:00Z">
              <w:r w:rsidRPr="00106D83">
                <w:rPr>
                  <w:rFonts w:ascii="Arial" w:hAnsi="Arial" w:cs="Arial"/>
                  <w:sz w:val="22"/>
                  <w:szCs w:val="22"/>
                </w:rPr>
                <w:t xml:space="preserve"> </w:t>
              </w:r>
            </w:ins>
            <w:r w:rsidRPr="00106D83">
              <w:rPr>
                <w:rFonts w:ascii="Arial" w:hAnsi="Arial" w:cs="Arial"/>
                <w:sz w:val="22"/>
                <w:szCs w:val="22"/>
              </w:rPr>
              <w:t>RL</w:t>
            </w:r>
            <w:proofErr w:type="gramEnd"/>
            <w:r w:rsidRPr="00106D83">
              <w:rPr>
                <w:rFonts w:ascii="Arial" w:hAnsi="Arial" w:cs="Arial"/>
                <w:sz w:val="22"/>
                <w:szCs w:val="22"/>
              </w:rPr>
              <w:t xml:space="preserve"> hand across trials.</w:t>
            </w:r>
          </w:p>
        </w:tc>
        <w:tc>
          <w:tcPr>
            <w:tcW w:w="0" w:type="auto"/>
            <w:vAlign w:val="center"/>
            <w:hideMark/>
          </w:tcPr>
          <w:p w14:paraId="7F7994FD" w14:textId="49BF73B9" w:rsidR="00AB263B" w:rsidRPr="00106D83" w:rsidRDefault="00B72C9A" w:rsidP="00593345">
            <w:pPr>
              <w:rPr>
                <w:rFonts w:ascii="Arial" w:hAnsi="Arial" w:cs="Arial"/>
                <w:sz w:val="22"/>
                <w:szCs w:val="22"/>
              </w:rPr>
            </w:pPr>
            <w:r w:rsidRPr="00106D83">
              <w:rPr>
                <w:rFonts w:ascii="Arial" w:hAnsi="Arial" w:cs="Arial"/>
                <w:sz w:val="22"/>
                <w:szCs w:val="22"/>
              </w:rPr>
              <w:t>The RL</w:t>
            </w:r>
            <w:ins w:id="111" w:author="benjaminjihawkins@gmail.com" w:date="2025-04-20T19:08:00Z">
              <w:r w:rsidRPr="00106D83">
                <w:rPr>
                  <w:rFonts w:ascii="Arial" w:hAnsi="Arial" w:cs="Arial"/>
                  <w:sz w:val="22"/>
                  <w:szCs w:val="22"/>
                </w:rPr>
                <w:t xml:space="preserve"> </w:t>
              </w:r>
            </w:ins>
            <w:r w:rsidRPr="00106D83">
              <w:rPr>
                <w:rFonts w:ascii="Arial" w:hAnsi="Arial" w:cs="Arial"/>
                <w:sz w:val="22"/>
                <w:szCs w:val="22"/>
              </w:rPr>
              <w:t>enhanced hand exhibits significantly different slip across trials.</w:t>
            </w:r>
          </w:p>
        </w:tc>
      </w:tr>
      <w:tr w:rsidR="00B72C9A" w:rsidRPr="00106D83" w14:paraId="3C7B0A6D" w14:textId="77777777" w:rsidTr="00DC7BB4">
        <w:trPr>
          <w:tblCellSpacing w:w="15" w:type="dxa"/>
        </w:trPr>
        <w:tc>
          <w:tcPr>
            <w:tcW w:w="659" w:type="dxa"/>
            <w:vAlign w:val="center"/>
            <w:hideMark/>
          </w:tcPr>
          <w:p w14:paraId="51896EBF" w14:textId="77777777" w:rsidR="00AB263B" w:rsidRPr="00106D83" w:rsidRDefault="00AB263B" w:rsidP="00593345">
            <w:pPr>
              <w:rPr>
                <w:rFonts w:ascii="Arial" w:hAnsi="Arial" w:cs="Arial"/>
                <w:sz w:val="22"/>
                <w:szCs w:val="22"/>
              </w:rPr>
            </w:pPr>
            <w:commentRangeStart w:id="112"/>
            <w:r w:rsidRPr="00106D83">
              <w:rPr>
                <w:rFonts w:ascii="Arial" w:hAnsi="Arial" w:cs="Arial"/>
                <w:sz w:val="22"/>
                <w:szCs w:val="22"/>
              </w:rPr>
              <w:t>5</w:t>
            </w:r>
          </w:p>
        </w:tc>
        <w:tc>
          <w:tcPr>
            <w:tcW w:w="1665" w:type="dxa"/>
            <w:vAlign w:val="center"/>
            <w:hideMark/>
          </w:tcPr>
          <w:p w14:paraId="206A81F6" w14:textId="77777777" w:rsidR="00AB263B" w:rsidRPr="00106D83" w:rsidRDefault="00AB263B" w:rsidP="00593345">
            <w:pPr>
              <w:rPr>
                <w:rFonts w:ascii="Arial" w:hAnsi="Arial" w:cs="Arial"/>
                <w:sz w:val="22"/>
                <w:szCs w:val="22"/>
              </w:rPr>
            </w:pPr>
            <w:r w:rsidRPr="00106D83">
              <w:rPr>
                <w:rFonts w:ascii="Arial" w:hAnsi="Arial" w:cs="Arial"/>
                <w:sz w:val="22"/>
                <w:szCs w:val="22"/>
              </w:rPr>
              <w:t>Force-distribution variability across actuators (RL)</w:t>
            </w:r>
          </w:p>
        </w:tc>
        <w:tc>
          <w:tcPr>
            <w:tcW w:w="0" w:type="auto"/>
            <w:vAlign w:val="center"/>
            <w:hideMark/>
          </w:tcPr>
          <w:p w14:paraId="31087569" w14:textId="18F8576C" w:rsidR="00AB263B" w:rsidRPr="00106D83" w:rsidRDefault="00B72C9A" w:rsidP="00593345">
            <w:pPr>
              <w:rPr>
                <w:rFonts w:ascii="Arial" w:hAnsi="Arial" w:cs="Arial"/>
                <w:sz w:val="22"/>
                <w:szCs w:val="22"/>
              </w:rPr>
            </w:pPr>
            <w:r w:rsidRPr="00106D83">
              <w:rPr>
                <w:rFonts w:ascii="Arial" w:hAnsi="Arial" w:cs="Arial"/>
                <w:sz w:val="22"/>
                <w:szCs w:val="22"/>
              </w:rPr>
              <w:t>Force distribution variability across actuators is the same for RL and non</w:t>
            </w:r>
            <w:r w:rsidRPr="00106D83">
              <w:rPr>
                <w:rFonts w:ascii="Arial" w:hAnsi="Arial" w:cs="Arial"/>
                <w:sz w:val="22"/>
                <w:szCs w:val="22"/>
              </w:rPr>
              <w:noBreakHyphen/>
              <w:t>RL hands across trials.</w:t>
            </w:r>
          </w:p>
        </w:tc>
        <w:tc>
          <w:tcPr>
            <w:tcW w:w="0" w:type="auto"/>
            <w:vAlign w:val="center"/>
            <w:hideMark/>
          </w:tcPr>
          <w:p w14:paraId="2C8D1C15" w14:textId="36781A8D" w:rsidR="00AB263B" w:rsidRPr="00106D83" w:rsidRDefault="00B72C9A" w:rsidP="00B72C9A">
            <w:pPr>
              <w:keepNext/>
              <w:rPr>
                <w:rFonts w:ascii="Arial" w:hAnsi="Arial" w:cs="Arial"/>
                <w:sz w:val="22"/>
                <w:szCs w:val="22"/>
              </w:rPr>
            </w:pPr>
            <w:r w:rsidRPr="00106D83">
              <w:rPr>
                <w:rFonts w:ascii="Arial" w:hAnsi="Arial" w:cs="Arial"/>
                <w:sz w:val="22"/>
                <w:szCs w:val="22"/>
              </w:rPr>
              <w:t>Force distribution variability differs significantly between the two, with the RL model showing a more uniform distribution across trials.</w:t>
            </w:r>
            <w:commentRangeEnd w:id="112"/>
            <w:r w:rsidR="00DC7BB4" w:rsidRPr="00106D83">
              <w:rPr>
                <w:rStyle w:val="CommentReference"/>
                <w:rFonts w:ascii="Arial" w:hAnsi="Arial" w:cs="Arial"/>
              </w:rPr>
              <w:commentReference w:id="112"/>
            </w:r>
          </w:p>
        </w:tc>
      </w:tr>
    </w:tbl>
    <w:p w14:paraId="503F61B0" w14:textId="1EE42189" w:rsidR="00AB263B" w:rsidRPr="00106D83" w:rsidRDefault="00B72C9A" w:rsidP="00B72C9A">
      <w:pPr>
        <w:pStyle w:val="Caption"/>
        <w:rPr>
          <w:rFonts w:ascii="Arial" w:hAnsi="Arial" w:cs="Arial"/>
        </w:rPr>
      </w:pPr>
      <w:r w:rsidRPr="00106D83">
        <w:rPr>
          <w:rFonts w:ascii="Arial" w:hAnsi="Arial" w:cs="Arial"/>
        </w:rPr>
        <w:t xml:space="preserve">Figure </w:t>
      </w:r>
      <w:r w:rsidR="005F6A1E" w:rsidRPr="00106D83">
        <w:rPr>
          <w:rFonts w:ascii="Arial" w:hAnsi="Arial" w:cs="Arial"/>
        </w:rPr>
        <w:t>3</w:t>
      </w:r>
      <w:r w:rsidRPr="00106D83">
        <w:rPr>
          <w:rFonts w:ascii="Arial" w:hAnsi="Arial" w:cs="Arial"/>
        </w:rPr>
        <w:t>:</w:t>
      </w:r>
      <w:r w:rsidRPr="00106D83">
        <w:rPr>
          <w:rFonts w:ascii="Arial" w:hAnsi="Arial" w:cs="Arial"/>
          <w:sz w:val="22"/>
          <w:szCs w:val="22"/>
        </w:rPr>
        <w:t xml:space="preserve"> </w:t>
      </w:r>
      <w:r w:rsidRPr="00106D83">
        <w:rPr>
          <w:rFonts w:ascii="Arial" w:hAnsi="Arial" w:cs="Arial"/>
        </w:rPr>
        <w:t>Hypotheses 1 and 2 validate the CV component, testing if the object detector can maintain high confidence and real-time speed even under suboptimal viewing conditions, so it provides accurate and quick grip-selection. Hypotheses 3, 4, and 5 evaluate the RL-based control, examining whether the intelligent prosthetic hand can achieve a secure grip with less force, prevent object slips, and mimic a human-like even force distribution, compared to a conventional non-learning controller. Confirmation of the alternative hypotheses, with high confidence and fast gripping time, lower force grip and slip, and more even force distribution, would support the conclusion that the AI-enhanced prosthetic hand provides automatic and naturalistic grasping, and is suitable to assist users.</w:t>
      </w:r>
    </w:p>
    <w:p w14:paraId="2ADDC36D" w14:textId="1AC02F1A" w:rsidR="623DC121" w:rsidRPr="00106D83" w:rsidRDefault="623DC121" w:rsidP="009B128A">
      <w:pPr>
        <w:pStyle w:val="Heading1"/>
        <w:jc w:val="center"/>
        <w:rPr>
          <w:rFonts w:ascii="Arial" w:eastAsia="Aptos" w:hAnsi="Arial" w:cs="Arial"/>
          <w:b/>
          <w:bCs/>
          <w:sz w:val="28"/>
          <w:szCs w:val="28"/>
        </w:rPr>
      </w:pPr>
      <w:bookmarkStart w:id="113" w:name="_Toc123346726"/>
      <w:bookmarkStart w:id="114" w:name="_Toc197363916"/>
      <w:bookmarkStart w:id="115" w:name="_Toc197364555"/>
      <w:bookmarkStart w:id="116" w:name="_Toc197364594"/>
      <w:bookmarkStart w:id="117" w:name="_Toc197626249"/>
      <w:bookmarkStart w:id="118" w:name="_Toc197768163"/>
      <w:bookmarkStart w:id="119" w:name="_Toc197770469"/>
      <w:bookmarkStart w:id="120" w:name="_Toc197984218"/>
      <w:bookmarkStart w:id="121" w:name="_Toc198116542"/>
      <w:r w:rsidRPr="00106D83">
        <w:rPr>
          <w:rFonts w:ascii="Arial" w:hAnsi="Arial" w:cs="Arial"/>
          <w:sz w:val="28"/>
          <w:szCs w:val="28"/>
        </w:rPr>
        <w:t>2</w:t>
      </w:r>
      <w:bookmarkEnd w:id="113"/>
      <w:bookmarkEnd w:id="114"/>
      <w:r w:rsidR="007E21A9" w:rsidRPr="00106D83">
        <w:rPr>
          <w:rFonts w:ascii="Arial" w:hAnsi="Arial" w:cs="Arial"/>
          <w:sz w:val="28"/>
          <w:szCs w:val="28"/>
        </w:rPr>
        <w:t xml:space="preserve"> </w:t>
      </w:r>
      <w:r w:rsidR="009B128A" w:rsidRPr="00106D83">
        <w:rPr>
          <w:rFonts w:ascii="Arial" w:hAnsi="Arial" w:cs="Arial"/>
          <w:sz w:val="28"/>
          <w:szCs w:val="28"/>
        </w:rPr>
        <w:t>MATERIALS AND METHODS</w:t>
      </w:r>
      <w:bookmarkEnd w:id="115"/>
      <w:bookmarkEnd w:id="116"/>
      <w:bookmarkEnd w:id="117"/>
      <w:bookmarkEnd w:id="118"/>
      <w:bookmarkEnd w:id="119"/>
      <w:bookmarkEnd w:id="120"/>
      <w:bookmarkEnd w:id="121"/>
    </w:p>
    <w:p w14:paraId="6EB6F31F" w14:textId="3C42456D" w:rsidR="00425EC9" w:rsidRPr="00106D83" w:rsidRDefault="623DC121" w:rsidP="0029219B">
      <w:pPr>
        <w:pStyle w:val="Heading2"/>
        <w:jc w:val="center"/>
        <w:rPr>
          <w:rFonts w:ascii="Arial" w:hAnsi="Arial" w:cs="Arial"/>
          <w:sz w:val="22"/>
          <w:szCs w:val="22"/>
        </w:rPr>
      </w:pPr>
      <w:bookmarkStart w:id="122" w:name="_Toc197363917"/>
      <w:bookmarkStart w:id="123" w:name="_Toc197364556"/>
      <w:bookmarkStart w:id="124" w:name="_Toc197364595"/>
      <w:bookmarkStart w:id="125" w:name="_Toc197626250"/>
      <w:bookmarkStart w:id="126" w:name="_Toc197768164"/>
      <w:bookmarkStart w:id="127" w:name="_Toc197770470"/>
      <w:bookmarkStart w:id="128" w:name="_Toc197984219"/>
      <w:bookmarkStart w:id="129" w:name="_Toc549757710"/>
      <w:bookmarkStart w:id="130" w:name="_Toc198116543"/>
      <w:r w:rsidRPr="00106D83">
        <w:rPr>
          <w:rFonts w:ascii="Arial" w:hAnsi="Arial" w:cs="Arial"/>
          <w:sz w:val="22"/>
          <w:szCs w:val="22"/>
        </w:rPr>
        <w:t xml:space="preserve">2.1 </w:t>
      </w:r>
      <w:r w:rsidR="30823DC8" w:rsidRPr="00106D83">
        <w:rPr>
          <w:rFonts w:ascii="Arial" w:hAnsi="Arial" w:cs="Arial"/>
          <w:sz w:val="22"/>
          <w:szCs w:val="22"/>
        </w:rPr>
        <w:t xml:space="preserve">Pre-considerations: Grip type, </w:t>
      </w:r>
      <w:r w:rsidR="008E5F16" w:rsidRPr="00106D83">
        <w:rPr>
          <w:rFonts w:ascii="Arial" w:hAnsi="Arial" w:cs="Arial"/>
          <w:sz w:val="22"/>
          <w:szCs w:val="22"/>
        </w:rPr>
        <w:t>O</w:t>
      </w:r>
      <w:r w:rsidR="30823DC8" w:rsidRPr="00106D83">
        <w:rPr>
          <w:rFonts w:ascii="Arial" w:hAnsi="Arial" w:cs="Arial"/>
          <w:sz w:val="22"/>
          <w:szCs w:val="22"/>
        </w:rPr>
        <w:t>bjects</w:t>
      </w:r>
      <w:r w:rsidR="008E5F16" w:rsidRPr="00106D83">
        <w:rPr>
          <w:rFonts w:ascii="Arial" w:hAnsi="Arial" w:cs="Arial"/>
          <w:sz w:val="22"/>
          <w:szCs w:val="22"/>
        </w:rPr>
        <w:t xml:space="preserve"> and P</w:t>
      </w:r>
      <w:r w:rsidR="30823DC8" w:rsidRPr="00106D83">
        <w:rPr>
          <w:rFonts w:ascii="Arial" w:hAnsi="Arial" w:cs="Arial"/>
          <w:sz w:val="22"/>
          <w:szCs w:val="22"/>
        </w:rPr>
        <w:t>ro</w:t>
      </w:r>
      <w:r w:rsidR="008E5F16" w:rsidRPr="00106D83">
        <w:rPr>
          <w:rFonts w:ascii="Arial" w:hAnsi="Arial" w:cs="Arial"/>
          <w:sz w:val="22"/>
          <w:szCs w:val="22"/>
        </w:rPr>
        <w:t>st</w:t>
      </w:r>
      <w:r w:rsidR="30823DC8" w:rsidRPr="00106D83">
        <w:rPr>
          <w:rFonts w:ascii="Arial" w:hAnsi="Arial" w:cs="Arial"/>
          <w:sz w:val="22"/>
          <w:szCs w:val="22"/>
        </w:rPr>
        <w:t>hetic</w:t>
      </w:r>
      <w:bookmarkEnd w:id="122"/>
      <w:bookmarkEnd w:id="123"/>
      <w:bookmarkEnd w:id="124"/>
      <w:bookmarkEnd w:id="125"/>
      <w:bookmarkEnd w:id="126"/>
      <w:bookmarkEnd w:id="127"/>
      <w:bookmarkEnd w:id="128"/>
      <w:bookmarkEnd w:id="130"/>
    </w:p>
    <w:p w14:paraId="2952460D" w14:textId="3E9EE776" w:rsidR="00F1451B" w:rsidRPr="00106D83" w:rsidRDefault="00425EC9" w:rsidP="00806B25">
      <w:pPr>
        <w:jc w:val="both"/>
        <w:rPr>
          <w:rFonts w:ascii="Arial" w:hAnsi="Arial" w:cs="Arial"/>
          <w:sz w:val="22"/>
          <w:szCs w:val="22"/>
        </w:rPr>
      </w:pPr>
      <w:r w:rsidRPr="00106D83">
        <w:rPr>
          <w:rFonts w:ascii="Arial" w:hAnsi="Arial" w:cs="Arial"/>
          <w:sz w:val="22"/>
          <w:szCs w:val="22"/>
        </w:rPr>
        <w:t>The project focuse</w:t>
      </w:r>
      <w:r w:rsidR="0029219B" w:rsidRPr="00106D83">
        <w:rPr>
          <w:rFonts w:ascii="Arial" w:hAnsi="Arial" w:cs="Arial"/>
          <w:sz w:val="22"/>
          <w:szCs w:val="22"/>
        </w:rPr>
        <w:t>d</w:t>
      </w:r>
      <w:r w:rsidRPr="00106D83">
        <w:rPr>
          <w:rFonts w:ascii="Arial" w:hAnsi="Arial" w:cs="Arial"/>
          <w:sz w:val="22"/>
          <w:szCs w:val="22"/>
        </w:rPr>
        <w:t xml:space="preserve"> on grasping</w:t>
      </w:r>
      <w:r w:rsidR="00116D32" w:rsidRPr="00106D83">
        <w:rPr>
          <w:rFonts w:ascii="Arial" w:hAnsi="Arial" w:cs="Arial"/>
          <w:sz w:val="22"/>
          <w:szCs w:val="22"/>
        </w:rPr>
        <w:t xml:space="preserve"> </w:t>
      </w:r>
      <w:commentRangeStart w:id="131"/>
      <w:r w:rsidR="00DC7BB4" w:rsidRPr="00106D83">
        <w:rPr>
          <w:rFonts w:ascii="Arial" w:hAnsi="Arial" w:cs="Arial"/>
          <w:sz w:val="22"/>
          <w:szCs w:val="22"/>
        </w:rPr>
        <w:t xml:space="preserve">three </w:t>
      </w:r>
      <w:commentRangeEnd w:id="131"/>
      <w:r w:rsidR="00DC7BB4" w:rsidRPr="00106D83">
        <w:rPr>
          <w:rStyle w:val="CommentReference"/>
          <w:rFonts w:ascii="Arial" w:hAnsi="Arial" w:cs="Arial"/>
        </w:rPr>
        <w:commentReference w:id="131"/>
      </w:r>
      <w:r w:rsidRPr="00106D83">
        <w:rPr>
          <w:rFonts w:ascii="Arial" w:hAnsi="Arial" w:cs="Arial"/>
          <w:sz w:val="22"/>
          <w:szCs w:val="22"/>
        </w:rPr>
        <w:t>types of drinking containers</w:t>
      </w:r>
      <w:r w:rsidR="0029219B" w:rsidRPr="00106D83">
        <w:rPr>
          <w:rFonts w:ascii="Arial" w:hAnsi="Arial" w:cs="Arial"/>
          <w:sz w:val="22"/>
          <w:szCs w:val="22"/>
        </w:rPr>
        <w:t>, included plastic, glass, and ceramic cups in both empty and full conditions, resulting in six experiment types</w:t>
      </w:r>
      <w:r w:rsidRPr="00106D83">
        <w:rPr>
          <w:rFonts w:ascii="Arial" w:hAnsi="Arial" w:cs="Arial"/>
          <w:sz w:val="22"/>
          <w:szCs w:val="22"/>
        </w:rPr>
        <w:t xml:space="preserve">. </w:t>
      </w:r>
      <w:r w:rsidR="008E5F16" w:rsidRPr="00106D83">
        <w:rPr>
          <w:rFonts w:ascii="Arial" w:hAnsi="Arial" w:cs="Arial"/>
          <w:sz w:val="22"/>
          <w:szCs w:val="22"/>
        </w:rPr>
        <w:t>A single grip type, the cylindrical power grip,</w:t>
      </w:r>
      <w:r w:rsidR="00456415" w:rsidRPr="00106D83">
        <w:rPr>
          <w:rFonts w:ascii="Arial" w:hAnsi="Arial" w:cs="Arial"/>
          <w:sz w:val="22"/>
          <w:szCs w:val="22"/>
        </w:rPr>
        <w:t xml:space="preserve"> was used,</w:t>
      </w:r>
      <w:r w:rsidR="008E5F16" w:rsidRPr="00106D83">
        <w:rPr>
          <w:rFonts w:ascii="Arial" w:hAnsi="Arial" w:cs="Arial"/>
          <w:sz w:val="22"/>
          <w:szCs w:val="22"/>
        </w:rPr>
        <w:t xml:space="preserve"> </w:t>
      </w:r>
      <w:r w:rsidR="00897EC2" w:rsidRPr="00106D83">
        <w:rPr>
          <w:rFonts w:ascii="Arial" w:hAnsi="Arial" w:cs="Arial"/>
          <w:sz w:val="22"/>
          <w:szCs w:val="22"/>
        </w:rPr>
        <w:t>being</w:t>
      </w:r>
      <w:r w:rsidR="00E86A2F" w:rsidRPr="00106D83">
        <w:rPr>
          <w:rFonts w:ascii="Arial" w:hAnsi="Arial" w:cs="Arial"/>
          <w:sz w:val="22"/>
          <w:szCs w:val="22"/>
        </w:rPr>
        <w:t xml:space="preserve"> the most effective way to grasp </w:t>
      </w:r>
      <w:r w:rsidRPr="00106D83">
        <w:rPr>
          <w:rFonts w:ascii="Arial" w:hAnsi="Arial" w:cs="Arial"/>
          <w:sz w:val="22"/>
          <w:szCs w:val="22"/>
        </w:rPr>
        <w:t>cup</w:t>
      </w:r>
      <w:r w:rsidR="00A76031" w:rsidRPr="00106D83">
        <w:rPr>
          <w:rFonts w:ascii="Arial" w:hAnsi="Arial" w:cs="Arial"/>
          <w:sz w:val="22"/>
          <w:szCs w:val="22"/>
        </w:rPr>
        <w:t>s</w:t>
      </w:r>
      <w:r w:rsidR="006B0E48" w:rsidRPr="00106D83">
        <w:rPr>
          <w:rFonts w:ascii="Arial" w:hAnsi="Arial" w:cs="Arial"/>
          <w:sz w:val="22"/>
          <w:szCs w:val="22"/>
        </w:rPr>
        <w:t xml:space="preserve"> </w:t>
      </w:r>
      <w:r w:rsidR="00E86A2F" w:rsidRPr="00106D83">
        <w:rPr>
          <w:rFonts w:ascii="Arial" w:hAnsi="Arial" w:cs="Arial"/>
          <w:sz w:val="22"/>
          <w:szCs w:val="22"/>
        </w:rPr>
        <w:t>(</w:t>
      </w:r>
      <w:r w:rsidR="00577402" w:rsidRPr="00106D83">
        <w:rPr>
          <w:rFonts w:ascii="Arial" w:hAnsi="Arial" w:cs="Arial"/>
          <w:sz w:val="22"/>
          <w:szCs w:val="22"/>
        </w:rPr>
        <w:t>40</w:t>
      </w:r>
      <w:r w:rsidR="00CF28A6" w:rsidRPr="00106D83">
        <w:rPr>
          <w:rFonts w:ascii="Arial" w:hAnsi="Arial" w:cs="Arial"/>
          <w:sz w:val="22"/>
          <w:szCs w:val="22"/>
        </w:rPr>
        <w:t>)</w:t>
      </w:r>
      <w:r w:rsidR="008E5F16" w:rsidRPr="00106D83">
        <w:rPr>
          <w:rFonts w:ascii="Arial" w:hAnsi="Arial" w:cs="Arial"/>
          <w:sz w:val="22"/>
          <w:szCs w:val="22"/>
        </w:rPr>
        <w:t>.</w:t>
      </w:r>
      <w:r w:rsidR="0029219B" w:rsidRPr="00106D83">
        <w:rPr>
          <w:rFonts w:ascii="Arial" w:hAnsi="Arial" w:cs="Arial"/>
          <w:sz w:val="22"/>
          <w:szCs w:val="22"/>
        </w:rPr>
        <w:t xml:space="preserve"> </w:t>
      </w:r>
      <w:r w:rsidR="00ED5B71" w:rsidRPr="00106D83">
        <w:rPr>
          <w:rFonts w:ascii="Arial" w:hAnsi="Arial" w:cs="Arial"/>
          <w:sz w:val="22"/>
          <w:szCs w:val="22"/>
        </w:rPr>
        <w:t>The Ability Hand was used as a model for the simulated prosthetic hand</w:t>
      </w:r>
      <w:r w:rsidR="00EC3BA1" w:rsidRPr="00106D83">
        <w:rPr>
          <w:rFonts w:ascii="Arial" w:hAnsi="Arial" w:cs="Arial"/>
          <w:sz w:val="22"/>
          <w:szCs w:val="22"/>
        </w:rPr>
        <w:t xml:space="preserve"> because its </w:t>
      </w:r>
      <w:r w:rsidR="00B62945" w:rsidRPr="00106D83">
        <w:rPr>
          <w:rFonts w:ascii="Arial" w:hAnsi="Arial" w:cs="Arial"/>
          <w:sz w:val="22"/>
          <w:szCs w:val="22"/>
        </w:rPr>
        <w:t>six</w:t>
      </w:r>
      <w:r w:rsidR="00ED5B71" w:rsidRPr="00106D83">
        <w:rPr>
          <w:rFonts w:ascii="Arial" w:hAnsi="Arial" w:cs="Arial"/>
          <w:sz w:val="22"/>
          <w:szCs w:val="22"/>
        </w:rPr>
        <w:t xml:space="preserve"> degrees of freedom and predefined grasp</w:t>
      </w:r>
      <w:r w:rsidR="00C36BB4" w:rsidRPr="00106D83">
        <w:rPr>
          <w:rFonts w:ascii="Arial" w:hAnsi="Arial" w:cs="Arial"/>
          <w:sz w:val="22"/>
          <w:szCs w:val="22"/>
        </w:rPr>
        <w:t xml:space="preserve"> patterns</w:t>
      </w:r>
      <w:r w:rsidR="00E67FDF" w:rsidRPr="00106D83">
        <w:rPr>
          <w:rFonts w:ascii="Arial" w:hAnsi="Arial" w:cs="Arial"/>
          <w:sz w:val="22"/>
          <w:szCs w:val="22"/>
        </w:rPr>
        <w:t xml:space="preserve"> (13)</w:t>
      </w:r>
      <w:r w:rsidR="00C36BB4" w:rsidRPr="00106D83">
        <w:rPr>
          <w:rFonts w:ascii="Arial" w:hAnsi="Arial" w:cs="Arial"/>
          <w:sz w:val="22"/>
          <w:szCs w:val="22"/>
        </w:rPr>
        <w:t xml:space="preserve"> </w:t>
      </w:r>
      <w:r w:rsidR="00ED5B71" w:rsidRPr="00106D83">
        <w:rPr>
          <w:rFonts w:ascii="Arial" w:hAnsi="Arial" w:cs="Arial"/>
          <w:sz w:val="22"/>
          <w:szCs w:val="22"/>
        </w:rPr>
        <w:t xml:space="preserve">make it </w:t>
      </w:r>
      <w:r w:rsidR="00E749F9" w:rsidRPr="00106D83">
        <w:rPr>
          <w:rFonts w:ascii="Arial" w:hAnsi="Arial" w:cs="Arial"/>
          <w:sz w:val="22"/>
          <w:szCs w:val="22"/>
        </w:rPr>
        <w:t>simpler</w:t>
      </w:r>
      <w:r w:rsidR="00C36BB4" w:rsidRPr="00106D83">
        <w:rPr>
          <w:rFonts w:ascii="Arial" w:hAnsi="Arial" w:cs="Arial"/>
          <w:sz w:val="22"/>
          <w:szCs w:val="22"/>
        </w:rPr>
        <w:t xml:space="preserve"> </w:t>
      </w:r>
      <w:r w:rsidR="00ED5B71" w:rsidRPr="00106D83">
        <w:rPr>
          <w:rFonts w:ascii="Arial" w:hAnsi="Arial" w:cs="Arial"/>
          <w:sz w:val="22"/>
          <w:szCs w:val="22"/>
        </w:rPr>
        <w:t xml:space="preserve">to simulate, </w:t>
      </w:r>
      <w:r w:rsidR="007B03BE" w:rsidRPr="00106D83">
        <w:rPr>
          <w:rFonts w:ascii="Arial" w:hAnsi="Arial" w:cs="Arial"/>
          <w:sz w:val="22"/>
          <w:szCs w:val="22"/>
        </w:rPr>
        <w:t>and</w:t>
      </w:r>
      <w:r w:rsidR="008E6E0C" w:rsidRPr="00106D83">
        <w:rPr>
          <w:rFonts w:ascii="Arial" w:hAnsi="Arial" w:cs="Arial"/>
          <w:sz w:val="22"/>
          <w:szCs w:val="22"/>
        </w:rPr>
        <w:t xml:space="preserve"> </w:t>
      </w:r>
      <w:r w:rsidR="00E749F9" w:rsidRPr="00106D83">
        <w:rPr>
          <w:rFonts w:ascii="Arial" w:hAnsi="Arial" w:cs="Arial"/>
          <w:sz w:val="22"/>
          <w:szCs w:val="22"/>
        </w:rPr>
        <w:t xml:space="preserve">its </w:t>
      </w:r>
      <w:r w:rsidR="00E67FDF" w:rsidRPr="00106D83">
        <w:rPr>
          <w:rFonts w:ascii="Arial" w:hAnsi="Arial" w:cs="Arial"/>
          <w:sz w:val="22"/>
          <w:szCs w:val="22"/>
        </w:rPr>
        <w:t xml:space="preserve">current </w:t>
      </w:r>
      <w:r w:rsidR="00E749F9" w:rsidRPr="00106D83">
        <w:rPr>
          <w:rFonts w:ascii="Arial" w:hAnsi="Arial" w:cs="Arial"/>
          <w:sz w:val="22"/>
          <w:szCs w:val="22"/>
        </w:rPr>
        <w:t xml:space="preserve">use in </w:t>
      </w:r>
      <w:r w:rsidR="0098368B" w:rsidRPr="00106D83">
        <w:rPr>
          <w:rFonts w:ascii="Arial" w:hAnsi="Arial" w:cs="Arial"/>
          <w:sz w:val="22"/>
          <w:szCs w:val="22"/>
        </w:rPr>
        <w:t xml:space="preserve">cutting-edge </w:t>
      </w:r>
      <w:r w:rsidR="00E749F9" w:rsidRPr="00106D83">
        <w:rPr>
          <w:rFonts w:ascii="Arial" w:hAnsi="Arial" w:cs="Arial"/>
          <w:sz w:val="22"/>
          <w:szCs w:val="22"/>
        </w:rPr>
        <w:t>research</w:t>
      </w:r>
      <w:r w:rsidR="00897EC2" w:rsidRPr="00106D83">
        <w:rPr>
          <w:rFonts w:ascii="Arial" w:hAnsi="Arial" w:cs="Arial"/>
          <w:sz w:val="22"/>
          <w:szCs w:val="22"/>
        </w:rPr>
        <w:t xml:space="preserve"> institutions</w:t>
      </w:r>
      <w:r w:rsidR="00E67FDF" w:rsidRPr="00106D83">
        <w:rPr>
          <w:rFonts w:ascii="Arial" w:hAnsi="Arial" w:cs="Arial"/>
          <w:sz w:val="22"/>
          <w:szCs w:val="22"/>
        </w:rPr>
        <w:t xml:space="preserve">, </w:t>
      </w:r>
      <w:r w:rsidR="00ED5B71" w:rsidRPr="00106D83">
        <w:rPr>
          <w:rFonts w:ascii="Arial" w:hAnsi="Arial" w:cs="Arial"/>
          <w:sz w:val="22"/>
          <w:szCs w:val="22"/>
        </w:rPr>
        <w:t>such as ETH Zurich and the</w:t>
      </w:r>
      <w:r w:rsidR="00897EC2" w:rsidRPr="00106D83">
        <w:rPr>
          <w:rFonts w:ascii="Arial" w:hAnsi="Arial" w:cs="Arial"/>
          <w:sz w:val="22"/>
          <w:szCs w:val="22"/>
        </w:rPr>
        <w:t xml:space="preserve"> </w:t>
      </w:r>
      <w:r w:rsidR="00ED5B71" w:rsidRPr="00106D83">
        <w:rPr>
          <w:rFonts w:ascii="Arial" w:hAnsi="Arial" w:cs="Arial"/>
          <w:sz w:val="22"/>
          <w:szCs w:val="22"/>
        </w:rPr>
        <w:t>Shirley Ryan Ability Lab</w:t>
      </w:r>
      <w:r w:rsidR="00BF0CE1" w:rsidRPr="00106D83">
        <w:rPr>
          <w:rFonts w:ascii="Arial" w:hAnsi="Arial" w:cs="Arial"/>
          <w:sz w:val="22"/>
          <w:szCs w:val="22"/>
        </w:rPr>
        <w:t xml:space="preserve">, </w:t>
      </w:r>
      <w:r w:rsidR="00ED5B71" w:rsidRPr="00106D83">
        <w:rPr>
          <w:rFonts w:ascii="Arial" w:hAnsi="Arial" w:cs="Arial"/>
          <w:sz w:val="22"/>
          <w:szCs w:val="22"/>
        </w:rPr>
        <w:t>mak</w:t>
      </w:r>
      <w:r w:rsidR="00E67FDF" w:rsidRPr="00106D83">
        <w:rPr>
          <w:rFonts w:ascii="Arial" w:hAnsi="Arial" w:cs="Arial"/>
          <w:sz w:val="22"/>
          <w:szCs w:val="22"/>
        </w:rPr>
        <w:t>e</w:t>
      </w:r>
      <w:r w:rsidR="00ED5B71" w:rsidRPr="00106D83">
        <w:rPr>
          <w:rFonts w:ascii="Arial" w:hAnsi="Arial" w:cs="Arial"/>
          <w:sz w:val="22"/>
          <w:szCs w:val="22"/>
        </w:rPr>
        <w:t xml:space="preserve"> it an industry standard</w:t>
      </w:r>
      <w:r w:rsidR="00F75F53" w:rsidRPr="00106D83">
        <w:rPr>
          <w:rFonts w:ascii="Arial" w:hAnsi="Arial" w:cs="Arial"/>
          <w:sz w:val="22"/>
          <w:szCs w:val="22"/>
        </w:rPr>
        <w:t xml:space="preserve"> and </w:t>
      </w:r>
      <w:r w:rsidR="00ED5B71" w:rsidRPr="00106D83">
        <w:rPr>
          <w:rFonts w:ascii="Arial" w:hAnsi="Arial" w:cs="Arial"/>
          <w:sz w:val="22"/>
          <w:szCs w:val="22"/>
        </w:rPr>
        <w:t>reliable for the project (4</w:t>
      </w:r>
      <w:r w:rsidR="00FB1D4C" w:rsidRPr="00106D83">
        <w:rPr>
          <w:rFonts w:ascii="Arial" w:hAnsi="Arial" w:cs="Arial"/>
          <w:sz w:val="22"/>
          <w:szCs w:val="22"/>
        </w:rPr>
        <w:t>1</w:t>
      </w:r>
      <w:r w:rsidR="00ED5B71" w:rsidRPr="00106D83">
        <w:rPr>
          <w:rFonts w:ascii="Arial" w:hAnsi="Arial" w:cs="Arial"/>
          <w:sz w:val="22"/>
          <w:szCs w:val="22"/>
        </w:rPr>
        <w:t xml:space="preserve">). </w:t>
      </w:r>
      <w:r w:rsidR="0029219B" w:rsidRPr="00106D83">
        <w:rPr>
          <w:rFonts w:ascii="Arial" w:hAnsi="Arial" w:cs="Arial"/>
          <w:sz w:val="22"/>
          <w:szCs w:val="22"/>
        </w:rPr>
        <w:t>The object properties</w:t>
      </w:r>
      <w:r w:rsidR="00897EC2" w:rsidRPr="00106D83">
        <w:rPr>
          <w:rFonts w:ascii="Arial" w:hAnsi="Arial" w:cs="Arial"/>
          <w:sz w:val="22"/>
          <w:szCs w:val="22"/>
        </w:rPr>
        <w:t>,</w:t>
      </w:r>
      <w:r w:rsidR="0029219B" w:rsidRPr="00106D83">
        <w:rPr>
          <w:rFonts w:ascii="Arial" w:hAnsi="Arial" w:cs="Arial"/>
          <w:sz w:val="22"/>
          <w:szCs w:val="22"/>
        </w:rPr>
        <w:t xml:space="preserve"> </w:t>
      </w:r>
      <w:r w:rsidR="00897EC2" w:rsidRPr="00106D83">
        <w:rPr>
          <w:rFonts w:ascii="Arial" w:hAnsi="Arial" w:cs="Arial"/>
          <w:sz w:val="22"/>
          <w:szCs w:val="22"/>
        </w:rPr>
        <w:t>including</w:t>
      </w:r>
      <w:r w:rsidR="0029219B" w:rsidRPr="00106D83">
        <w:rPr>
          <w:rFonts w:ascii="Arial" w:hAnsi="Arial" w:cs="Arial"/>
          <w:sz w:val="22"/>
          <w:szCs w:val="22"/>
        </w:rPr>
        <w:t xml:space="preserve"> mass, dimensions, and coefficients of friction between object</w:t>
      </w:r>
      <w:r w:rsidR="003933A5" w:rsidRPr="00106D83">
        <w:rPr>
          <w:rFonts w:ascii="Arial" w:hAnsi="Arial" w:cs="Arial"/>
          <w:sz w:val="22"/>
          <w:szCs w:val="22"/>
        </w:rPr>
        <w:t>s</w:t>
      </w:r>
      <w:r w:rsidR="0029219B" w:rsidRPr="00106D83">
        <w:rPr>
          <w:rFonts w:ascii="Arial" w:hAnsi="Arial" w:cs="Arial"/>
          <w:sz w:val="22"/>
          <w:szCs w:val="22"/>
        </w:rPr>
        <w:t xml:space="preserve"> and </w:t>
      </w:r>
      <w:r w:rsidR="003933A5" w:rsidRPr="00106D83">
        <w:rPr>
          <w:rFonts w:ascii="Arial" w:hAnsi="Arial" w:cs="Arial"/>
          <w:sz w:val="22"/>
          <w:szCs w:val="22"/>
        </w:rPr>
        <w:t xml:space="preserve">the silicon-rubber surface of the </w:t>
      </w:r>
      <w:r w:rsidR="0029219B" w:rsidRPr="00106D83">
        <w:rPr>
          <w:rFonts w:ascii="Arial" w:hAnsi="Arial" w:cs="Arial"/>
          <w:sz w:val="22"/>
          <w:szCs w:val="22"/>
        </w:rPr>
        <w:t>hand</w:t>
      </w:r>
      <w:r w:rsidR="00897EC2" w:rsidRPr="00106D83">
        <w:rPr>
          <w:rFonts w:ascii="Arial" w:hAnsi="Arial" w:cs="Arial"/>
          <w:sz w:val="22"/>
          <w:szCs w:val="22"/>
        </w:rPr>
        <w:t>,</w:t>
      </w:r>
      <w:r w:rsidR="0029219B" w:rsidRPr="00106D83">
        <w:rPr>
          <w:rFonts w:ascii="Arial" w:hAnsi="Arial" w:cs="Arial"/>
          <w:sz w:val="22"/>
          <w:szCs w:val="22"/>
        </w:rPr>
        <w:t xml:space="preserve"> were estimated based on literature and in</w:t>
      </w:r>
      <w:r w:rsidR="0029219B" w:rsidRPr="00106D83">
        <w:rPr>
          <w:rFonts w:ascii="Cambria Math" w:hAnsi="Cambria Math" w:cs="Cambria Math"/>
          <w:sz w:val="22"/>
          <w:szCs w:val="22"/>
        </w:rPr>
        <w:t>‐</w:t>
      </w:r>
      <w:r w:rsidR="0029219B" w:rsidRPr="00106D83">
        <w:rPr>
          <w:rFonts w:ascii="Arial" w:hAnsi="Arial" w:cs="Arial"/>
          <w:sz w:val="22"/>
          <w:szCs w:val="22"/>
        </w:rPr>
        <w:t xml:space="preserve">house measurements, detailed on Table </w:t>
      </w:r>
      <w:r w:rsidR="005F6A1E" w:rsidRPr="00106D83">
        <w:rPr>
          <w:rFonts w:ascii="Arial" w:hAnsi="Arial" w:cs="Arial"/>
          <w:sz w:val="22"/>
          <w:szCs w:val="22"/>
        </w:rPr>
        <w:t>4</w:t>
      </w:r>
      <w:r w:rsidR="0029219B" w:rsidRPr="00106D83">
        <w:rPr>
          <w:rFonts w:ascii="Arial" w:hAnsi="Arial" w:cs="Arial"/>
          <w:sz w:val="22"/>
          <w:szCs w:val="22"/>
        </w:rPr>
        <w:t>.</w:t>
      </w:r>
    </w:p>
    <w:tbl>
      <w:tblPr>
        <w:tblpPr w:leftFromText="180" w:rightFromText="180" w:vertAnchor="text"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85" w:type="dxa"/>
          <w:bottom w:w="15" w:type="dxa"/>
          <w:right w:w="15" w:type="dxa"/>
        </w:tblCellMar>
        <w:tblLook w:val="04A0" w:firstRow="1" w:lastRow="0" w:firstColumn="1" w:lastColumn="0" w:noHBand="0" w:noVBand="1"/>
      </w:tblPr>
      <w:tblGrid>
        <w:gridCol w:w="1521"/>
        <w:gridCol w:w="1733"/>
        <w:gridCol w:w="996"/>
        <w:gridCol w:w="1168"/>
        <w:gridCol w:w="916"/>
        <w:gridCol w:w="1165"/>
        <w:gridCol w:w="2463"/>
      </w:tblGrid>
      <w:tr w:rsidR="005D361B" w:rsidRPr="00106D83" w14:paraId="43D2DCAF" w14:textId="77777777" w:rsidTr="00DC7BB4">
        <w:trPr>
          <w:trHeight w:val="340"/>
          <w:tblHeader/>
          <w:tblCellSpacing w:w="15" w:type="dxa"/>
        </w:trPr>
        <w:tc>
          <w:tcPr>
            <w:tcW w:w="0" w:type="auto"/>
            <w:vAlign w:val="center"/>
            <w:hideMark/>
          </w:tcPr>
          <w:p w14:paraId="54562CA0" w14:textId="77777777" w:rsidR="005D361B" w:rsidRPr="00106D83" w:rsidRDefault="005D361B" w:rsidP="00010605">
            <w:pPr>
              <w:spacing w:after="0"/>
              <w:rPr>
                <w:rFonts w:ascii="Arial" w:hAnsi="Arial" w:cs="Arial"/>
                <w:b/>
                <w:bCs/>
                <w:sz w:val="22"/>
                <w:szCs w:val="22"/>
              </w:rPr>
            </w:pPr>
            <w:r w:rsidRPr="00106D83">
              <w:rPr>
                <w:rFonts w:ascii="Arial" w:hAnsi="Arial" w:cs="Arial"/>
                <w:b/>
                <w:bCs/>
                <w:sz w:val="22"/>
                <w:szCs w:val="22"/>
              </w:rPr>
              <w:lastRenderedPageBreak/>
              <w:t>Cup Type</w:t>
            </w:r>
          </w:p>
        </w:tc>
        <w:tc>
          <w:tcPr>
            <w:tcW w:w="0" w:type="auto"/>
            <w:vAlign w:val="center"/>
            <w:hideMark/>
          </w:tcPr>
          <w:p w14:paraId="08FAD00B" w14:textId="77777777" w:rsidR="005D361B" w:rsidRPr="00106D83" w:rsidRDefault="005D361B" w:rsidP="00010605">
            <w:pPr>
              <w:rPr>
                <w:rFonts w:ascii="Arial" w:hAnsi="Arial" w:cs="Arial"/>
                <w:b/>
                <w:bCs/>
                <w:sz w:val="22"/>
                <w:szCs w:val="22"/>
              </w:rPr>
            </w:pPr>
            <w:r w:rsidRPr="00106D83">
              <w:rPr>
                <w:rFonts w:ascii="Arial" w:hAnsi="Arial" w:cs="Arial"/>
                <w:b/>
                <w:bCs/>
                <w:sz w:val="22"/>
                <w:szCs w:val="22"/>
              </w:rPr>
              <w:t>Material</w:t>
            </w:r>
          </w:p>
        </w:tc>
        <w:tc>
          <w:tcPr>
            <w:tcW w:w="0" w:type="auto"/>
            <w:vAlign w:val="center"/>
            <w:hideMark/>
          </w:tcPr>
          <w:p w14:paraId="190BE847" w14:textId="77777777" w:rsidR="005D361B" w:rsidRPr="00106D83" w:rsidRDefault="005D361B" w:rsidP="00010605">
            <w:pPr>
              <w:rPr>
                <w:rFonts w:ascii="Arial" w:hAnsi="Arial" w:cs="Arial"/>
                <w:b/>
                <w:bCs/>
                <w:sz w:val="22"/>
                <w:szCs w:val="22"/>
              </w:rPr>
            </w:pPr>
            <w:r w:rsidRPr="00106D83">
              <w:rPr>
                <w:rFonts w:ascii="Arial" w:hAnsi="Arial" w:cs="Arial"/>
                <w:b/>
                <w:bCs/>
                <w:sz w:val="22"/>
                <w:szCs w:val="22"/>
              </w:rPr>
              <w:t>Empty Mass (g)</w:t>
            </w:r>
          </w:p>
        </w:tc>
        <w:tc>
          <w:tcPr>
            <w:tcW w:w="0" w:type="auto"/>
            <w:vAlign w:val="center"/>
            <w:hideMark/>
          </w:tcPr>
          <w:p w14:paraId="78DA9AB2" w14:textId="530F567B" w:rsidR="005D361B" w:rsidRPr="00106D83" w:rsidRDefault="005D361B" w:rsidP="00010605">
            <w:pPr>
              <w:rPr>
                <w:rFonts w:ascii="Arial" w:hAnsi="Arial" w:cs="Arial"/>
                <w:b/>
                <w:bCs/>
                <w:sz w:val="22"/>
                <w:szCs w:val="22"/>
              </w:rPr>
            </w:pPr>
            <w:r w:rsidRPr="00106D83">
              <w:rPr>
                <w:rFonts w:ascii="Arial" w:hAnsi="Arial" w:cs="Arial"/>
                <w:b/>
                <w:bCs/>
                <w:sz w:val="22"/>
                <w:szCs w:val="22"/>
              </w:rPr>
              <w:t xml:space="preserve">Full </w:t>
            </w:r>
            <w:proofErr w:type="gramStart"/>
            <w:r w:rsidRPr="00106D83">
              <w:rPr>
                <w:rFonts w:ascii="Arial" w:hAnsi="Arial" w:cs="Arial"/>
                <w:b/>
                <w:bCs/>
                <w:sz w:val="22"/>
                <w:szCs w:val="22"/>
              </w:rPr>
              <w:t xml:space="preserve">Mass  </w:t>
            </w:r>
            <w:r w:rsidR="00010605" w:rsidRPr="00106D83">
              <w:rPr>
                <w:rFonts w:ascii="Arial" w:hAnsi="Arial" w:cs="Arial"/>
                <w:b/>
                <w:bCs/>
                <w:sz w:val="22"/>
                <w:szCs w:val="22"/>
              </w:rPr>
              <w:t>(</w:t>
            </w:r>
            <w:proofErr w:type="gramEnd"/>
            <w:r w:rsidRPr="00106D83">
              <w:rPr>
                <w:rFonts w:ascii="Arial" w:hAnsi="Arial" w:cs="Arial"/>
                <w:b/>
                <w:bCs/>
                <w:sz w:val="22"/>
                <w:szCs w:val="22"/>
              </w:rPr>
              <w:t>with water</w:t>
            </w:r>
            <w:r w:rsidR="00010605" w:rsidRPr="00106D83">
              <w:rPr>
                <w:rFonts w:ascii="Arial" w:hAnsi="Arial" w:cs="Arial"/>
                <w:b/>
                <w:bCs/>
                <w:sz w:val="22"/>
                <w:szCs w:val="22"/>
              </w:rPr>
              <w:t>)</w:t>
            </w:r>
            <w:r w:rsidRPr="00106D83">
              <w:rPr>
                <w:rFonts w:ascii="Arial" w:hAnsi="Arial" w:cs="Arial"/>
                <w:b/>
                <w:bCs/>
                <w:sz w:val="22"/>
                <w:szCs w:val="22"/>
              </w:rPr>
              <w:t xml:space="preserve"> (g)</w:t>
            </w:r>
          </w:p>
        </w:tc>
        <w:tc>
          <w:tcPr>
            <w:tcW w:w="0" w:type="auto"/>
            <w:vAlign w:val="center"/>
            <w:hideMark/>
          </w:tcPr>
          <w:p w14:paraId="756D93A0" w14:textId="77777777" w:rsidR="005D361B" w:rsidRPr="00106D83" w:rsidRDefault="005D361B" w:rsidP="00010605">
            <w:pPr>
              <w:rPr>
                <w:rFonts w:ascii="Arial" w:hAnsi="Arial" w:cs="Arial"/>
                <w:b/>
                <w:bCs/>
                <w:sz w:val="22"/>
                <w:szCs w:val="22"/>
              </w:rPr>
            </w:pPr>
            <w:r w:rsidRPr="00106D83">
              <w:rPr>
                <w:rFonts w:ascii="Arial" w:hAnsi="Arial" w:cs="Arial"/>
                <w:b/>
                <w:bCs/>
                <w:sz w:val="22"/>
                <w:szCs w:val="22"/>
              </w:rPr>
              <w:t>Height (m)</w:t>
            </w:r>
          </w:p>
        </w:tc>
        <w:tc>
          <w:tcPr>
            <w:tcW w:w="0" w:type="auto"/>
            <w:vAlign w:val="center"/>
            <w:hideMark/>
          </w:tcPr>
          <w:p w14:paraId="07C54FCC" w14:textId="77777777" w:rsidR="005D361B" w:rsidRPr="00106D83" w:rsidRDefault="005D361B" w:rsidP="00010605">
            <w:pPr>
              <w:rPr>
                <w:rFonts w:ascii="Arial" w:hAnsi="Arial" w:cs="Arial"/>
                <w:b/>
                <w:bCs/>
                <w:sz w:val="22"/>
                <w:szCs w:val="22"/>
              </w:rPr>
            </w:pPr>
            <w:r w:rsidRPr="00106D83">
              <w:rPr>
                <w:rFonts w:ascii="Arial" w:hAnsi="Arial" w:cs="Arial"/>
                <w:b/>
                <w:bCs/>
                <w:sz w:val="22"/>
                <w:szCs w:val="22"/>
              </w:rPr>
              <w:t>Diameter (m)</w:t>
            </w:r>
          </w:p>
        </w:tc>
        <w:tc>
          <w:tcPr>
            <w:tcW w:w="0" w:type="auto"/>
            <w:vAlign w:val="center"/>
            <w:hideMark/>
          </w:tcPr>
          <w:p w14:paraId="37930387" w14:textId="1A6F3DD8" w:rsidR="005D361B" w:rsidRPr="00106D83" w:rsidRDefault="005D361B" w:rsidP="00010605">
            <w:pPr>
              <w:rPr>
                <w:rFonts w:ascii="Arial" w:hAnsi="Arial" w:cs="Arial"/>
                <w:b/>
                <w:bCs/>
                <w:sz w:val="22"/>
                <w:szCs w:val="22"/>
              </w:rPr>
            </w:pPr>
            <w:r w:rsidRPr="00106D83">
              <w:rPr>
                <w:rFonts w:ascii="Arial" w:hAnsi="Arial" w:cs="Arial"/>
                <w:b/>
                <w:bCs/>
                <w:sz w:val="22"/>
                <w:szCs w:val="22"/>
              </w:rPr>
              <w:t xml:space="preserve">Coefficient of Friction between object </w:t>
            </w:r>
            <w:proofErr w:type="gramStart"/>
            <w:r w:rsidRPr="00106D83">
              <w:rPr>
                <w:rFonts w:ascii="Arial" w:hAnsi="Arial" w:cs="Arial"/>
                <w:b/>
                <w:bCs/>
                <w:sz w:val="22"/>
                <w:szCs w:val="22"/>
              </w:rPr>
              <w:t>and</w:t>
            </w:r>
            <w:r w:rsidR="00DC7BB4" w:rsidRPr="00106D83">
              <w:rPr>
                <w:rFonts w:ascii="Arial" w:hAnsi="Arial" w:cs="Arial"/>
                <w:b/>
                <w:bCs/>
                <w:sz w:val="22"/>
                <w:szCs w:val="22"/>
              </w:rPr>
              <w:t xml:space="preserve"> </w:t>
            </w:r>
            <w:r w:rsidRPr="00106D83">
              <w:rPr>
                <w:rFonts w:ascii="Arial" w:hAnsi="Arial" w:cs="Arial"/>
                <w:b/>
                <w:bCs/>
                <w:sz w:val="22"/>
                <w:szCs w:val="22"/>
              </w:rPr>
              <w:t xml:space="preserve"> hand</w:t>
            </w:r>
            <w:proofErr w:type="gramEnd"/>
          </w:p>
        </w:tc>
      </w:tr>
      <w:tr w:rsidR="005D361B" w:rsidRPr="00106D83" w14:paraId="534B635A" w14:textId="77777777" w:rsidTr="00DC7BB4">
        <w:trPr>
          <w:trHeight w:val="300"/>
          <w:tblCellSpacing w:w="15" w:type="dxa"/>
        </w:trPr>
        <w:tc>
          <w:tcPr>
            <w:tcW w:w="0" w:type="auto"/>
            <w:vAlign w:val="center"/>
            <w:hideMark/>
          </w:tcPr>
          <w:p w14:paraId="0B690423" w14:textId="0934B5ED" w:rsidR="005D361B" w:rsidRPr="00106D83" w:rsidRDefault="005D361B" w:rsidP="00010605">
            <w:pPr>
              <w:ind w:left="144"/>
              <w:rPr>
                <w:rFonts w:ascii="Arial" w:hAnsi="Arial" w:cs="Arial"/>
                <w:b/>
                <w:bCs/>
                <w:sz w:val="22"/>
                <w:szCs w:val="22"/>
              </w:rPr>
            </w:pPr>
            <w:r w:rsidRPr="00106D83">
              <w:rPr>
                <w:rFonts w:ascii="Arial" w:hAnsi="Arial" w:cs="Arial"/>
                <w:b/>
                <w:bCs/>
                <w:sz w:val="22"/>
                <w:szCs w:val="22"/>
              </w:rPr>
              <w:t>Standard Plastic Cup</w:t>
            </w:r>
          </w:p>
        </w:tc>
        <w:tc>
          <w:tcPr>
            <w:tcW w:w="0" w:type="auto"/>
            <w:vAlign w:val="center"/>
            <w:hideMark/>
          </w:tcPr>
          <w:p w14:paraId="56D06F08" w14:textId="77777777" w:rsidR="005D361B" w:rsidRPr="00106D83" w:rsidRDefault="005D361B" w:rsidP="00010605">
            <w:pPr>
              <w:ind w:left="144"/>
              <w:rPr>
                <w:rFonts w:ascii="Arial" w:hAnsi="Arial" w:cs="Arial"/>
                <w:sz w:val="22"/>
                <w:szCs w:val="22"/>
              </w:rPr>
            </w:pPr>
            <w:r w:rsidRPr="00106D83">
              <w:rPr>
                <w:rFonts w:ascii="Arial" w:hAnsi="Arial" w:cs="Arial"/>
                <w:sz w:val="22"/>
                <w:szCs w:val="22"/>
              </w:rPr>
              <w:t>Plastic (HDPE)</w:t>
            </w:r>
          </w:p>
        </w:tc>
        <w:tc>
          <w:tcPr>
            <w:tcW w:w="0" w:type="auto"/>
            <w:vAlign w:val="center"/>
            <w:hideMark/>
          </w:tcPr>
          <w:p w14:paraId="15406837" w14:textId="77777777" w:rsidR="005D361B" w:rsidRPr="00106D83" w:rsidRDefault="005D361B" w:rsidP="00010605">
            <w:pPr>
              <w:ind w:left="144"/>
              <w:rPr>
                <w:rFonts w:ascii="Arial" w:hAnsi="Arial" w:cs="Arial"/>
                <w:sz w:val="22"/>
                <w:szCs w:val="22"/>
              </w:rPr>
            </w:pPr>
            <w:r w:rsidRPr="00106D83">
              <w:rPr>
                <w:rFonts w:ascii="Arial" w:hAnsi="Arial" w:cs="Arial"/>
                <w:sz w:val="22"/>
                <w:szCs w:val="22"/>
              </w:rPr>
              <w:t>6</w:t>
            </w:r>
          </w:p>
        </w:tc>
        <w:tc>
          <w:tcPr>
            <w:tcW w:w="0" w:type="auto"/>
            <w:vAlign w:val="center"/>
            <w:hideMark/>
          </w:tcPr>
          <w:p w14:paraId="62EAC571" w14:textId="77777777" w:rsidR="005D361B" w:rsidRPr="00106D83" w:rsidRDefault="005D361B" w:rsidP="00010605">
            <w:pPr>
              <w:ind w:left="144"/>
              <w:rPr>
                <w:rFonts w:ascii="Arial" w:hAnsi="Arial" w:cs="Arial"/>
                <w:sz w:val="22"/>
                <w:szCs w:val="22"/>
              </w:rPr>
            </w:pPr>
            <w:r w:rsidRPr="00106D83">
              <w:rPr>
                <w:rFonts w:ascii="Arial" w:hAnsi="Arial" w:cs="Arial"/>
                <w:sz w:val="22"/>
                <w:szCs w:val="22"/>
              </w:rPr>
              <w:t>258</w:t>
            </w:r>
          </w:p>
        </w:tc>
        <w:tc>
          <w:tcPr>
            <w:tcW w:w="0" w:type="auto"/>
            <w:vAlign w:val="center"/>
            <w:hideMark/>
          </w:tcPr>
          <w:p w14:paraId="63A57A7B" w14:textId="77777777" w:rsidR="005D361B" w:rsidRPr="00106D83" w:rsidRDefault="005D361B" w:rsidP="00010605">
            <w:pPr>
              <w:ind w:left="144"/>
              <w:rPr>
                <w:rFonts w:ascii="Arial" w:hAnsi="Arial" w:cs="Arial"/>
                <w:sz w:val="22"/>
                <w:szCs w:val="22"/>
              </w:rPr>
            </w:pPr>
            <w:r w:rsidRPr="00106D83">
              <w:rPr>
                <w:rFonts w:ascii="Arial" w:hAnsi="Arial" w:cs="Arial"/>
                <w:sz w:val="22"/>
                <w:szCs w:val="22"/>
              </w:rPr>
              <w:t>0.110</w:t>
            </w:r>
          </w:p>
        </w:tc>
        <w:tc>
          <w:tcPr>
            <w:tcW w:w="0" w:type="auto"/>
            <w:vAlign w:val="center"/>
            <w:hideMark/>
          </w:tcPr>
          <w:p w14:paraId="5E58B93E" w14:textId="77777777" w:rsidR="005D361B" w:rsidRPr="00106D83" w:rsidRDefault="005D361B" w:rsidP="00010605">
            <w:pPr>
              <w:ind w:left="144"/>
              <w:rPr>
                <w:rFonts w:ascii="Arial" w:hAnsi="Arial" w:cs="Arial"/>
                <w:sz w:val="22"/>
                <w:szCs w:val="22"/>
              </w:rPr>
            </w:pPr>
            <w:r w:rsidRPr="00106D83">
              <w:rPr>
                <w:rFonts w:ascii="Arial" w:hAnsi="Arial" w:cs="Arial"/>
                <w:sz w:val="22"/>
                <w:szCs w:val="22"/>
              </w:rPr>
              <w:t>0.060</w:t>
            </w:r>
          </w:p>
        </w:tc>
        <w:tc>
          <w:tcPr>
            <w:tcW w:w="0" w:type="auto"/>
            <w:vAlign w:val="center"/>
            <w:hideMark/>
          </w:tcPr>
          <w:p w14:paraId="0CC76355" w14:textId="32CDFFCD" w:rsidR="005D361B" w:rsidRPr="00106D83" w:rsidRDefault="005D361B" w:rsidP="00010605">
            <w:pPr>
              <w:ind w:left="144"/>
              <w:rPr>
                <w:rFonts w:ascii="Arial" w:hAnsi="Arial" w:cs="Arial"/>
                <w:sz w:val="22"/>
                <w:szCs w:val="22"/>
              </w:rPr>
            </w:pPr>
            <w:r w:rsidRPr="00106D83">
              <w:rPr>
                <w:rFonts w:ascii="Arial" w:hAnsi="Arial" w:cs="Arial"/>
                <w:sz w:val="22"/>
                <w:szCs w:val="22"/>
              </w:rPr>
              <w:t>0.6 (</w:t>
            </w:r>
            <w:r w:rsidR="00836BA6" w:rsidRPr="00106D83">
              <w:rPr>
                <w:rFonts w:ascii="Arial" w:hAnsi="Arial" w:cs="Arial"/>
                <w:sz w:val="22"/>
                <w:szCs w:val="22"/>
              </w:rPr>
              <w:t>42</w:t>
            </w:r>
            <w:r w:rsidRPr="00106D83">
              <w:rPr>
                <w:rFonts w:ascii="Arial" w:hAnsi="Arial" w:cs="Arial"/>
                <w:sz w:val="22"/>
                <w:szCs w:val="22"/>
              </w:rPr>
              <w:t>)</w:t>
            </w:r>
          </w:p>
        </w:tc>
      </w:tr>
      <w:tr w:rsidR="005D361B" w:rsidRPr="00106D83" w14:paraId="1E1D53FE" w14:textId="77777777" w:rsidTr="00DC7BB4">
        <w:trPr>
          <w:trHeight w:val="300"/>
          <w:tblCellSpacing w:w="15" w:type="dxa"/>
        </w:trPr>
        <w:tc>
          <w:tcPr>
            <w:tcW w:w="0" w:type="auto"/>
            <w:vAlign w:val="center"/>
            <w:hideMark/>
          </w:tcPr>
          <w:p w14:paraId="0E2F4D63" w14:textId="77777777" w:rsidR="005D361B" w:rsidRPr="00106D83" w:rsidRDefault="005D361B" w:rsidP="00010605">
            <w:pPr>
              <w:ind w:left="144"/>
              <w:rPr>
                <w:rFonts w:ascii="Arial" w:hAnsi="Arial" w:cs="Arial"/>
                <w:b/>
                <w:bCs/>
                <w:sz w:val="22"/>
                <w:szCs w:val="22"/>
              </w:rPr>
            </w:pPr>
            <w:r w:rsidRPr="00106D83">
              <w:rPr>
                <w:rFonts w:ascii="Arial" w:hAnsi="Arial" w:cs="Arial"/>
                <w:b/>
                <w:bCs/>
                <w:sz w:val="22"/>
                <w:szCs w:val="22"/>
              </w:rPr>
              <w:t>Pint Glass</w:t>
            </w:r>
          </w:p>
        </w:tc>
        <w:tc>
          <w:tcPr>
            <w:tcW w:w="0" w:type="auto"/>
            <w:vAlign w:val="center"/>
            <w:hideMark/>
          </w:tcPr>
          <w:p w14:paraId="47B892B3" w14:textId="77777777" w:rsidR="005D361B" w:rsidRPr="00106D83" w:rsidRDefault="005D361B" w:rsidP="00010605">
            <w:pPr>
              <w:ind w:left="144"/>
              <w:rPr>
                <w:rFonts w:ascii="Arial" w:hAnsi="Arial" w:cs="Arial"/>
                <w:sz w:val="22"/>
                <w:szCs w:val="22"/>
              </w:rPr>
            </w:pPr>
            <w:r w:rsidRPr="00106D83">
              <w:rPr>
                <w:rFonts w:ascii="Arial" w:hAnsi="Arial" w:cs="Arial"/>
                <w:sz w:val="22"/>
                <w:szCs w:val="22"/>
              </w:rPr>
              <w:t>Glass</w:t>
            </w:r>
          </w:p>
        </w:tc>
        <w:tc>
          <w:tcPr>
            <w:tcW w:w="0" w:type="auto"/>
            <w:vAlign w:val="center"/>
            <w:hideMark/>
          </w:tcPr>
          <w:p w14:paraId="0EE0BEAA" w14:textId="77777777" w:rsidR="005D361B" w:rsidRPr="00106D83" w:rsidRDefault="005D361B" w:rsidP="00010605">
            <w:pPr>
              <w:ind w:left="144"/>
              <w:rPr>
                <w:rFonts w:ascii="Arial" w:hAnsi="Arial" w:cs="Arial"/>
                <w:sz w:val="22"/>
                <w:szCs w:val="22"/>
              </w:rPr>
            </w:pPr>
            <w:r w:rsidRPr="00106D83">
              <w:rPr>
                <w:rFonts w:ascii="Arial" w:hAnsi="Arial" w:cs="Arial"/>
                <w:sz w:val="22"/>
                <w:szCs w:val="22"/>
              </w:rPr>
              <w:t>265</w:t>
            </w:r>
          </w:p>
        </w:tc>
        <w:tc>
          <w:tcPr>
            <w:tcW w:w="0" w:type="auto"/>
            <w:vAlign w:val="center"/>
            <w:hideMark/>
          </w:tcPr>
          <w:p w14:paraId="5EFF26DE" w14:textId="77777777" w:rsidR="005D361B" w:rsidRPr="00106D83" w:rsidRDefault="005D361B" w:rsidP="00010605">
            <w:pPr>
              <w:ind w:left="144"/>
              <w:rPr>
                <w:rFonts w:ascii="Arial" w:hAnsi="Arial" w:cs="Arial"/>
                <w:sz w:val="22"/>
                <w:szCs w:val="22"/>
              </w:rPr>
            </w:pPr>
            <w:r w:rsidRPr="00106D83">
              <w:rPr>
                <w:rFonts w:ascii="Arial" w:hAnsi="Arial" w:cs="Arial"/>
                <w:sz w:val="22"/>
                <w:szCs w:val="22"/>
              </w:rPr>
              <w:t>809</w:t>
            </w:r>
          </w:p>
        </w:tc>
        <w:tc>
          <w:tcPr>
            <w:tcW w:w="0" w:type="auto"/>
            <w:vAlign w:val="center"/>
            <w:hideMark/>
          </w:tcPr>
          <w:p w14:paraId="7D830BCE" w14:textId="77777777" w:rsidR="005D361B" w:rsidRPr="00106D83" w:rsidRDefault="005D361B" w:rsidP="00010605">
            <w:pPr>
              <w:ind w:left="144"/>
              <w:rPr>
                <w:rFonts w:ascii="Arial" w:hAnsi="Arial" w:cs="Arial"/>
                <w:sz w:val="22"/>
                <w:szCs w:val="22"/>
              </w:rPr>
            </w:pPr>
            <w:r w:rsidRPr="00106D83">
              <w:rPr>
                <w:rFonts w:ascii="Arial" w:hAnsi="Arial" w:cs="Arial"/>
                <w:sz w:val="22"/>
                <w:szCs w:val="22"/>
              </w:rPr>
              <w:t>0.160</w:t>
            </w:r>
          </w:p>
        </w:tc>
        <w:tc>
          <w:tcPr>
            <w:tcW w:w="0" w:type="auto"/>
            <w:vAlign w:val="center"/>
            <w:hideMark/>
          </w:tcPr>
          <w:p w14:paraId="2768D307" w14:textId="77777777" w:rsidR="005D361B" w:rsidRPr="00106D83" w:rsidRDefault="005D361B" w:rsidP="00010605">
            <w:pPr>
              <w:ind w:left="144"/>
              <w:rPr>
                <w:rFonts w:ascii="Arial" w:hAnsi="Arial" w:cs="Arial"/>
                <w:sz w:val="22"/>
                <w:szCs w:val="22"/>
              </w:rPr>
            </w:pPr>
            <w:r w:rsidRPr="00106D83">
              <w:rPr>
                <w:rFonts w:ascii="Arial" w:hAnsi="Arial" w:cs="Arial"/>
                <w:sz w:val="22"/>
                <w:szCs w:val="22"/>
              </w:rPr>
              <w:t>0.065</w:t>
            </w:r>
          </w:p>
        </w:tc>
        <w:tc>
          <w:tcPr>
            <w:tcW w:w="0" w:type="auto"/>
            <w:vAlign w:val="center"/>
            <w:hideMark/>
          </w:tcPr>
          <w:p w14:paraId="7B746A50" w14:textId="2A937B81" w:rsidR="005D361B" w:rsidRPr="00106D83" w:rsidRDefault="005D361B" w:rsidP="00010605">
            <w:pPr>
              <w:ind w:left="144"/>
              <w:rPr>
                <w:rFonts w:ascii="Arial" w:hAnsi="Arial" w:cs="Arial"/>
                <w:sz w:val="22"/>
                <w:szCs w:val="22"/>
              </w:rPr>
            </w:pPr>
            <w:r w:rsidRPr="00106D83">
              <w:rPr>
                <w:rFonts w:ascii="Arial" w:hAnsi="Arial" w:cs="Arial"/>
                <w:sz w:val="22"/>
                <w:szCs w:val="22"/>
              </w:rPr>
              <w:t>0.9 (4</w:t>
            </w:r>
            <w:r w:rsidR="00836BA6" w:rsidRPr="00106D83">
              <w:rPr>
                <w:rFonts w:ascii="Arial" w:hAnsi="Arial" w:cs="Arial"/>
                <w:sz w:val="22"/>
                <w:szCs w:val="22"/>
              </w:rPr>
              <w:t>3</w:t>
            </w:r>
            <w:r w:rsidRPr="00106D83">
              <w:rPr>
                <w:rFonts w:ascii="Arial" w:hAnsi="Arial" w:cs="Arial"/>
                <w:sz w:val="22"/>
                <w:szCs w:val="22"/>
              </w:rPr>
              <w:t>)</w:t>
            </w:r>
          </w:p>
        </w:tc>
      </w:tr>
      <w:tr w:rsidR="005D361B" w:rsidRPr="00106D83" w14:paraId="4A11C008" w14:textId="77777777" w:rsidTr="00DC7BB4">
        <w:trPr>
          <w:trHeight w:val="300"/>
          <w:tblCellSpacing w:w="15" w:type="dxa"/>
        </w:trPr>
        <w:tc>
          <w:tcPr>
            <w:tcW w:w="0" w:type="auto"/>
            <w:vAlign w:val="center"/>
            <w:hideMark/>
          </w:tcPr>
          <w:p w14:paraId="662BEF9E" w14:textId="77777777" w:rsidR="005D361B" w:rsidRPr="00106D83" w:rsidRDefault="005D361B" w:rsidP="00010605">
            <w:pPr>
              <w:ind w:left="144"/>
              <w:rPr>
                <w:rFonts w:ascii="Arial" w:hAnsi="Arial" w:cs="Arial"/>
                <w:b/>
                <w:bCs/>
                <w:sz w:val="22"/>
                <w:szCs w:val="22"/>
              </w:rPr>
            </w:pPr>
            <w:commentRangeStart w:id="132"/>
            <w:r w:rsidRPr="00106D83">
              <w:rPr>
                <w:rFonts w:ascii="Arial" w:hAnsi="Arial" w:cs="Arial"/>
                <w:b/>
                <w:bCs/>
                <w:sz w:val="22"/>
                <w:szCs w:val="22"/>
              </w:rPr>
              <w:t>Standard Ceramic Cup</w:t>
            </w:r>
          </w:p>
        </w:tc>
        <w:tc>
          <w:tcPr>
            <w:tcW w:w="0" w:type="auto"/>
            <w:vAlign w:val="center"/>
            <w:hideMark/>
          </w:tcPr>
          <w:p w14:paraId="3E947104" w14:textId="77777777" w:rsidR="005D361B" w:rsidRPr="00106D83" w:rsidRDefault="005D361B" w:rsidP="00010605">
            <w:pPr>
              <w:ind w:left="144"/>
              <w:rPr>
                <w:rFonts w:ascii="Arial" w:hAnsi="Arial" w:cs="Arial"/>
                <w:sz w:val="22"/>
                <w:szCs w:val="22"/>
              </w:rPr>
            </w:pPr>
            <w:r w:rsidRPr="00106D83">
              <w:rPr>
                <w:rFonts w:ascii="Arial" w:hAnsi="Arial" w:cs="Arial"/>
                <w:sz w:val="22"/>
                <w:szCs w:val="22"/>
              </w:rPr>
              <w:t>Ceramic (glazed, handleless)</w:t>
            </w:r>
          </w:p>
        </w:tc>
        <w:tc>
          <w:tcPr>
            <w:tcW w:w="0" w:type="auto"/>
            <w:vAlign w:val="center"/>
            <w:hideMark/>
          </w:tcPr>
          <w:p w14:paraId="5FC08084" w14:textId="77777777" w:rsidR="005D361B" w:rsidRPr="00106D83" w:rsidRDefault="005D361B" w:rsidP="00010605">
            <w:pPr>
              <w:ind w:left="144"/>
              <w:rPr>
                <w:rFonts w:ascii="Arial" w:hAnsi="Arial" w:cs="Arial"/>
                <w:sz w:val="22"/>
                <w:szCs w:val="22"/>
              </w:rPr>
            </w:pPr>
            <w:r w:rsidRPr="00106D83">
              <w:rPr>
                <w:rFonts w:ascii="Arial" w:hAnsi="Arial" w:cs="Arial"/>
                <w:sz w:val="22"/>
                <w:szCs w:val="22"/>
              </w:rPr>
              <w:t>364</w:t>
            </w:r>
          </w:p>
        </w:tc>
        <w:tc>
          <w:tcPr>
            <w:tcW w:w="0" w:type="auto"/>
            <w:vAlign w:val="center"/>
            <w:hideMark/>
          </w:tcPr>
          <w:p w14:paraId="770F2E87" w14:textId="77777777" w:rsidR="005D361B" w:rsidRPr="00106D83" w:rsidRDefault="005D361B" w:rsidP="00010605">
            <w:pPr>
              <w:ind w:left="144"/>
              <w:rPr>
                <w:rFonts w:ascii="Arial" w:hAnsi="Arial" w:cs="Arial"/>
                <w:sz w:val="22"/>
                <w:szCs w:val="22"/>
              </w:rPr>
            </w:pPr>
            <w:r w:rsidRPr="00106D83">
              <w:rPr>
                <w:rFonts w:ascii="Arial" w:hAnsi="Arial" w:cs="Arial"/>
                <w:sz w:val="22"/>
                <w:szCs w:val="22"/>
              </w:rPr>
              <w:t>600</w:t>
            </w:r>
          </w:p>
        </w:tc>
        <w:tc>
          <w:tcPr>
            <w:tcW w:w="0" w:type="auto"/>
            <w:vAlign w:val="center"/>
            <w:hideMark/>
          </w:tcPr>
          <w:p w14:paraId="1C78E46F" w14:textId="77777777" w:rsidR="005D361B" w:rsidRPr="00106D83" w:rsidRDefault="005D361B" w:rsidP="00010605">
            <w:pPr>
              <w:ind w:left="144"/>
              <w:rPr>
                <w:rFonts w:ascii="Arial" w:hAnsi="Arial" w:cs="Arial"/>
                <w:sz w:val="22"/>
                <w:szCs w:val="22"/>
              </w:rPr>
            </w:pPr>
            <w:r w:rsidRPr="00106D83">
              <w:rPr>
                <w:rFonts w:ascii="Arial" w:hAnsi="Arial" w:cs="Arial"/>
                <w:sz w:val="22"/>
                <w:szCs w:val="22"/>
              </w:rPr>
              <w:t>0.091</w:t>
            </w:r>
          </w:p>
        </w:tc>
        <w:tc>
          <w:tcPr>
            <w:tcW w:w="0" w:type="auto"/>
            <w:vAlign w:val="center"/>
            <w:hideMark/>
          </w:tcPr>
          <w:p w14:paraId="64E045AC" w14:textId="77777777" w:rsidR="005D361B" w:rsidRPr="00106D83" w:rsidRDefault="005D361B" w:rsidP="00010605">
            <w:pPr>
              <w:ind w:left="144"/>
              <w:rPr>
                <w:rFonts w:ascii="Arial" w:hAnsi="Arial" w:cs="Arial"/>
                <w:sz w:val="22"/>
                <w:szCs w:val="22"/>
              </w:rPr>
            </w:pPr>
            <w:r w:rsidRPr="00106D83">
              <w:rPr>
                <w:rFonts w:ascii="Arial" w:hAnsi="Arial" w:cs="Arial"/>
                <w:sz w:val="22"/>
                <w:szCs w:val="22"/>
              </w:rPr>
              <w:t>0.083</w:t>
            </w:r>
          </w:p>
        </w:tc>
        <w:tc>
          <w:tcPr>
            <w:tcW w:w="0" w:type="auto"/>
            <w:vAlign w:val="center"/>
            <w:hideMark/>
          </w:tcPr>
          <w:p w14:paraId="0ADDBF0A" w14:textId="5A7C2773" w:rsidR="005D361B" w:rsidRPr="00106D83" w:rsidRDefault="005D361B" w:rsidP="00010605">
            <w:pPr>
              <w:keepNext/>
              <w:ind w:left="144"/>
              <w:rPr>
                <w:rFonts w:ascii="Arial" w:hAnsi="Arial" w:cs="Arial"/>
                <w:sz w:val="22"/>
                <w:szCs w:val="22"/>
              </w:rPr>
            </w:pPr>
            <w:r w:rsidRPr="00106D83">
              <w:rPr>
                <w:rFonts w:ascii="Arial" w:hAnsi="Arial" w:cs="Arial"/>
                <w:sz w:val="22"/>
                <w:szCs w:val="22"/>
              </w:rPr>
              <w:t>0.9 - Assumed to be the same as glass as it has a glazed glass surface (4</w:t>
            </w:r>
            <w:r w:rsidR="00836BA6" w:rsidRPr="00106D83">
              <w:rPr>
                <w:rFonts w:ascii="Arial" w:hAnsi="Arial" w:cs="Arial"/>
                <w:sz w:val="22"/>
                <w:szCs w:val="22"/>
              </w:rPr>
              <w:t>4</w:t>
            </w:r>
            <w:r w:rsidRPr="00106D83">
              <w:rPr>
                <w:rFonts w:ascii="Arial" w:hAnsi="Arial" w:cs="Arial"/>
                <w:sz w:val="22"/>
                <w:szCs w:val="22"/>
              </w:rPr>
              <w:t>)</w:t>
            </w:r>
            <w:commentRangeEnd w:id="132"/>
            <w:r w:rsidR="00DC7BB4" w:rsidRPr="00106D83">
              <w:rPr>
                <w:rStyle w:val="CommentReference"/>
                <w:rFonts w:ascii="Arial" w:hAnsi="Arial" w:cs="Arial"/>
              </w:rPr>
              <w:commentReference w:id="132"/>
            </w:r>
          </w:p>
        </w:tc>
      </w:tr>
    </w:tbl>
    <w:p w14:paraId="1AFB26D3" w14:textId="536EA533" w:rsidR="00D02496" w:rsidRPr="00106D83" w:rsidRDefault="00010605" w:rsidP="00806B25">
      <w:pPr>
        <w:pStyle w:val="Caption"/>
        <w:jc w:val="center"/>
        <w:rPr>
          <w:rFonts w:ascii="Arial" w:hAnsi="Arial" w:cs="Arial"/>
        </w:rPr>
      </w:pPr>
      <w:r w:rsidRPr="00106D83">
        <w:rPr>
          <w:rFonts w:ascii="Arial" w:hAnsi="Arial" w:cs="Arial"/>
        </w:rPr>
        <w:br w:type="textWrapping" w:clear="all"/>
      </w:r>
      <w:r w:rsidR="00D02496" w:rsidRPr="00106D83">
        <w:rPr>
          <w:rFonts w:ascii="Arial" w:hAnsi="Arial" w:cs="Arial"/>
        </w:rPr>
        <w:t xml:space="preserve">Table </w:t>
      </w:r>
      <w:r w:rsidR="005F6A1E" w:rsidRPr="00106D83">
        <w:rPr>
          <w:rFonts w:ascii="Arial" w:hAnsi="Arial" w:cs="Arial"/>
        </w:rPr>
        <w:t>4</w:t>
      </w:r>
      <w:r w:rsidR="00D02496" w:rsidRPr="00106D83">
        <w:rPr>
          <w:rFonts w:ascii="Arial" w:hAnsi="Arial" w:cs="Arial"/>
        </w:rPr>
        <w:t>: Physical properties and coefficients of friction for the cups used in the experiment. Friction sources are cited alongside each value.</w:t>
      </w:r>
    </w:p>
    <w:p w14:paraId="6FF148FE" w14:textId="69730800" w:rsidR="623DC121" w:rsidRPr="00106D83" w:rsidRDefault="7CB2BB63" w:rsidP="00FD5829">
      <w:pPr>
        <w:pStyle w:val="Heading2"/>
        <w:jc w:val="center"/>
        <w:rPr>
          <w:rFonts w:ascii="Arial" w:hAnsi="Arial" w:cs="Arial"/>
          <w:sz w:val="22"/>
          <w:szCs w:val="22"/>
        </w:rPr>
      </w:pPr>
      <w:bookmarkStart w:id="133" w:name="_Toc197363918"/>
      <w:bookmarkStart w:id="134" w:name="_Toc197364557"/>
      <w:bookmarkStart w:id="135" w:name="_Toc197364596"/>
      <w:bookmarkStart w:id="136" w:name="_Toc197626251"/>
      <w:bookmarkStart w:id="137" w:name="_Toc197768165"/>
      <w:bookmarkStart w:id="138" w:name="_Toc197770471"/>
      <w:bookmarkStart w:id="139" w:name="_Toc197984220"/>
      <w:bookmarkStart w:id="140" w:name="_Toc198116544"/>
      <w:r w:rsidRPr="00106D83">
        <w:rPr>
          <w:rFonts w:ascii="Arial" w:hAnsi="Arial" w:cs="Arial"/>
          <w:sz w:val="22"/>
          <w:szCs w:val="22"/>
        </w:rPr>
        <w:t xml:space="preserve">2.2 </w:t>
      </w:r>
      <w:r w:rsidR="623DC121" w:rsidRPr="00106D83">
        <w:rPr>
          <w:rFonts w:ascii="Arial" w:hAnsi="Arial" w:cs="Arial"/>
          <w:sz w:val="22"/>
          <w:szCs w:val="22"/>
        </w:rPr>
        <w:t>Simulation Environment</w:t>
      </w:r>
      <w:bookmarkEnd w:id="129"/>
      <w:r w:rsidR="00136D31" w:rsidRPr="00106D83">
        <w:rPr>
          <w:rFonts w:ascii="Arial" w:hAnsi="Arial" w:cs="Arial"/>
          <w:sz w:val="22"/>
          <w:szCs w:val="22"/>
        </w:rPr>
        <w:t xml:space="preserve"> Design</w:t>
      </w:r>
      <w:bookmarkEnd w:id="133"/>
      <w:bookmarkEnd w:id="134"/>
      <w:bookmarkEnd w:id="135"/>
      <w:bookmarkEnd w:id="136"/>
      <w:bookmarkEnd w:id="137"/>
      <w:bookmarkEnd w:id="138"/>
      <w:bookmarkEnd w:id="139"/>
      <w:bookmarkEnd w:id="140"/>
    </w:p>
    <w:p w14:paraId="488C1639" w14:textId="4997F352" w:rsidR="00831876" w:rsidRPr="00106D83" w:rsidRDefault="009B6136" w:rsidP="00010605">
      <w:pPr>
        <w:jc w:val="both"/>
        <w:rPr>
          <w:rFonts w:ascii="Arial" w:hAnsi="Arial" w:cs="Arial"/>
          <w:sz w:val="22"/>
          <w:szCs w:val="22"/>
        </w:rPr>
      </w:pPr>
      <w:r w:rsidRPr="00106D83">
        <w:rPr>
          <w:rFonts w:ascii="Arial" w:hAnsi="Arial" w:cs="Arial"/>
          <w:sz w:val="22"/>
          <w:szCs w:val="22"/>
        </w:rPr>
        <w:t xml:space="preserve">Experiments ran on a Windows 11 PC with an AMD </w:t>
      </w:r>
      <w:proofErr w:type="spellStart"/>
      <w:r w:rsidRPr="00106D83">
        <w:rPr>
          <w:rFonts w:ascii="Arial" w:hAnsi="Arial" w:cs="Arial"/>
          <w:sz w:val="22"/>
          <w:szCs w:val="22"/>
        </w:rPr>
        <w:t>Ryzen</w:t>
      </w:r>
      <w:proofErr w:type="spellEnd"/>
      <w:r w:rsidRPr="00106D83">
        <w:rPr>
          <w:rFonts w:ascii="Arial" w:hAnsi="Arial" w:cs="Arial"/>
          <w:sz w:val="22"/>
          <w:szCs w:val="22"/>
        </w:rPr>
        <w:t xml:space="preserve"> 7 2700X, 16 GB RAM, and an NVIDIA RTX 3070</w:t>
      </w:r>
      <w:r w:rsidR="00590AC2" w:rsidRPr="00106D83">
        <w:rPr>
          <w:rFonts w:ascii="Arial" w:hAnsi="Arial" w:cs="Arial"/>
          <w:sz w:val="22"/>
          <w:szCs w:val="22"/>
        </w:rPr>
        <w:t>.</w:t>
      </w:r>
      <w:r w:rsidR="00D443ED" w:rsidRPr="00106D83">
        <w:rPr>
          <w:rFonts w:ascii="Arial" w:hAnsi="Arial" w:cs="Arial"/>
          <w:sz w:val="22"/>
          <w:szCs w:val="22"/>
        </w:rPr>
        <w:t xml:space="preserve"> </w:t>
      </w:r>
      <w:r w:rsidR="008D6B08" w:rsidRPr="00106D83">
        <w:rPr>
          <w:rFonts w:ascii="Arial" w:hAnsi="Arial" w:cs="Arial"/>
          <w:sz w:val="22"/>
          <w:szCs w:val="22"/>
        </w:rPr>
        <w:t>Python </w:t>
      </w:r>
      <w:r w:rsidR="00014B97" w:rsidRPr="00106D83">
        <w:rPr>
          <w:rFonts w:ascii="Arial" w:hAnsi="Arial" w:cs="Arial"/>
          <w:sz w:val="22"/>
          <w:szCs w:val="22"/>
        </w:rPr>
        <w:t>3</w:t>
      </w:r>
      <w:r w:rsidR="008D6B08" w:rsidRPr="00106D83">
        <w:rPr>
          <w:rFonts w:ascii="Arial" w:hAnsi="Arial" w:cs="Arial"/>
          <w:sz w:val="22"/>
          <w:szCs w:val="22"/>
        </w:rPr>
        <w:t xml:space="preserve">.13 was chosen </w:t>
      </w:r>
      <w:r w:rsidR="007D58F6" w:rsidRPr="00106D83">
        <w:rPr>
          <w:rFonts w:ascii="Arial" w:hAnsi="Arial" w:cs="Arial"/>
          <w:sz w:val="22"/>
          <w:szCs w:val="22"/>
        </w:rPr>
        <w:t xml:space="preserve">to code </w:t>
      </w:r>
      <w:r w:rsidR="008D6B08" w:rsidRPr="00106D83">
        <w:rPr>
          <w:rFonts w:ascii="Arial" w:hAnsi="Arial" w:cs="Arial"/>
          <w:sz w:val="22"/>
          <w:szCs w:val="22"/>
        </w:rPr>
        <w:t xml:space="preserve">the project due to its rich scientific and </w:t>
      </w:r>
      <w:r w:rsidR="00870FAD" w:rsidRPr="00106D83">
        <w:rPr>
          <w:rFonts w:ascii="Arial" w:hAnsi="Arial" w:cs="Arial"/>
          <w:sz w:val="22"/>
          <w:szCs w:val="22"/>
        </w:rPr>
        <w:t xml:space="preserve">ML </w:t>
      </w:r>
      <w:r w:rsidR="008D6B08" w:rsidRPr="00106D83">
        <w:rPr>
          <w:rFonts w:ascii="Arial" w:hAnsi="Arial" w:cs="Arial"/>
          <w:sz w:val="22"/>
          <w:szCs w:val="22"/>
        </w:rPr>
        <w:t>libraries</w:t>
      </w:r>
      <w:r w:rsidR="00870FAD" w:rsidRPr="00106D83">
        <w:rPr>
          <w:rFonts w:ascii="Arial" w:hAnsi="Arial" w:cs="Arial"/>
          <w:sz w:val="22"/>
          <w:szCs w:val="22"/>
        </w:rPr>
        <w:t xml:space="preserve">, and </w:t>
      </w:r>
      <w:r w:rsidR="008D6B08" w:rsidRPr="00106D83">
        <w:rPr>
          <w:rFonts w:ascii="Arial" w:hAnsi="Arial" w:cs="Arial"/>
          <w:sz w:val="22"/>
          <w:szCs w:val="22"/>
        </w:rPr>
        <w:t xml:space="preserve">cross-platform compatibility, </w:t>
      </w:r>
      <w:r w:rsidR="00870FAD" w:rsidRPr="00106D83">
        <w:rPr>
          <w:rFonts w:ascii="Arial" w:hAnsi="Arial" w:cs="Arial"/>
          <w:sz w:val="22"/>
          <w:szCs w:val="22"/>
        </w:rPr>
        <w:t>simplifying</w:t>
      </w:r>
      <w:r w:rsidR="008D6B08" w:rsidRPr="00106D83">
        <w:rPr>
          <w:rFonts w:ascii="Arial" w:hAnsi="Arial" w:cs="Arial"/>
          <w:sz w:val="22"/>
          <w:szCs w:val="22"/>
        </w:rPr>
        <w:t xml:space="preserve"> reproducibility</w:t>
      </w:r>
      <w:r w:rsidR="00870FAD" w:rsidRPr="00106D83">
        <w:rPr>
          <w:rFonts w:ascii="Arial" w:hAnsi="Arial" w:cs="Arial"/>
          <w:sz w:val="22"/>
          <w:szCs w:val="22"/>
        </w:rPr>
        <w:t xml:space="preserve"> </w:t>
      </w:r>
      <w:r w:rsidR="00BD75F7" w:rsidRPr="00106D83">
        <w:rPr>
          <w:rFonts w:ascii="Arial" w:hAnsi="Arial" w:cs="Arial"/>
          <w:sz w:val="22"/>
          <w:szCs w:val="22"/>
        </w:rPr>
        <w:t>on other devices</w:t>
      </w:r>
      <w:r w:rsidR="00541518" w:rsidRPr="00106D83">
        <w:rPr>
          <w:rFonts w:ascii="Arial" w:hAnsi="Arial" w:cs="Arial"/>
          <w:sz w:val="22"/>
          <w:szCs w:val="22"/>
        </w:rPr>
        <w:t xml:space="preserve">. </w:t>
      </w:r>
      <w:r w:rsidR="00361D0C" w:rsidRPr="00106D83">
        <w:rPr>
          <w:rFonts w:ascii="Arial" w:hAnsi="Arial" w:cs="Arial"/>
          <w:sz w:val="22"/>
          <w:szCs w:val="22"/>
        </w:rPr>
        <w:t>The open</w:t>
      </w:r>
      <w:r w:rsidR="00BD75F7" w:rsidRPr="00106D83">
        <w:rPr>
          <w:rFonts w:ascii="Arial" w:hAnsi="Arial" w:cs="Arial"/>
          <w:sz w:val="22"/>
          <w:szCs w:val="22"/>
        </w:rPr>
        <w:t>-</w:t>
      </w:r>
      <w:r w:rsidR="00361D0C" w:rsidRPr="00106D83">
        <w:rPr>
          <w:rFonts w:ascii="Arial" w:hAnsi="Arial" w:cs="Arial"/>
          <w:sz w:val="22"/>
          <w:szCs w:val="22"/>
        </w:rPr>
        <w:t xml:space="preserve">source </w:t>
      </w:r>
      <w:r w:rsidR="00610C34" w:rsidRPr="00106D83">
        <w:rPr>
          <w:rFonts w:ascii="Arial" w:hAnsi="Arial" w:cs="Arial"/>
          <w:sz w:val="22"/>
          <w:szCs w:val="22"/>
        </w:rPr>
        <w:t xml:space="preserve">simulator, </w:t>
      </w:r>
      <w:proofErr w:type="spellStart"/>
      <w:r w:rsidR="00361D0C" w:rsidRPr="00106D83">
        <w:rPr>
          <w:rFonts w:ascii="Arial" w:hAnsi="Arial" w:cs="Arial"/>
          <w:sz w:val="22"/>
          <w:szCs w:val="22"/>
        </w:rPr>
        <w:t>PyBullet</w:t>
      </w:r>
      <w:proofErr w:type="spellEnd"/>
      <w:r w:rsidR="00361D0C" w:rsidRPr="00106D83">
        <w:rPr>
          <w:rFonts w:ascii="Arial" w:hAnsi="Arial" w:cs="Arial"/>
          <w:sz w:val="22"/>
          <w:szCs w:val="22"/>
        </w:rPr>
        <w:t xml:space="preserve"> </w:t>
      </w:r>
      <w:r w:rsidR="00610C34" w:rsidRPr="00106D83">
        <w:rPr>
          <w:rFonts w:ascii="Arial" w:hAnsi="Arial" w:cs="Arial"/>
          <w:sz w:val="22"/>
          <w:szCs w:val="22"/>
        </w:rPr>
        <w:t xml:space="preserve">3.2.5, </w:t>
      </w:r>
      <w:r w:rsidR="00361D0C" w:rsidRPr="00106D83">
        <w:rPr>
          <w:rFonts w:ascii="Arial" w:hAnsi="Arial" w:cs="Arial"/>
          <w:sz w:val="22"/>
          <w:szCs w:val="22"/>
        </w:rPr>
        <w:t xml:space="preserve">was used for its </w:t>
      </w:r>
      <w:r w:rsidR="4425EC26" w:rsidRPr="00106D83">
        <w:rPr>
          <w:rFonts w:ascii="Arial" w:hAnsi="Arial" w:cs="Arial"/>
          <w:sz w:val="22"/>
          <w:szCs w:val="22"/>
        </w:rPr>
        <w:t>real-</w:t>
      </w:r>
      <w:r w:rsidR="00361D0C" w:rsidRPr="00106D83">
        <w:rPr>
          <w:rFonts w:ascii="Arial" w:hAnsi="Arial" w:cs="Arial"/>
          <w:sz w:val="22"/>
          <w:szCs w:val="22"/>
        </w:rPr>
        <w:t>time,</w:t>
      </w:r>
      <w:r w:rsidR="008F6AC9" w:rsidRPr="00106D83">
        <w:rPr>
          <w:rFonts w:ascii="Arial" w:hAnsi="Arial" w:cs="Arial"/>
          <w:sz w:val="22"/>
          <w:szCs w:val="22"/>
        </w:rPr>
        <w:t xml:space="preserve"> </w:t>
      </w:r>
      <w:r w:rsidR="0094135E" w:rsidRPr="00106D83">
        <w:rPr>
          <w:rFonts w:ascii="Arial" w:hAnsi="Arial" w:cs="Arial"/>
          <w:sz w:val="22"/>
          <w:szCs w:val="22"/>
        </w:rPr>
        <w:t>graphics</w:t>
      </w:r>
      <w:r w:rsidR="000F789D" w:rsidRPr="00106D83">
        <w:rPr>
          <w:rFonts w:ascii="Arial" w:hAnsi="Arial" w:cs="Arial"/>
          <w:sz w:val="22"/>
          <w:szCs w:val="22"/>
        </w:rPr>
        <w:t>-processing-unit</w:t>
      </w:r>
      <w:r w:rsidR="36AB5AE0" w:rsidRPr="00106D83">
        <w:rPr>
          <w:rFonts w:ascii="Arial" w:hAnsi="Arial" w:cs="Arial"/>
          <w:sz w:val="22"/>
          <w:szCs w:val="22"/>
        </w:rPr>
        <w:t xml:space="preserve"> </w:t>
      </w:r>
      <w:r w:rsidR="00361D0C" w:rsidRPr="00106D83">
        <w:rPr>
          <w:rFonts w:ascii="Arial" w:hAnsi="Arial" w:cs="Arial"/>
          <w:sz w:val="22"/>
          <w:szCs w:val="22"/>
        </w:rPr>
        <w:t>accelerated rigid</w:t>
      </w:r>
      <w:r w:rsidR="5DEF6784" w:rsidRPr="00106D83">
        <w:rPr>
          <w:rFonts w:ascii="Arial" w:hAnsi="Arial" w:cs="Arial"/>
          <w:sz w:val="22"/>
          <w:szCs w:val="22"/>
        </w:rPr>
        <w:t xml:space="preserve"> </w:t>
      </w:r>
      <w:r w:rsidR="00361D0C" w:rsidRPr="00106D83">
        <w:rPr>
          <w:rFonts w:ascii="Arial" w:hAnsi="Arial" w:cs="Arial"/>
          <w:sz w:val="22"/>
          <w:szCs w:val="22"/>
        </w:rPr>
        <w:t>body dynamics,</w:t>
      </w:r>
      <w:r w:rsidR="00B01533" w:rsidRPr="00106D83">
        <w:rPr>
          <w:rFonts w:ascii="Arial" w:hAnsi="Arial" w:cs="Arial"/>
          <w:sz w:val="22"/>
          <w:szCs w:val="22"/>
        </w:rPr>
        <w:t xml:space="preserve"> </w:t>
      </w:r>
      <w:r w:rsidR="00361D0C" w:rsidRPr="00106D83">
        <w:rPr>
          <w:rFonts w:ascii="Arial" w:hAnsi="Arial" w:cs="Arial"/>
          <w:sz w:val="22"/>
          <w:szCs w:val="22"/>
        </w:rPr>
        <w:t xml:space="preserve">and native </w:t>
      </w:r>
      <w:r w:rsidR="00B92629" w:rsidRPr="00106D83">
        <w:rPr>
          <w:rFonts w:ascii="Arial" w:hAnsi="Arial" w:cs="Arial"/>
          <w:sz w:val="22"/>
          <w:szCs w:val="22"/>
        </w:rPr>
        <w:t>Unified</w:t>
      </w:r>
      <w:r w:rsidR="00BD75F7" w:rsidRPr="00106D83">
        <w:rPr>
          <w:rFonts w:ascii="Arial" w:hAnsi="Arial" w:cs="Arial"/>
          <w:sz w:val="22"/>
          <w:szCs w:val="22"/>
        </w:rPr>
        <w:t xml:space="preserve"> </w:t>
      </w:r>
      <w:r w:rsidR="00361D0C" w:rsidRPr="00106D83">
        <w:rPr>
          <w:rFonts w:ascii="Arial" w:hAnsi="Arial" w:cs="Arial"/>
          <w:sz w:val="22"/>
          <w:szCs w:val="22"/>
        </w:rPr>
        <w:t>R</w:t>
      </w:r>
      <w:r w:rsidR="00BD75F7" w:rsidRPr="00106D83">
        <w:rPr>
          <w:rFonts w:ascii="Arial" w:hAnsi="Arial" w:cs="Arial"/>
          <w:sz w:val="22"/>
          <w:szCs w:val="22"/>
        </w:rPr>
        <w:t xml:space="preserve">obot </w:t>
      </w:r>
      <w:r w:rsidR="00361D0C" w:rsidRPr="00106D83">
        <w:rPr>
          <w:rFonts w:ascii="Arial" w:hAnsi="Arial" w:cs="Arial"/>
          <w:sz w:val="22"/>
          <w:szCs w:val="22"/>
        </w:rPr>
        <w:t>D</w:t>
      </w:r>
      <w:r w:rsidR="005058A5" w:rsidRPr="00106D83">
        <w:rPr>
          <w:rFonts w:ascii="Arial" w:hAnsi="Arial" w:cs="Arial"/>
          <w:sz w:val="22"/>
          <w:szCs w:val="22"/>
        </w:rPr>
        <w:t xml:space="preserve">escription </w:t>
      </w:r>
      <w:r w:rsidR="00361D0C" w:rsidRPr="00106D83">
        <w:rPr>
          <w:rFonts w:ascii="Arial" w:hAnsi="Arial" w:cs="Arial"/>
          <w:sz w:val="22"/>
          <w:szCs w:val="22"/>
        </w:rPr>
        <w:t>F</w:t>
      </w:r>
      <w:r w:rsidR="005058A5" w:rsidRPr="00106D83">
        <w:rPr>
          <w:rFonts w:ascii="Arial" w:hAnsi="Arial" w:cs="Arial"/>
          <w:sz w:val="22"/>
          <w:szCs w:val="22"/>
        </w:rPr>
        <w:t>ormat (URDF</w:t>
      </w:r>
      <w:r w:rsidR="00A37678" w:rsidRPr="00106D83">
        <w:rPr>
          <w:rFonts w:ascii="Arial" w:hAnsi="Arial" w:cs="Arial"/>
          <w:sz w:val="22"/>
          <w:szCs w:val="22"/>
        </w:rPr>
        <w:t>)</w:t>
      </w:r>
      <w:r w:rsidR="009B1904" w:rsidRPr="00106D83">
        <w:rPr>
          <w:rFonts w:ascii="Arial" w:hAnsi="Arial" w:cs="Arial"/>
          <w:sz w:val="22"/>
          <w:szCs w:val="22"/>
        </w:rPr>
        <w:t xml:space="preserve"> importing,</w:t>
      </w:r>
      <w:r w:rsidR="00A37678" w:rsidRPr="00106D83">
        <w:rPr>
          <w:rFonts w:ascii="Arial" w:hAnsi="Arial" w:cs="Arial"/>
          <w:sz w:val="22"/>
          <w:szCs w:val="22"/>
        </w:rPr>
        <w:t xml:space="preserve"> </w:t>
      </w:r>
      <w:r w:rsidR="00AA237B" w:rsidRPr="00106D83">
        <w:rPr>
          <w:rFonts w:ascii="Arial" w:hAnsi="Arial" w:cs="Arial"/>
          <w:sz w:val="22"/>
          <w:szCs w:val="22"/>
        </w:rPr>
        <w:t>a file that describes a robot’s links, joints, and physical properties</w:t>
      </w:r>
      <w:r w:rsidR="009B1904" w:rsidRPr="00106D83">
        <w:rPr>
          <w:rFonts w:ascii="Arial" w:hAnsi="Arial" w:cs="Arial"/>
          <w:sz w:val="22"/>
          <w:szCs w:val="22"/>
        </w:rPr>
        <w:t>. This</w:t>
      </w:r>
      <w:r w:rsidR="00361D0C" w:rsidRPr="00106D83">
        <w:rPr>
          <w:rFonts w:ascii="Arial" w:hAnsi="Arial" w:cs="Arial"/>
          <w:sz w:val="22"/>
          <w:szCs w:val="22"/>
        </w:rPr>
        <w:t xml:space="preserve"> enabl</w:t>
      </w:r>
      <w:r w:rsidR="009B1904" w:rsidRPr="00106D83">
        <w:rPr>
          <w:rFonts w:ascii="Arial" w:hAnsi="Arial" w:cs="Arial"/>
          <w:sz w:val="22"/>
          <w:szCs w:val="22"/>
        </w:rPr>
        <w:t>e</w:t>
      </w:r>
      <w:r w:rsidR="00B30A3E" w:rsidRPr="00106D83">
        <w:rPr>
          <w:rFonts w:ascii="Arial" w:hAnsi="Arial" w:cs="Arial"/>
          <w:sz w:val="22"/>
          <w:szCs w:val="22"/>
        </w:rPr>
        <w:t>d</w:t>
      </w:r>
      <w:r w:rsidR="00361D0C" w:rsidRPr="00106D83">
        <w:rPr>
          <w:rFonts w:ascii="Arial" w:hAnsi="Arial" w:cs="Arial"/>
          <w:sz w:val="22"/>
          <w:szCs w:val="22"/>
        </w:rPr>
        <w:t xml:space="preserve"> efficient, high</w:t>
      </w:r>
      <w:r w:rsidR="005058A5" w:rsidRPr="00106D83">
        <w:rPr>
          <w:rFonts w:ascii="Arial" w:hAnsi="Arial" w:cs="Arial"/>
          <w:sz w:val="22"/>
          <w:szCs w:val="22"/>
        </w:rPr>
        <w:t>-</w:t>
      </w:r>
      <w:r w:rsidR="00361D0C" w:rsidRPr="00106D83">
        <w:rPr>
          <w:rFonts w:ascii="Arial" w:hAnsi="Arial" w:cs="Arial"/>
          <w:sz w:val="22"/>
          <w:szCs w:val="22"/>
        </w:rPr>
        <w:t xml:space="preserve">fidelity replication of </w:t>
      </w:r>
      <w:r w:rsidR="00FB2181" w:rsidRPr="00106D83">
        <w:rPr>
          <w:rFonts w:ascii="Arial" w:hAnsi="Arial" w:cs="Arial"/>
          <w:sz w:val="22"/>
          <w:szCs w:val="22"/>
        </w:rPr>
        <w:t>the</w:t>
      </w:r>
      <w:r w:rsidR="00361D0C" w:rsidRPr="00106D83">
        <w:rPr>
          <w:rFonts w:ascii="Arial" w:hAnsi="Arial" w:cs="Arial"/>
          <w:sz w:val="22"/>
          <w:szCs w:val="22"/>
        </w:rPr>
        <w:t xml:space="preserve"> </w:t>
      </w:r>
      <w:r w:rsidR="00FB2181" w:rsidRPr="00106D83">
        <w:rPr>
          <w:rFonts w:ascii="Arial" w:hAnsi="Arial" w:cs="Arial"/>
          <w:sz w:val="22"/>
          <w:szCs w:val="22"/>
        </w:rPr>
        <w:t>Ability</w:t>
      </w:r>
      <w:r w:rsidR="00361D0C" w:rsidRPr="00106D83">
        <w:rPr>
          <w:rFonts w:ascii="Arial" w:hAnsi="Arial" w:cs="Arial"/>
          <w:sz w:val="22"/>
          <w:szCs w:val="22"/>
        </w:rPr>
        <w:t xml:space="preserve"> hand</w:t>
      </w:r>
      <w:r w:rsidR="00FB2181" w:rsidRPr="00106D83">
        <w:rPr>
          <w:rFonts w:ascii="Arial" w:hAnsi="Arial" w:cs="Arial"/>
          <w:sz w:val="22"/>
          <w:szCs w:val="22"/>
        </w:rPr>
        <w:t>’</w:t>
      </w:r>
      <w:r w:rsidR="005058A5" w:rsidRPr="00106D83">
        <w:rPr>
          <w:rFonts w:ascii="Arial" w:hAnsi="Arial" w:cs="Arial"/>
          <w:sz w:val="22"/>
          <w:szCs w:val="22"/>
        </w:rPr>
        <w:t>s</w:t>
      </w:r>
      <w:r w:rsidR="00361D0C" w:rsidRPr="00106D83">
        <w:rPr>
          <w:rFonts w:ascii="Arial" w:hAnsi="Arial" w:cs="Arial"/>
          <w:sz w:val="22"/>
          <w:szCs w:val="22"/>
        </w:rPr>
        <w:t xml:space="preserve"> interacti</w:t>
      </w:r>
      <w:r w:rsidR="005058A5" w:rsidRPr="00106D83">
        <w:rPr>
          <w:rFonts w:ascii="Arial" w:hAnsi="Arial" w:cs="Arial"/>
          <w:sz w:val="22"/>
          <w:szCs w:val="22"/>
        </w:rPr>
        <w:t>on</w:t>
      </w:r>
      <w:r w:rsidR="00361D0C" w:rsidRPr="00106D83">
        <w:rPr>
          <w:rFonts w:ascii="Arial" w:hAnsi="Arial" w:cs="Arial"/>
          <w:sz w:val="22"/>
          <w:szCs w:val="22"/>
        </w:rPr>
        <w:t xml:space="preserve"> with </w:t>
      </w:r>
      <w:r w:rsidR="005058A5" w:rsidRPr="00106D83">
        <w:rPr>
          <w:rFonts w:ascii="Arial" w:hAnsi="Arial" w:cs="Arial"/>
          <w:sz w:val="22"/>
          <w:szCs w:val="22"/>
        </w:rPr>
        <w:t>the</w:t>
      </w:r>
      <w:r w:rsidR="00361D0C" w:rsidRPr="00106D83">
        <w:rPr>
          <w:rFonts w:ascii="Arial" w:hAnsi="Arial" w:cs="Arial"/>
          <w:sz w:val="22"/>
          <w:szCs w:val="22"/>
        </w:rPr>
        <w:t xml:space="preserve"> </w:t>
      </w:r>
      <w:r w:rsidR="00B725E7" w:rsidRPr="00106D83">
        <w:rPr>
          <w:rFonts w:ascii="Arial" w:hAnsi="Arial" w:cs="Arial"/>
          <w:sz w:val="22"/>
          <w:szCs w:val="22"/>
        </w:rPr>
        <w:t>cups</w:t>
      </w:r>
      <w:r w:rsidR="00E920AF" w:rsidRPr="00106D83">
        <w:rPr>
          <w:rFonts w:ascii="Arial" w:hAnsi="Arial" w:cs="Arial"/>
          <w:sz w:val="22"/>
          <w:szCs w:val="22"/>
        </w:rPr>
        <w:t xml:space="preserve"> (4</w:t>
      </w:r>
      <w:r w:rsidR="00E9150B" w:rsidRPr="00106D83">
        <w:rPr>
          <w:rFonts w:ascii="Arial" w:hAnsi="Arial" w:cs="Arial"/>
          <w:sz w:val="22"/>
          <w:szCs w:val="22"/>
        </w:rPr>
        <w:t>5</w:t>
      </w:r>
      <w:r w:rsidR="00E920AF" w:rsidRPr="00106D83">
        <w:rPr>
          <w:rFonts w:ascii="Arial" w:hAnsi="Arial" w:cs="Arial"/>
          <w:sz w:val="22"/>
          <w:szCs w:val="22"/>
        </w:rPr>
        <w:t>).</w:t>
      </w:r>
      <w:r w:rsidR="007D7ACC" w:rsidRPr="00106D83">
        <w:rPr>
          <w:rFonts w:ascii="Arial" w:hAnsi="Arial" w:cs="Arial"/>
          <w:sz w:val="22"/>
          <w:szCs w:val="22"/>
        </w:rPr>
        <w:t xml:space="preserve"> The hand </w:t>
      </w:r>
      <w:r w:rsidR="0080655E" w:rsidRPr="00106D83">
        <w:rPr>
          <w:rFonts w:ascii="Arial" w:hAnsi="Arial" w:cs="Arial"/>
          <w:sz w:val="22"/>
          <w:szCs w:val="22"/>
        </w:rPr>
        <w:t>URDF</w:t>
      </w:r>
      <w:r w:rsidR="007D7ACC" w:rsidRPr="00106D83">
        <w:rPr>
          <w:rFonts w:ascii="Arial" w:hAnsi="Arial" w:cs="Arial"/>
          <w:sz w:val="22"/>
          <w:szCs w:val="22"/>
        </w:rPr>
        <w:t xml:space="preserve"> was created and made open source by </w:t>
      </w:r>
      <w:proofErr w:type="spellStart"/>
      <w:r w:rsidR="007D7ACC" w:rsidRPr="00106D83">
        <w:rPr>
          <w:rFonts w:ascii="Arial" w:hAnsi="Arial" w:cs="Arial"/>
          <w:sz w:val="22"/>
          <w:szCs w:val="22"/>
        </w:rPr>
        <w:t>Psyonic</w:t>
      </w:r>
      <w:proofErr w:type="spellEnd"/>
      <w:r w:rsidR="007D7ACC" w:rsidRPr="00106D83">
        <w:rPr>
          <w:rFonts w:ascii="Arial" w:hAnsi="Arial" w:cs="Arial"/>
          <w:sz w:val="22"/>
          <w:szCs w:val="22"/>
        </w:rPr>
        <w:t>, released on GitHub</w:t>
      </w:r>
      <w:r w:rsidR="0080655E" w:rsidRPr="00106D83">
        <w:rPr>
          <w:rFonts w:ascii="Arial" w:hAnsi="Arial" w:cs="Arial"/>
          <w:sz w:val="22"/>
          <w:szCs w:val="22"/>
        </w:rPr>
        <w:t xml:space="preserve"> (46)</w:t>
      </w:r>
      <w:r w:rsidR="007D7ACC" w:rsidRPr="00106D83">
        <w:rPr>
          <w:rFonts w:ascii="Arial" w:hAnsi="Arial" w:cs="Arial"/>
          <w:sz w:val="22"/>
          <w:szCs w:val="22"/>
        </w:rPr>
        <w:t xml:space="preserve">. </w:t>
      </w:r>
      <w:r w:rsidR="00DD23F6" w:rsidRPr="00106D83">
        <w:rPr>
          <w:rFonts w:ascii="Arial" w:hAnsi="Arial" w:cs="Arial"/>
          <w:sz w:val="22"/>
          <w:szCs w:val="22"/>
        </w:rPr>
        <w:t xml:space="preserve"> </w:t>
      </w:r>
      <w:r w:rsidR="001B527D" w:rsidRPr="00106D83">
        <w:rPr>
          <w:rFonts w:ascii="Arial" w:hAnsi="Arial" w:cs="Arial"/>
          <w:sz w:val="22"/>
          <w:szCs w:val="22"/>
        </w:rPr>
        <w:t>The Ability Hand</w:t>
      </w:r>
      <w:r w:rsidR="00952E53" w:rsidRPr="00106D83">
        <w:rPr>
          <w:rFonts w:ascii="Arial" w:hAnsi="Arial" w:cs="Arial"/>
          <w:sz w:val="22"/>
          <w:szCs w:val="22"/>
        </w:rPr>
        <w:t xml:space="preserve"> </w:t>
      </w:r>
      <w:r w:rsidR="001B527D" w:rsidRPr="00106D83">
        <w:rPr>
          <w:rFonts w:ascii="Arial" w:hAnsi="Arial" w:cs="Arial"/>
          <w:sz w:val="22"/>
          <w:szCs w:val="22"/>
        </w:rPr>
        <w:t>was imported via</w:t>
      </w:r>
      <w:r w:rsidR="00E21162" w:rsidRPr="00106D83">
        <w:rPr>
          <w:rFonts w:ascii="Arial" w:hAnsi="Arial" w:cs="Arial"/>
          <w:sz w:val="22"/>
          <w:szCs w:val="22"/>
        </w:rPr>
        <w:t xml:space="preserve"> URDF </w:t>
      </w:r>
      <w:r w:rsidR="001B527D" w:rsidRPr="00106D83">
        <w:rPr>
          <w:rFonts w:ascii="Arial" w:hAnsi="Arial" w:cs="Arial"/>
          <w:sz w:val="22"/>
          <w:szCs w:val="22"/>
        </w:rPr>
        <w:t>with adjusted actuator force</w:t>
      </w:r>
      <w:r w:rsidR="00585DAB" w:rsidRPr="00106D83">
        <w:rPr>
          <w:rFonts w:ascii="Arial" w:hAnsi="Arial" w:cs="Arial"/>
          <w:sz w:val="22"/>
          <w:szCs w:val="22"/>
        </w:rPr>
        <w:t xml:space="preserve"> limits</w:t>
      </w:r>
      <w:r w:rsidR="001B527D" w:rsidRPr="00106D83">
        <w:rPr>
          <w:rFonts w:ascii="Arial" w:hAnsi="Arial" w:cs="Arial"/>
          <w:sz w:val="22"/>
          <w:szCs w:val="22"/>
        </w:rPr>
        <w:t xml:space="preserve"> based on its </w:t>
      </w:r>
      <w:r w:rsidR="2E4DCCEA" w:rsidRPr="00106D83">
        <w:rPr>
          <w:rFonts w:ascii="Arial" w:hAnsi="Arial" w:cs="Arial"/>
          <w:sz w:val="22"/>
          <w:szCs w:val="22"/>
        </w:rPr>
        <w:t>real-life</w:t>
      </w:r>
      <w:r w:rsidR="00585DAB" w:rsidRPr="00106D83">
        <w:rPr>
          <w:rFonts w:ascii="Arial" w:hAnsi="Arial" w:cs="Arial"/>
          <w:sz w:val="22"/>
          <w:szCs w:val="22"/>
        </w:rPr>
        <w:t xml:space="preserve"> </w:t>
      </w:r>
      <w:r w:rsidR="001B527D" w:rsidRPr="00106D83">
        <w:rPr>
          <w:rFonts w:ascii="Arial" w:hAnsi="Arial" w:cs="Arial"/>
          <w:sz w:val="22"/>
          <w:szCs w:val="22"/>
        </w:rPr>
        <w:t>specifications</w:t>
      </w:r>
      <w:r w:rsidR="00B92629" w:rsidRPr="00106D83">
        <w:rPr>
          <w:rFonts w:ascii="Arial" w:hAnsi="Arial" w:cs="Arial"/>
          <w:sz w:val="22"/>
          <w:szCs w:val="22"/>
        </w:rPr>
        <w:t>, a</w:t>
      </w:r>
      <w:r w:rsidR="00585DAB" w:rsidRPr="00106D83">
        <w:rPr>
          <w:rFonts w:ascii="Arial" w:hAnsi="Arial" w:cs="Arial"/>
          <w:sz w:val="22"/>
          <w:szCs w:val="22"/>
        </w:rPr>
        <w:t xml:space="preserve">ll </w:t>
      </w:r>
      <w:r w:rsidR="001B527D" w:rsidRPr="00106D83">
        <w:rPr>
          <w:rFonts w:ascii="Arial" w:hAnsi="Arial" w:cs="Arial"/>
          <w:sz w:val="22"/>
          <w:szCs w:val="22"/>
        </w:rPr>
        <w:t xml:space="preserve">listed on </w:t>
      </w:r>
      <w:r w:rsidR="00CB7782" w:rsidRPr="00106D83">
        <w:rPr>
          <w:rFonts w:ascii="Arial" w:hAnsi="Arial" w:cs="Arial"/>
          <w:sz w:val="22"/>
          <w:szCs w:val="22"/>
        </w:rPr>
        <w:t>Table</w:t>
      </w:r>
      <w:r w:rsidR="001B527D" w:rsidRPr="00106D83">
        <w:rPr>
          <w:rFonts w:ascii="Arial" w:hAnsi="Arial" w:cs="Arial"/>
          <w:sz w:val="22"/>
          <w:szCs w:val="22"/>
        </w:rPr>
        <w:t xml:space="preserve"> </w:t>
      </w:r>
      <w:r w:rsidR="005F6A1E" w:rsidRPr="00106D83">
        <w:rPr>
          <w:rFonts w:ascii="Arial" w:hAnsi="Arial" w:cs="Arial"/>
          <w:sz w:val="22"/>
          <w:szCs w:val="22"/>
        </w:rPr>
        <w:t>5</w:t>
      </w:r>
      <w:r w:rsidR="007B54F3" w:rsidRPr="00106D83">
        <w:rPr>
          <w:rFonts w:ascii="Arial" w:hAnsi="Arial" w:cs="Arial"/>
          <w:sz w:val="22"/>
          <w:szCs w:val="22"/>
        </w:rPr>
        <w:t xml:space="preserve"> </w:t>
      </w:r>
      <w:r w:rsidR="001B527D" w:rsidRPr="00106D83">
        <w:rPr>
          <w:rFonts w:ascii="Arial" w:hAnsi="Arial" w:cs="Arial"/>
          <w:sz w:val="22"/>
          <w:szCs w:val="22"/>
        </w:rPr>
        <w:t>(</w:t>
      </w:r>
      <w:r w:rsidR="00C3507D" w:rsidRPr="00106D83">
        <w:rPr>
          <w:rFonts w:ascii="Arial" w:hAnsi="Arial" w:cs="Arial"/>
          <w:sz w:val="22"/>
          <w:szCs w:val="22"/>
        </w:rPr>
        <w:t>4</w:t>
      </w:r>
      <w:r w:rsidR="00E9150B" w:rsidRPr="00106D83">
        <w:rPr>
          <w:rFonts w:ascii="Arial" w:hAnsi="Arial" w:cs="Arial"/>
          <w:sz w:val="22"/>
          <w:szCs w:val="22"/>
        </w:rPr>
        <w:t>7</w:t>
      </w:r>
      <w:r w:rsidR="001B527D" w:rsidRPr="00106D83">
        <w:rPr>
          <w:rFonts w:ascii="Arial" w:hAnsi="Arial" w:cs="Arial"/>
          <w:sz w:val="22"/>
          <w:szCs w:val="22"/>
        </w:rPr>
        <w:t xml:space="preserve">). </w:t>
      </w:r>
      <w:r w:rsidR="00132DDD" w:rsidRPr="00106D83">
        <w:rPr>
          <w:rFonts w:ascii="Arial" w:hAnsi="Arial" w:cs="Arial"/>
          <w:sz w:val="22"/>
          <w:szCs w:val="22"/>
        </w:rPr>
        <w:t xml:space="preserve">Due to </w:t>
      </w:r>
      <w:r w:rsidR="00754655" w:rsidRPr="00106D83">
        <w:rPr>
          <w:rFonts w:ascii="Arial" w:hAnsi="Arial" w:cs="Arial"/>
          <w:sz w:val="22"/>
          <w:szCs w:val="22"/>
        </w:rPr>
        <w:t xml:space="preserve">the </w:t>
      </w:r>
      <w:r w:rsidR="00132DDD" w:rsidRPr="00106D83">
        <w:rPr>
          <w:rFonts w:ascii="Arial" w:hAnsi="Arial" w:cs="Arial"/>
          <w:sz w:val="22"/>
          <w:szCs w:val="22"/>
        </w:rPr>
        <w:t>unavailability of the physical hardware, and incomplete technical spec</w:t>
      </w:r>
      <w:r w:rsidR="009E0C59" w:rsidRPr="00106D83">
        <w:rPr>
          <w:rFonts w:ascii="Arial" w:hAnsi="Arial" w:cs="Arial"/>
          <w:sz w:val="22"/>
          <w:szCs w:val="22"/>
        </w:rPr>
        <w:t>ifications</w:t>
      </w:r>
      <w:r w:rsidR="00B92629" w:rsidRPr="00106D83">
        <w:rPr>
          <w:rFonts w:ascii="Arial" w:hAnsi="Arial" w:cs="Arial"/>
          <w:sz w:val="22"/>
          <w:szCs w:val="22"/>
        </w:rPr>
        <w:t xml:space="preserve"> from the manufacturer</w:t>
      </w:r>
      <w:r w:rsidR="00132DDD" w:rsidRPr="00106D83">
        <w:rPr>
          <w:rFonts w:ascii="Arial" w:hAnsi="Arial" w:cs="Arial"/>
          <w:sz w:val="22"/>
          <w:szCs w:val="22"/>
        </w:rPr>
        <w:t>, inertial and friction parameters</w:t>
      </w:r>
      <w:r w:rsidR="00AC3739" w:rsidRPr="00106D83">
        <w:rPr>
          <w:rFonts w:ascii="Arial" w:hAnsi="Arial" w:cs="Arial"/>
          <w:sz w:val="22"/>
          <w:szCs w:val="22"/>
        </w:rPr>
        <w:t xml:space="preserve"> between parts of the hand</w:t>
      </w:r>
      <w:r w:rsidR="00132DDD" w:rsidRPr="00106D83">
        <w:rPr>
          <w:rFonts w:ascii="Arial" w:hAnsi="Arial" w:cs="Arial"/>
          <w:sz w:val="22"/>
          <w:szCs w:val="22"/>
        </w:rPr>
        <w:t xml:space="preserve"> </w:t>
      </w:r>
      <w:r w:rsidR="00940795" w:rsidRPr="00106D83">
        <w:rPr>
          <w:rFonts w:ascii="Arial" w:hAnsi="Arial" w:cs="Arial"/>
          <w:sz w:val="22"/>
          <w:szCs w:val="22"/>
        </w:rPr>
        <w:t xml:space="preserve">were </w:t>
      </w:r>
      <w:r w:rsidR="00132DDD" w:rsidRPr="00106D83">
        <w:rPr>
          <w:rFonts w:ascii="Arial" w:hAnsi="Arial" w:cs="Arial"/>
          <w:sz w:val="22"/>
          <w:szCs w:val="22"/>
        </w:rPr>
        <w:t>default</w:t>
      </w:r>
      <w:r w:rsidR="00940795" w:rsidRPr="00106D83">
        <w:rPr>
          <w:rFonts w:ascii="Arial" w:hAnsi="Arial" w:cs="Arial"/>
          <w:sz w:val="22"/>
          <w:szCs w:val="22"/>
        </w:rPr>
        <w:t>ed</w:t>
      </w:r>
      <w:r w:rsidR="00132DDD" w:rsidRPr="00106D83">
        <w:rPr>
          <w:rFonts w:ascii="Arial" w:hAnsi="Arial" w:cs="Arial"/>
          <w:sz w:val="22"/>
          <w:szCs w:val="22"/>
        </w:rPr>
        <w:t xml:space="preserve"> to </w:t>
      </w:r>
      <w:r w:rsidR="00903F6A" w:rsidRPr="00106D83">
        <w:rPr>
          <w:rFonts w:ascii="Arial" w:hAnsi="Arial" w:cs="Arial"/>
          <w:sz w:val="22"/>
          <w:szCs w:val="22"/>
        </w:rPr>
        <w:t>t</w:t>
      </w:r>
      <w:r w:rsidR="00AC3739" w:rsidRPr="00106D83">
        <w:rPr>
          <w:rFonts w:ascii="Arial" w:hAnsi="Arial" w:cs="Arial"/>
          <w:sz w:val="22"/>
          <w:szCs w:val="22"/>
        </w:rPr>
        <w:t xml:space="preserve">he </w:t>
      </w:r>
      <w:r w:rsidR="00132DDD" w:rsidRPr="00106D83">
        <w:rPr>
          <w:rFonts w:ascii="Arial" w:hAnsi="Arial" w:cs="Arial"/>
          <w:sz w:val="22"/>
          <w:szCs w:val="22"/>
        </w:rPr>
        <w:t>values</w:t>
      </w:r>
      <w:r w:rsidR="00903F6A" w:rsidRPr="00106D83">
        <w:rPr>
          <w:rFonts w:ascii="Arial" w:hAnsi="Arial" w:cs="Arial"/>
          <w:sz w:val="22"/>
          <w:szCs w:val="22"/>
        </w:rPr>
        <w:t xml:space="preserve"> provided by the URDF</w:t>
      </w:r>
      <w:r w:rsidR="00132DDD" w:rsidRPr="00106D83">
        <w:rPr>
          <w:rFonts w:ascii="Arial" w:hAnsi="Arial" w:cs="Arial"/>
          <w:sz w:val="22"/>
          <w:szCs w:val="22"/>
        </w:rPr>
        <w:t>.</w:t>
      </w:r>
      <w:r w:rsidR="002163A2" w:rsidRPr="00106D83">
        <w:rPr>
          <w:rFonts w:ascii="Arial" w:hAnsi="Arial" w:cs="Arial"/>
          <w:sz w:val="22"/>
          <w:szCs w:val="22"/>
        </w:rPr>
        <w:t xml:space="preserve"> </w:t>
      </w:r>
      <w:r w:rsidR="00940C34" w:rsidRPr="00106D83">
        <w:rPr>
          <w:rFonts w:ascii="Arial" w:hAnsi="Arial" w:cs="Arial"/>
          <w:sz w:val="22"/>
          <w:szCs w:val="22"/>
        </w:rPr>
        <w:t>Force</w:t>
      </w:r>
      <w:r w:rsidR="002B05E0" w:rsidRPr="00106D83">
        <w:rPr>
          <w:rFonts w:ascii="Arial" w:hAnsi="Arial" w:cs="Arial"/>
          <w:sz w:val="22"/>
          <w:szCs w:val="22"/>
        </w:rPr>
        <w:t xml:space="preserve"> feedback</w:t>
      </w:r>
      <w:r w:rsidR="00940C34" w:rsidRPr="00106D83">
        <w:rPr>
          <w:rFonts w:ascii="Arial" w:hAnsi="Arial" w:cs="Arial"/>
          <w:sz w:val="22"/>
          <w:szCs w:val="22"/>
        </w:rPr>
        <w:t xml:space="preserve"> sensors are embedded in e</w:t>
      </w:r>
      <w:r w:rsidR="002163A2" w:rsidRPr="00106D83">
        <w:rPr>
          <w:rFonts w:ascii="Arial" w:hAnsi="Arial" w:cs="Arial"/>
          <w:sz w:val="22"/>
          <w:szCs w:val="22"/>
        </w:rPr>
        <w:t xml:space="preserve">ach </w:t>
      </w:r>
      <w:r w:rsidR="52E78FD3" w:rsidRPr="00106D83">
        <w:rPr>
          <w:rFonts w:ascii="Arial" w:hAnsi="Arial" w:cs="Arial"/>
          <w:sz w:val="22"/>
          <w:szCs w:val="22"/>
        </w:rPr>
        <w:t>link</w:t>
      </w:r>
      <w:r w:rsidR="00AC3739" w:rsidRPr="00106D83">
        <w:rPr>
          <w:rFonts w:ascii="Arial" w:hAnsi="Arial" w:cs="Arial"/>
          <w:sz w:val="22"/>
          <w:szCs w:val="22"/>
        </w:rPr>
        <w:t xml:space="preserve">, </w:t>
      </w:r>
      <w:r w:rsidR="002163A2" w:rsidRPr="00106D83">
        <w:rPr>
          <w:rFonts w:ascii="Arial" w:hAnsi="Arial" w:cs="Arial"/>
          <w:sz w:val="22"/>
          <w:szCs w:val="22"/>
        </w:rPr>
        <w:t xml:space="preserve">defined in </w:t>
      </w:r>
      <w:r w:rsidR="00C32F80" w:rsidRPr="00106D83">
        <w:rPr>
          <w:rFonts w:ascii="Arial" w:hAnsi="Arial" w:cs="Arial"/>
          <w:sz w:val="22"/>
          <w:szCs w:val="22"/>
        </w:rPr>
        <w:t>F</w:t>
      </w:r>
      <w:r w:rsidR="002163A2" w:rsidRPr="00106D83">
        <w:rPr>
          <w:rFonts w:ascii="Arial" w:hAnsi="Arial" w:cs="Arial"/>
          <w:sz w:val="22"/>
          <w:szCs w:val="22"/>
        </w:rPr>
        <w:t xml:space="preserve">igure </w:t>
      </w:r>
      <w:r w:rsidR="00C32F80" w:rsidRPr="00106D83">
        <w:rPr>
          <w:rFonts w:ascii="Arial" w:hAnsi="Arial" w:cs="Arial"/>
          <w:sz w:val="22"/>
          <w:szCs w:val="22"/>
        </w:rPr>
        <w:t>8</w:t>
      </w:r>
      <w:r w:rsidR="002163A2" w:rsidRPr="00106D83">
        <w:rPr>
          <w:rFonts w:ascii="Arial" w:hAnsi="Arial" w:cs="Arial"/>
          <w:sz w:val="22"/>
          <w:szCs w:val="22"/>
        </w:rPr>
        <w:t>.</w:t>
      </w:r>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85" w:type="dxa"/>
          <w:bottom w:w="15" w:type="dxa"/>
          <w:right w:w="15" w:type="dxa"/>
        </w:tblCellMar>
        <w:tblLook w:val="04A0" w:firstRow="1" w:lastRow="0" w:firstColumn="1" w:lastColumn="0" w:noHBand="0" w:noVBand="1"/>
      </w:tblPr>
      <w:tblGrid>
        <w:gridCol w:w="2972"/>
        <w:gridCol w:w="6379"/>
      </w:tblGrid>
      <w:tr w:rsidR="00585DAB" w:rsidRPr="00106D83" w14:paraId="0E86CDAF" w14:textId="77777777" w:rsidTr="00DC7BB4">
        <w:trPr>
          <w:tblHeader/>
          <w:tblCellSpacing w:w="15" w:type="dxa"/>
        </w:trPr>
        <w:tc>
          <w:tcPr>
            <w:tcW w:w="2927" w:type="dxa"/>
            <w:vAlign w:val="center"/>
            <w:hideMark/>
          </w:tcPr>
          <w:p w14:paraId="413D72CF" w14:textId="77777777" w:rsidR="00585DAB" w:rsidRPr="00106D83" w:rsidRDefault="00585DAB" w:rsidP="000B57F5">
            <w:pPr>
              <w:rPr>
                <w:rFonts w:ascii="Arial" w:hAnsi="Arial" w:cs="Arial"/>
                <w:b/>
                <w:bCs/>
                <w:sz w:val="22"/>
                <w:szCs w:val="22"/>
              </w:rPr>
            </w:pPr>
            <w:r w:rsidRPr="00106D83">
              <w:rPr>
                <w:rFonts w:ascii="Arial" w:hAnsi="Arial" w:cs="Arial"/>
                <w:b/>
                <w:bCs/>
                <w:sz w:val="22"/>
                <w:szCs w:val="22"/>
              </w:rPr>
              <w:t>Specification</w:t>
            </w:r>
          </w:p>
        </w:tc>
        <w:tc>
          <w:tcPr>
            <w:tcW w:w="6334" w:type="dxa"/>
            <w:vAlign w:val="center"/>
            <w:hideMark/>
          </w:tcPr>
          <w:p w14:paraId="6D6A35EE" w14:textId="77777777" w:rsidR="00585DAB" w:rsidRPr="00106D83" w:rsidRDefault="00585DAB" w:rsidP="000B57F5">
            <w:pPr>
              <w:rPr>
                <w:rFonts w:ascii="Arial" w:hAnsi="Arial" w:cs="Arial"/>
                <w:b/>
                <w:bCs/>
                <w:sz w:val="22"/>
                <w:szCs w:val="22"/>
              </w:rPr>
            </w:pPr>
            <w:r w:rsidRPr="00106D83">
              <w:rPr>
                <w:rFonts w:ascii="Arial" w:hAnsi="Arial" w:cs="Arial"/>
                <w:b/>
                <w:bCs/>
                <w:sz w:val="22"/>
                <w:szCs w:val="22"/>
              </w:rPr>
              <w:t>Value</w:t>
            </w:r>
          </w:p>
        </w:tc>
      </w:tr>
      <w:tr w:rsidR="00585DAB" w:rsidRPr="00106D83" w14:paraId="0DB3BA35" w14:textId="77777777" w:rsidTr="00DC7BB4">
        <w:trPr>
          <w:tblCellSpacing w:w="15" w:type="dxa"/>
        </w:trPr>
        <w:tc>
          <w:tcPr>
            <w:tcW w:w="2927" w:type="dxa"/>
            <w:vAlign w:val="center"/>
            <w:hideMark/>
          </w:tcPr>
          <w:p w14:paraId="648D74F5" w14:textId="77777777" w:rsidR="00585DAB" w:rsidRPr="00106D83" w:rsidRDefault="00585DAB" w:rsidP="000B57F5">
            <w:pPr>
              <w:rPr>
                <w:rFonts w:ascii="Arial" w:hAnsi="Arial" w:cs="Arial"/>
                <w:b/>
                <w:bCs/>
                <w:sz w:val="22"/>
                <w:szCs w:val="22"/>
              </w:rPr>
            </w:pPr>
            <w:r w:rsidRPr="00106D83">
              <w:rPr>
                <w:rFonts w:ascii="Arial" w:hAnsi="Arial" w:cs="Arial"/>
                <w:b/>
                <w:bCs/>
                <w:sz w:val="22"/>
                <w:szCs w:val="22"/>
              </w:rPr>
              <w:t>Weight</w:t>
            </w:r>
          </w:p>
        </w:tc>
        <w:tc>
          <w:tcPr>
            <w:tcW w:w="6334" w:type="dxa"/>
            <w:vAlign w:val="center"/>
            <w:hideMark/>
          </w:tcPr>
          <w:p w14:paraId="21CCD8A9" w14:textId="173A8F7D" w:rsidR="00585DAB" w:rsidRPr="00106D83" w:rsidRDefault="00585DAB" w:rsidP="000B57F5">
            <w:pPr>
              <w:rPr>
                <w:rFonts w:ascii="Arial" w:hAnsi="Arial" w:cs="Arial"/>
                <w:sz w:val="22"/>
                <w:szCs w:val="22"/>
              </w:rPr>
            </w:pPr>
            <w:r w:rsidRPr="00106D83">
              <w:rPr>
                <w:rFonts w:ascii="Arial" w:hAnsi="Arial" w:cs="Arial"/>
                <w:sz w:val="22"/>
                <w:szCs w:val="22"/>
              </w:rPr>
              <w:t>495 g</w:t>
            </w:r>
          </w:p>
        </w:tc>
      </w:tr>
      <w:tr w:rsidR="00585DAB" w:rsidRPr="00106D83" w14:paraId="30B6FB2C" w14:textId="77777777" w:rsidTr="00DC7BB4">
        <w:trPr>
          <w:tblCellSpacing w:w="15" w:type="dxa"/>
        </w:trPr>
        <w:tc>
          <w:tcPr>
            <w:tcW w:w="2927" w:type="dxa"/>
            <w:vAlign w:val="center"/>
            <w:hideMark/>
          </w:tcPr>
          <w:p w14:paraId="2A94E759" w14:textId="77777777" w:rsidR="00585DAB" w:rsidRPr="00106D83" w:rsidRDefault="00585DAB" w:rsidP="000B57F5">
            <w:pPr>
              <w:rPr>
                <w:rFonts w:ascii="Arial" w:hAnsi="Arial" w:cs="Arial"/>
                <w:b/>
                <w:bCs/>
                <w:sz w:val="22"/>
                <w:szCs w:val="22"/>
              </w:rPr>
            </w:pPr>
            <w:r w:rsidRPr="00106D83">
              <w:rPr>
                <w:rFonts w:ascii="Arial" w:hAnsi="Arial" w:cs="Arial"/>
                <w:b/>
                <w:bCs/>
                <w:sz w:val="22"/>
                <w:szCs w:val="22"/>
              </w:rPr>
              <w:t>Dimensions</w:t>
            </w:r>
          </w:p>
          <w:p w14:paraId="42FB44BE" w14:textId="2D7C1002" w:rsidR="00585DAB" w:rsidRPr="00106D83" w:rsidRDefault="00585DAB" w:rsidP="000B57F5">
            <w:pPr>
              <w:rPr>
                <w:rFonts w:ascii="Arial" w:hAnsi="Arial" w:cs="Arial"/>
                <w:b/>
                <w:bCs/>
                <w:sz w:val="22"/>
                <w:szCs w:val="22"/>
              </w:rPr>
            </w:pPr>
            <w:r w:rsidRPr="00106D83">
              <w:rPr>
                <w:rFonts w:ascii="Arial" w:hAnsi="Arial" w:cs="Arial"/>
                <w:b/>
                <w:bCs/>
                <w:sz w:val="22"/>
                <w:szCs w:val="22"/>
              </w:rPr>
              <w:t>Length × Width × Depth</w:t>
            </w:r>
          </w:p>
        </w:tc>
        <w:tc>
          <w:tcPr>
            <w:tcW w:w="6334" w:type="dxa"/>
            <w:vAlign w:val="center"/>
            <w:hideMark/>
          </w:tcPr>
          <w:p w14:paraId="3C88FD6C" w14:textId="77777777" w:rsidR="00585DAB" w:rsidRPr="00106D83" w:rsidRDefault="00585DAB" w:rsidP="000B57F5">
            <w:pPr>
              <w:rPr>
                <w:rFonts w:ascii="Arial" w:hAnsi="Arial" w:cs="Arial"/>
                <w:sz w:val="22"/>
                <w:szCs w:val="22"/>
              </w:rPr>
            </w:pPr>
            <w:r w:rsidRPr="00106D83">
              <w:rPr>
                <w:rFonts w:ascii="Arial" w:hAnsi="Arial" w:cs="Arial"/>
                <w:sz w:val="22"/>
                <w:szCs w:val="22"/>
              </w:rPr>
              <w:t>200 × 110 × 55 mm</w:t>
            </w:r>
          </w:p>
        </w:tc>
      </w:tr>
      <w:tr w:rsidR="00585DAB" w:rsidRPr="00106D83" w14:paraId="56FDAEED" w14:textId="77777777" w:rsidTr="00DC7BB4">
        <w:trPr>
          <w:tblCellSpacing w:w="15" w:type="dxa"/>
        </w:trPr>
        <w:tc>
          <w:tcPr>
            <w:tcW w:w="2927" w:type="dxa"/>
            <w:vAlign w:val="center"/>
            <w:hideMark/>
          </w:tcPr>
          <w:p w14:paraId="02B88B78" w14:textId="55EBD09C" w:rsidR="00585DAB" w:rsidRPr="00106D83" w:rsidRDefault="00585DAB" w:rsidP="000B57F5">
            <w:pPr>
              <w:rPr>
                <w:rFonts w:ascii="Arial" w:hAnsi="Arial" w:cs="Arial"/>
                <w:b/>
                <w:bCs/>
                <w:sz w:val="22"/>
                <w:szCs w:val="22"/>
              </w:rPr>
            </w:pPr>
            <w:r w:rsidRPr="00106D83">
              <w:rPr>
                <w:rFonts w:ascii="Arial" w:hAnsi="Arial" w:cs="Arial"/>
                <w:b/>
                <w:bCs/>
                <w:sz w:val="22"/>
                <w:szCs w:val="22"/>
              </w:rPr>
              <w:t>Max Grip Force (Cylindrical Power Grasp)</w:t>
            </w:r>
          </w:p>
        </w:tc>
        <w:tc>
          <w:tcPr>
            <w:tcW w:w="6334" w:type="dxa"/>
            <w:vAlign w:val="center"/>
            <w:hideMark/>
          </w:tcPr>
          <w:p w14:paraId="7CCB1FAE" w14:textId="091EA10A" w:rsidR="00585DAB" w:rsidRPr="00106D83" w:rsidRDefault="00585DAB" w:rsidP="000B57F5">
            <w:pPr>
              <w:rPr>
                <w:rFonts w:ascii="Arial" w:hAnsi="Arial" w:cs="Arial"/>
                <w:sz w:val="22"/>
                <w:szCs w:val="22"/>
              </w:rPr>
            </w:pPr>
            <w:r w:rsidRPr="00106D83">
              <w:rPr>
                <w:rFonts w:ascii="Arial" w:hAnsi="Arial" w:cs="Arial"/>
                <w:sz w:val="22"/>
                <w:szCs w:val="22"/>
              </w:rPr>
              <w:t>66 N - Used to estimate the max force the actuators between the links could generate</w:t>
            </w:r>
          </w:p>
        </w:tc>
      </w:tr>
      <w:tr w:rsidR="00585DAB" w:rsidRPr="00106D83" w14:paraId="7A654482" w14:textId="77777777" w:rsidTr="00DC7BB4">
        <w:trPr>
          <w:tblCellSpacing w:w="15" w:type="dxa"/>
        </w:trPr>
        <w:tc>
          <w:tcPr>
            <w:tcW w:w="2927" w:type="dxa"/>
            <w:vAlign w:val="center"/>
            <w:hideMark/>
          </w:tcPr>
          <w:p w14:paraId="5A1B42B8" w14:textId="77777777" w:rsidR="00585DAB" w:rsidRPr="00106D83" w:rsidRDefault="00585DAB" w:rsidP="000B57F5">
            <w:pPr>
              <w:rPr>
                <w:rFonts w:ascii="Arial" w:hAnsi="Arial" w:cs="Arial"/>
                <w:b/>
                <w:bCs/>
                <w:sz w:val="22"/>
                <w:szCs w:val="22"/>
              </w:rPr>
            </w:pPr>
            <w:r w:rsidRPr="00106D83">
              <w:rPr>
                <w:rFonts w:ascii="Arial" w:hAnsi="Arial" w:cs="Arial"/>
                <w:b/>
                <w:bCs/>
                <w:sz w:val="22"/>
                <w:szCs w:val="22"/>
              </w:rPr>
              <w:t>Max Grip Speed (Power Grasp)</w:t>
            </w:r>
          </w:p>
        </w:tc>
        <w:tc>
          <w:tcPr>
            <w:tcW w:w="6334" w:type="dxa"/>
            <w:vAlign w:val="center"/>
            <w:hideMark/>
          </w:tcPr>
          <w:p w14:paraId="7399D99F" w14:textId="2B03CB44" w:rsidR="00585DAB" w:rsidRPr="00106D83" w:rsidRDefault="00585DAB" w:rsidP="000B57F5">
            <w:pPr>
              <w:rPr>
                <w:rFonts w:ascii="Arial" w:hAnsi="Arial" w:cs="Arial"/>
                <w:sz w:val="22"/>
                <w:szCs w:val="22"/>
              </w:rPr>
            </w:pPr>
            <w:r w:rsidRPr="00106D83">
              <w:rPr>
                <w:rFonts w:ascii="Arial" w:hAnsi="Arial" w:cs="Arial"/>
                <w:sz w:val="22"/>
                <w:szCs w:val="22"/>
              </w:rPr>
              <w:t>375 °/s (finger actuator + thumb flexion actuator)</w:t>
            </w:r>
          </w:p>
          <w:p w14:paraId="62DB6735" w14:textId="1C889D34" w:rsidR="00585DAB" w:rsidRPr="00106D83" w:rsidRDefault="00585DAB" w:rsidP="00D02496">
            <w:pPr>
              <w:keepNext/>
              <w:rPr>
                <w:rFonts w:ascii="Arial" w:hAnsi="Arial" w:cs="Arial"/>
                <w:sz w:val="22"/>
                <w:szCs w:val="22"/>
              </w:rPr>
            </w:pPr>
            <w:r w:rsidRPr="00106D83">
              <w:rPr>
                <w:rFonts w:ascii="Arial" w:hAnsi="Arial" w:cs="Arial"/>
                <w:sz w:val="22"/>
                <w:szCs w:val="22"/>
              </w:rPr>
              <w:t>550 °/s (thumb rotator actuator)</w:t>
            </w:r>
          </w:p>
        </w:tc>
      </w:tr>
    </w:tbl>
    <w:p w14:paraId="02B5E100" w14:textId="70C90432" w:rsidR="00D02496" w:rsidRPr="00106D83" w:rsidRDefault="00D02496" w:rsidP="00010605">
      <w:pPr>
        <w:pStyle w:val="Caption"/>
        <w:jc w:val="center"/>
        <w:rPr>
          <w:rFonts w:ascii="Arial" w:hAnsi="Arial" w:cs="Arial"/>
        </w:rPr>
      </w:pPr>
      <w:r w:rsidRPr="00106D83">
        <w:rPr>
          <w:rFonts w:ascii="Arial" w:hAnsi="Arial" w:cs="Arial"/>
        </w:rPr>
        <w:t xml:space="preserve">Table </w:t>
      </w:r>
      <w:r w:rsidR="005F6A1E" w:rsidRPr="00106D83">
        <w:rPr>
          <w:rFonts w:ascii="Arial" w:hAnsi="Arial" w:cs="Arial"/>
        </w:rPr>
        <w:t>5</w:t>
      </w:r>
      <w:r w:rsidRPr="00106D83">
        <w:rPr>
          <w:rFonts w:ascii="Arial" w:hAnsi="Arial" w:cs="Arial"/>
        </w:rPr>
        <w:t>: Specifications of the Ability Hand URDF based on those reported for the real hand (4</w:t>
      </w:r>
      <w:r w:rsidR="00E314B9" w:rsidRPr="00106D83">
        <w:rPr>
          <w:rFonts w:ascii="Arial" w:hAnsi="Arial" w:cs="Arial"/>
        </w:rPr>
        <w:t>7</w:t>
      </w:r>
      <w:r w:rsidRPr="00106D83">
        <w:rPr>
          <w:rFonts w:ascii="Arial" w:hAnsi="Arial" w:cs="Arial"/>
        </w:rPr>
        <w:t>).</w:t>
      </w:r>
    </w:p>
    <w:p w14:paraId="690AB4E4" w14:textId="77777777" w:rsidR="00D02496" w:rsidRPr="00106D83" w:rsidRDefault="00FC6CE3" w:rsidP="00102C14">
      <w:pPr>
        <w:keepNext/>
        <w:jc w:val="center"/>
        <w:rPr>
          <w:rFonts w:ascii="Arial" w:hAnsi="Arial" w:cs="Arial"/>
        </w:rPr>
      </w:pPr>
      <w:r w:rsidRPr="00106D83">
        <w:rPr>
          <w:rFonts w:ascii="Arial" w:hAnsi="Arial" w:cs="Arial"/>
          <w:noProof/>
          <w:sz w:val="22"/>
          <w:szCs w:val="22"/>
        </w:rPr>
        <w:lastRenderedPageBreak/>
        <w:drawing>
          <wp:inline distT="0" distB="0" distL="0" distR="0" wp14:anchorId="69FE43B2" wp14:editId="07A3D10F">
            <wp:extent cx="5818381" cy="5837946"/>
            <wp:effectExtent l="0" t="0" r="0" b="4445"/>
            <wp:docPr id="1915944152" name="Picture 1" descr="A hand with a glo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944152" name="Picture 1" descr="A hand with a glove&#10;&#10;AI-generated content may be incorrect."/>
                    <pic:cNvPicPr/>
                  </pic:nvPicPr>
                  <pic:blipFill rotWithShape="1">
                    <a:blip r:embed="rId23"/>
                    <a:srcRect t="12650" b="16410"/>
                    <a:stretch/>
                  </pic:blipFill>
                  <pic:spPr bwMode="auto">
                    <a:xfrm>
                      <a:off x="0" y="0"/>
                      <a:ext cx="5818505" cy="5838071"/>
                    </a:xfrm>
                    <a:prstGeom prst="rect">
                      <a:avLst/>
                    </a:prstGeom>
                    <a:ln>
                      <a:noFill/>
                    </a:ln>
                    <a:extLst>
                      <a:ext uri="{53640926-AAD7-44D8-BBD7-CCE9431645EC}">
                        <a14:shadowObscured xmlns:a14="http://schemas.microsoft.com/office/drawing/2010/main"/>
                      </a:ext>
                    </a:extLst>
                  </pic:spPr>
                </pic:pic>
              </a:graphicData>
            </a:graphic>
          </wp:inline>
        </w:drawing>
      </w:r>
    </w:p>
    <w:p w14:paraId="0C7B9193" w14:textId="1994D9DA" w:rsidR="00AF7C86" w:rsidRPr="00106D83" w:rsidRDefault="00D02496" w:rsidP="00102C14">
      <w:pPr>
        <w:pStyle w:val="Caption"/>
        <w:jc w:val="center"/>
        <w:rPr>
          <w:rFonts w:ascii="Arial" w:hAnsi="Arial" w:cs="Arial"/>
          <w:sz w:val="22"/>
          <w:szCs w:val="22"/>
        </w:rPr>
      </w:pPr>
      <w:r w:rsidRPr="00106D83">
        <w:rPr>
          <w:rFonts w:ascii="Arial" w:hAnsi="Arial" w:cs="Arial"/>
        </w:rPr>
        <w:t>Figure </w:t>
      </w:r>
      <w:r w:rsidR="00010605" w:rsidRPr="00106D83">
        <w:rPr>
          <w:rFonts w:ascii="Arial" w:hAnsi="Arial" w:cs="Arial"/>
        </w:rPr>
        <w:t>8</w:t>
      </w:r>
      <w:r w:rsidRPr="00106D83">
        <w:rPr>
          <w:rFonts w:ascii="Arial" w:hAnsi="Arial" w:cs="Arial"/>
        </w:rPr>
        <w:t xml:space="preserve">: </w:t>
      </w:r>
      <w:commentRangeStart w:id="141"/>
      <w:r w:rsidRPr="00106D83">
        <w:rPr>
          <w:rFonts w:ascii="Arial" w:hAnsi="Arial" w:cs="Arial"/>
        </w:rPr>
        <w:t xml:space="preserve">Colour coded link map of the </w:t>
      </w:r>
      <w:proofErr w:type="spellStart"/>
      <w:r w:rsidRPr="00106D83">
        <w:rPr>
          <w:rFonts w:ascii="Arial" w:hAnsi="Arial" w:cs="Arial"/>
        </w:rPr>
        <w:t>Psyonic</w:t>
      </w:r>
      <w:proofErr w:type="spellEnd"/>
      <w:r w:rsidRPr="00106D83">
        <w:rPr>
          <w:rFonts w:ascii="Arial" w:hAnsi="Arial" w:cs="Arial"/>
        </w:rPr>
        <w:t xml:space="preserve"> Ability Hand</w:t>
      </w:r>
      <w:r w:rsidR="00C01635" w:rsidRPr="00106D83">
        <w:rPr>
          <w:rFonts w:ascii="Arial" w:hAnsi="Arial" w:cs="Arial"/>
        </w:rPr>
        <w:t xml:space="preserve"> (16)</w:t>
      </w:r>
      <w:r w:rsidRPr="00106D83">
        <w:rPr>
          <w:rFonts w:ascii="Arial" w:hAnsi="Arial" w:cs="Arial"/>
        </w:rPr>
        <w:t>. Contours overlaying the hand mark each link, where each of the force sensors are. The scheme matches links used in the force distribution plots.</w:t>
      </w:r>
      <w:commentRangeEnd w:id="141"/>
      <w:r w:rsidR="001604D5" w:rsidRPr="00106D83">
        <w:rPr>
          <w:rStyle w:val="CommentReference"/>
          <w:rFonts w:ascii="Arial" w:hAnsi="Arial" w:cs="Arial"/>
          <w:i w:val="0"/>
          <w:iCs w:val="0"/>
          <w:color w:val="auto"/>
        </w:rPr>
        <w:commentReference w:id="141"/>
      </w:r>
    </w:p>
    <w:p w14:paraId="47708B13" w14:textId="46D2521F" w:rsidR="00CC6A29" w:rsidRPr="00106D83" w:rsidRDefault="009934AF" w:rsidP="00102C14">
      <w:pPr>
        <w:jc w:val="both"/>
        <w:rPr>
          <w:rFonts w:ascii="Arial" w:hAnsi="Arial" w:cs="Arial"/>
          <w:sz w:val="22"/>
          <w:szCs w:val="22"/>
        </w:rPr>
      </w:pPr>
      <w:r w:rsidRPr="00106D83">
        <w:rPr>
          <w:rFonts w:ascii="Arial" w:hAnsi="Arial" w:cs="Arial"/>
          <w:sz w:val="22"/>
          <w:szCs w:val="22"/>
        </w:rPr>
        <w:t xml:space="preserve">An unenhanced prosthetic, replicating real-world functionality, served as the baseline for comparison with the AI-enhanced version. </w:t>
      </w:r>
      <w:r w:rsidR="00CC6A29" w:rsidRPr="00106D83">
        <w:rPr>
          <w:rFonts w:ascii="Arial" w:hAnsi="Arial" w:cs="Arial"/>
          <w:sz w:val="22"/>
          <w:szCs w:val="22"/>
        </w:rPr>
        <w:t>Gravity was set to</w:t>
      </w:r>
      <w:r w:rsidR="00112544" w:rsidRPr="00106D83">
        <w:rPr>
          <w:rFonts w:ascii="Arial" w:hAnsi="Arial" w:cs="Arial"/>
          <w:sz w:val="22"/>
          <w:szCs w:val="22"/>
        </w:rPr>
        <w:t xml:space="preserve"> a realistic</w:t>
      </w:r>
      <w:r w:rsidR="00CC6A29" w:rsidRPr="00106D83">
        <w:rPr>
          <w:rFonts w:ascii="Arial" w:hAnsi="Arial" w:cs="Arial"/>
          <w:sz w:val="22"/>
          <w:szCs w:val="22"/>
        </w:rPr>
        <w:t xml:space="preserve"> –9.81 m/s²</w:t>
      </w:r>
      <w:r w:rsidR="00112544" w:rsidRPr="00106D83">
        <w:rPr>
          <w:rFonts w:ascii="Arial" w:hAnsi="Arial" w:cs="Arial"/>
          <w:sz w:val="22"/>
          <w:szCs w:val="22"/>
        </w:rPr>
        <w:t xml:space="preserve"> </w:t>
      </w:r>
      <w:r w:rsidR="00CC6A29" w:rsidRPr="00106D83">
        <w:rPr>
          <w:rFonts w:ascii="Arial" w:hAnsi="Arial" w:cs="Arial"/>
          <w:sz w:val="22"/>
          <w:szCs w:val="22"/>
        </w:rPr>
        <w:t>and the physics engine was configured with a fixed time</w:t>
      </w:r>
      <w:r w:rsidR="00CC6A29" w:rsidRPr="00106D83">
        <w:rPr>
          <w:rFonts w:ascii="Cambria Math" w:hAnsi="Cambria Math" w:cs="Cambria Math"/>
          <w:sz w:val="22"/>
          <w:szCs w:val="22"/>
        </w:rPr>
        <w:t>‐</w:t>
      </w:r>
      <w:r w:rsidR="00CC6A29" w:rsidRPr="00106D83">
        <w:rPr>
          <w:rFonts w:ascii="Arial" w:hAnsi="Arial" w:cs="Arial"/>
          <w:sz w:val="22"/>
          <w:szCs w:val="22"/>
        </w:rPr>
        <w:t>step of 1/240 s</w:t>
      </w:r>
      <w:r w:rsidR="00F041AE" w:rsidRPr="00106D83">
        <w:rPr>
          <w:rFonts w:ascii="Arial" w:hAnsi="Arial" w:cs="Arial"/>
          <w:sz w:val="22"/>
          <w:szCs w:val="22"/>
        </w:rPr>
        <w:t xml:space="preserve">, </w:t>
      </w:r>
      <w:r w:rsidR="00853287" w:rsidRPr="00106D83">
        <w:rPr>
          <w:rFonts w:ascii="Arial" w:hAnsi="Arial" w:cs="Arial"/>
          <w:sz w:val="22"/>
          <w:szCs w:val="22"/>
        </w:rPr>
        <w:t xml:space="preserve">default </w:t>
      </w:r>
      <w:r w:rsidR="00F041AE" w:rsidRPr="00106D83">
        <w:rPr>
          <w:rFonts w:ascii="Arial" w:hAnsi="Arial" w:cs="Arial"/>
          <w:sz w:val="22"/>
          <w:szCs w:val="22"/>
        </w:rPr>
        <w:t xml:space="preserve">by the </w:t>
      </w:r>
      <w:proofErr w:type="spellStart"/>
      <w:r w:rsidR="00F041AE" w:rsidRPr="00106D83">
        <w:rPr>
          <w:rFonts w:ascii="Arial" w:hAnsi="Arial" w:cs="Arial"/>
          <w:sz w:val="22"/>
          <w:szCs w:val="22"/>
        </w:rPr>
        <w:t>PyBullet</w:t>
      </w:r>
      <w:proofErr w:type="spellEnd"/>
      <w:r w:rsidR="00E4249A" w:rsidRPr="00106D83">
        <w:rPr>
          <w:rFonts w:ascii="Arial" w:hAnsi="Arial" w:cs="Arial"/>
          <w:sz w:val="22"/>
          <w:szCs w:val="22"/>
        </w:rPr>
        <w:t xml:space="preserve"> documentation</w:t>
      </w:r>
      <w:r w:rsidR="00853287" w:rsidRPr="00106D83">
        <w:rPr>
          <w:rFonts w:ascii="Arial" w:hAnsi="Arial" w:cs="Arial"/>
          <w:sz w:val="22"/>
          <w:szCs w:val="22"/>
        </w:rPr>
        <w:t xml:space="preserve"> due to it being </w:t>
      </w:r>
      <w:r w:rsidR="008C0614" w:rsidRPr="00106D83">
        <w:rPr>
          <w:rFonts w:ascii="Arial" w:hAnsi="Arial" w:cs="Arial"/>
          <w:sz w:val="22"/>
          <w:szCs w:val="22"/>
        </w:rPr>
        <w:t xml:space="preserve">stable for contact robotics </w:t>
      </w:r>
      <w:r w:rsidR="00123F31" w:rsidRPr="00106D83">
        <w:rPr>
          <w:rFonts w:ascii="Arial" w:hAnsi="Arial" w:cs="Arial"/>
          <w:sz w:val="22"/>
          <w:szCs w:val="22"/>
        </w:rPr>
        <w:t>models</w:t>
      </w:r>
      <w:r w:rsidR="00CE16DD" w:rsidRPr="00106D83">
        <w:rPr>
          <w:rFonts w:ascii="Arial" w:hAnsi="Arial" w:cs="Arial"/>
          <w:sz w:val="22"/>
          <w:szCs w:val="22"/>
        </w:rPr>
        <w:t>.</w:t>
      </w:r>
      <w:r w:rsidR="0003509A" w:rsidRPr="00106D83">
        <w:rPr>
          <w:rFonts w:ascii="Arial" w:hAnsi="Arial" w:cs="Arial"/>
          <w:sz w:val="22"/>
          <w:szCs w:val="22"/>
        </w:rPr>
        <w:t xml:space="preserve"> </w:t>
      </w:r>
      <w:r w:rsidR="00CE16DD" w:rsidRPr="00106D83">
        <w:rPr>
          <w:rFonts w:ascii="Arial" w:hAnsi="Arial" w:cs="Arial"/>
          <w:sz w:val="22"/>
          <w:szCs w:val="22"/>
        </w:rPr>
        <w:t>C</w:t>
      </w:r>
      <w:r w:rsidR="0027517A" w:rsidRPr="00106D83">
        <w:rPr>
          <w:rFonts w:ascii="Arial" w:hAnsi="Arial" w:cs="Arial"/>
          <w:sz w:val="22"/>
          <w:szCs w:val="22"/>
        </w:rPr>
        <w:t xml:space="preserve">hanging it to </w:t>
      </w:r>
      <w:r w:rsidR="0003509A" w:rsidRPr="00106D83">
        <w:rPr>
          <w:rFonts w:ascii="Arial" w:hAnsi="Arial" w:cs="Arial"/>
          <w:sz w:val="22"/>
          <w:szCs w:val="22"/>
        </w:rPr>
        <w:t>larger steps introduce</w:t>
      </w:r>
      <w:r w:rsidR="0027517A" w:rsidRPr="00106D83">
        <w:rPr>
          <w:rFonts w:ascii="Arial" w:hAnsi="Arial" w:cs="Arial"/>
          <w:sz w:val="22"/>
          <w:szCs w:val="22"/>
        </w:rPr>
        <w:t>d unintentional</w:t>
      </w:r>
      <w:r w:rsidR="0003509A" w:rsidRPr="00106D83">
        <w:rPr>
          <w:rFonts w:ascii="Arial" w:hAnsi="Arial" w:cs="Arial"/>
          <w:sz w:val="22"/>
          <w:szCs w:val="22"/>
        </w:rPr>
        <w:t xml:space="preserve"> jitter </w:t>
      </w:r>
      <w:r w:rsidR="0027517A" w:rsidRPr="00106D83">
        <w:rPr>
          <w:rFonts w:ascii="Arial" w:hAnsi="Arial" w:cs="Arial"/>
          <w:sz w:val="22"/>
          <w:szCs w:val="22"/>
        </w:rPr>
        <w:t>and</w:t>
      </w:r>
      <w:r w:rsidR="0003509A" w:rsidRPr="00106D83">
        <w:rPr>
          <w:rFonts w:ascii="Arial" w:hAnsi="Arial" w:cs="Arial"/>
          <w:sz w:val="22"/>
          <w:szCs w:val="22"/>
        </w:rPr>
        <w:t xml:space="preserve"> missed contact</w:t>
      </w:r>
      <w:r w:rsidR="00123F31" w:rsidRPr="00106D83">
        <w:rPr>
          <w:rFonts w:ascii="Arial" w:hAnsi="Arial" w:cs="Arial"/>
          <w:sz w:val="22"/>
          <w:szCs w:val="22"/>
        </w:rPr>
        <w:t xml:space="preserve"> between hand and objects</w:t>
      </w:r>
      <w:r w:rsidR="0027517A" w:rsidRPr="00106D83">
        <w:rPr>
          <w:rFonts w:ascii="Arial" w:hAnsi="Arial" w:cs="Arial"/>
          <w:sz w:val="22"/>
          <w:szCs w:val="22"/>
        </w:rPr>
        <w:t xml:space="preserve"> (</w:t>
      </w:r>
      <w:r w:rsidR="00DB1019" w:rsidRPr="00106D83">
        <w:rPr>
          <w:rFonts w:ascii="Arial" w:hAnsi="Arial" w:cs="Arial"/>
          <w:sz w:val="22"/>
          <w:szCs w:val="22"/>
        </w:rPr>
        <w:t>4</w:t>
      </w:r>
      <w:r w:rsidR="00E314B9" w:rsidRPr="00106D83">
        <w:rPr>
          <w:rFonts w:ascii="Arial" w:hAnsi="Arial" w:cs="Arial"/>
          <w:sz w:val="22"/>
          <w:szCs w:val="22"/>
        </w:rPr>
        <w:t>8</w:t>
      </w:r>
      <w:r w:rsidR="00DB1019" w:rsidRPr="00106D83">
        <w:rPr>
          <w:rFonts w:ascii="Arial" w:hAnsi="Arial" w:cs="Arial"/>
          <w:sz w:val="22"/>
          <w:szCs w:val="22"/>
        </w:rPr>
        <w:t>)</w:t>
      </w:r>
      <w:r w:rsidR="0003509A" w:rsidRPr="00106D83">
        <w:rPr>
          <w:rFonts w:ascii="Arial" w:hAnsi="Arial" w:cs="Arial"/>
          <w:sz w:val="22"/>
          <w:szCs w:val="22"/>
        </w:rPr>
        <w:t>.</w:t>
      </w:r>
      <w:r w:rsidR="00634313" w:rsidRPr="00106D83">
        <w:rPr>
          <w:rFonts w:ascii="Arial" w:hAnsi="Arial" w:cs="Arial"/>
          <w:sz w:val="22"/>
          <w:szCs w:val="22"/>
        </w:rPr>
        <w:t xml:space="preserve"> </w:t>
      </w:r>
      <w:r w:rsidR="00B879DF" w:rsidRPr="00106D83">
        <w:rPr>
          <w:rFonts w:ascii="Arial" w:hAnsi="Arial" w:cs="Arial"/>
          <w:sz w:val="22"/>
          <w:szCs w:val="22"/>
        </w:rPr>
        <w:t>T</w:t>
      </w:r>
      <w:r w:rsidR="00F10843" w:rsidRPr="00106D83">
        <w:rPr>
          <w:rFonts w:ascii="Arial" w:hAnsi="Arial" w:cs="Arial"/>
          <w:sz w:val="22"/>
          <w:szCs w:val="22"/>
        </w:rPr>
        <w:t xml:space="preserve">he solver </w:t>
      </w:r>
      <w:r w:rsidR="00B879DF" w:rsidRPr="00106D83">
        <w:rPr>
          <w:rFonts w:ascii="Arial" w:hAnsi="Arial" w:cs="Arial"/>
          <w:sz w:val="22"/>
          <w:szCs w:val="22"/>
        </w:rPr>
        <w:t xml:space="preserve">was set </w:t>
      </w:r>
      <w:r w:rsidR="00F10843" w:rsidRPr="00106D83">
        <w:rPr>
          <w:rFonts w:ascii="Arial" w:hAnsi="Arial" w:cs="Arial"/>
          <w:sz w:val="22"/>
          <w:szCs w:val="22"/>
        </w:rPr>
        <w:t>to 75 iterations per step</w:t>
      </w:r>
      <w:r w:rsidR="00BA5F01" w:rsidRPr="00106D83">
        <w:rPr>
          <w:rFonts w:ascii="Arial" w:hAnsi="Arial" w:cs="Arial"/>
          <w:sz w:val="22"/>
          <w:szCs w:val="22"/>
        </w:rPr>
        <w:t xml:space="preserve"> after empirical testing</w:t>
      </w:r>
      <w:r w:rsidR="007D2C00" w:rsidRPr="00106D83">
        <w:rPr>
          <w:rFonts w:ascii="Arial" w:hAnsi="Arial" w:cs="Arial"/>
          <w:sz w:val="22"/>
          <w:szCs w:val="22"/>
        </w:rPr>
        <w:t xml:space="preserve">. This </w:t>
      </w:r>
      <w:r w:rsidR="00F10843" w:rsidRPr="00106D83">
        <w:rPr>
          <w:rFonts w:ascii="Arial" w:hAnsi="Arial" w:cs="Arial"/>
          <w:sz w:val="22"/>
          <w:szCs w:val="22"/>
        </w:rPr>
        <w:t>helped remove joint jitter</w:t>
      </w:r>
      <w:r w:rsidR="00150B50" w:rsidRPr="00106D83">
        <w:rPr>
          <w:rFonts w:ascii="Arial" w:hAnsi="Arial" w:cs="Arial"/>
          <w:sz w:val="22"/>
          <w:szCs w:val="22"/>
        </w:rPr>
        <w:t xml:space="preserve"> </w:t>
      </w:r>
      <w:r w:rsidR="00F10843" w:rsidRPr="00106D83">
        <w:rPr>
          <w:rFonts w:ascii="Arial" w:hAnsi="Arial" w:cs="Arial"/>
          <w:sz w:val="22"/>
          <w:szCs w:val="22"/>
        </w:rPr>
        <w:t xml:space="preserve">while still running fast enough </w:t>
      </w:r>
      <w:r w:rsidR="00BA5F01" w:rsidRPr="00106D83">
        <w:rPr>
          <w:rFonts w:ascii="Arial" w:hAnsi="Arial" w:cs="Arial"/>
          <w:sz w:val="22"/>
          <w:szCs w:val="22"/>
        </w:rPr>
        <w:t xml:space="preserve">to run in </w:t>
      </w:r>
      <w:r w:rsidR="00F10843" w:rsidRPr="00106D83">
        <w:rPr>
          <w:rFonts w:ascii="Arial" w:hAnsi="Arial" w:cs="Arial"/>
          <w:sz w:val="22"/>
          <w:szCs w:val="22"/>
        </w:rPr>
        <w:t>real-tim</w:t>
      </w:r>
      <w:r w:rsidR="00BA5F01" w:rsidRPr="00106D83">
        <w:rPr>
          <w:rFonts w:ascii="Arial" w:hAnsi="Arial" w:cs="Arial"/>
          <w:sz w:val="22"/>
          <w:szCs w:val="22"/>
        </w:rPr>
        <w:t>e</w:t>
      </w:r>
      <w:r w:rsidR="00F10843" w:rsidRPr="00106D83">
        <w:rPr>
          <w:rFonts w:ascii="Arial" w:hAnsi="Arial" w:cs="Arial"/>
          <w:sz w:val="22"/>
          <w:szCs w:val="22"/>
        </w:rPr>
        <w:t xml:space="preserve">. </w:t>
      </w:r>
      <w:r w:rsidR="00CC6A29" w:rsidRPr="00106D83">
        <w:rPr>
          <w:rFonts w:ascii="Arial" w:hAnsi="Arial" w:cs="Arial"/>
          <w:sz w:val="22"/>
          <w:szCs w:val="22"/>
        </w:rPr>
        <w:t>A flat plane was loaded as the ground, then the Ability Hand URDF was loaded at a fixed base position [0.4</w:t>
      </w:r>
      <w:proofErr w:type="gramStart"/>
      <w:r w:rsidR="00CC6A29" w:rsidRPr="00106D83">
        <w:rPr>
          <w:rFonts w:ascii="Arial" w:hAnsi="Arial" w:cs="Arial"/>
          <w:sz w:val="22"/>
          <w:szCs w:val="22"/>
        </w:rPr>
        <w:t>,  0</w:t>
      </w:r>
      <w:proofErr w:type="gramEnd"/>
      <w:r w:rsidR="00CC6A29" w:rsidRPr="00106D83">
        <w:rPr>
          <w:rFonts w:ascii="Arial" w:hAnsi="Arial" w:cs="Arial"/>
          <w:sz w:val="22"/>
          <w:szCs w:val="22"/>
        </w:rPr>
        <w:t>, 0.05] m with a 90° rotation about its X</w:t>
      </w:r>
      <w:r w:rsidR="002F1A6E" w:rsidRPr="00106D83">
        <w:rPr>
          <w:rFonts w:ascii="Arial" w:hAnsi="Arial" w:cs="Arial"/>
          <w:sz w:val="22"/>
          <w:szCs w:val="22"/>
        </w:rPr>
        <w:t>-</w:t>
      </w:r>
      <w:r w:rsidR="00CC6A29" w:rsidRPr="00106D83">
        <w:rPr>
          <w:rFonts w:ascii="Arial" w:hAnsi="Arial" w:cs="Arial"/>
          <w:sz w:val="22"/>
          <w:szCs w:val="22"/>
        </w:rPr>
        <w:t xml:space="preserve">axis, so </w:t>
      </w:r>
      <w:r w:rsidR="001657AD" w:rsidRPr="00106D83">
        <w:rPr>
          <w:rFonts w:ascii="Arial" w:hAnsi="Arial" w:cs="Arial"/>
          <w:sz w:val="22"/>
          <w:szCs w:val="22"/>
        </w:rPr>
        <w:t xml:space="preserve">that </w:t>
      </w:r>
      <w:r w:rsidR="00CC6A29" w:rsidRPr="00106D83">
        <w:rPr>
          <w:rFonts w:ascii="Arial" w:hAnsi="Arial" w:cs="Arial"/>
          <w:sz w:val="22"/>
          <w:szCs w:val="22"/>
        </w:rPr>
        <w:t>the</w:t>
      </w:r>
      <w:r w:rsidR="002C0502" w:rsidRPr="00106D83">
        <w:rPr>
          <w:rFonts w:ascii="Arial" w:hAnsi="Arial" w:cs="Arial"/>
          <w:sz w:val="22"/>
          <w:szCs w:val="22"/>
        </w:rPr>
        <w:t xml:space="preserve"> hand was lifted </w:t>
      </w:r>
      <w:r w:rsidR="005A4B01" w:rsidRPr="00106D83">
        <w:rPr>
          <w:rFonts w:ascii="Arial" w:hAnsi="Arial" w:cs="Arial"/>
          <w:sz w:val="22"/>
          <w:szCs w:val="22"/>
        </w:rPr>
        <w:t>in the sagittal plane, reaching for the cup</w:t>
      </w:r>
      <w:r w:rsidR="00CC6A29" w:rsidRPr="00106D83">
        <w:rPr>
          <w:rFonts w:ascii="Arial" w:hAnsi="Arial" w:cs="Arial"/>
          <w:sz w:val="22"/>
          <w:szCs w:val="22"/>
        </w:rPr>
        <w:t>.</w:t>
      </w:r>
    </w:p>
    <w:p w14:paraId="44B8AE25" w14:textId="799E254F" w:rsidR="00B02DDF" w:rsidRPr="00106D83" w:rsidRDefault="00CC6A29" w:rsidP="00102C14">
      <w:pPr>
        <w:jc w:val="both"/>
        <w:rPr>
          <w:rFonts w:ascii="Arial" w:hAnsi="Arial" w:cs="Arial"/>
          <w:sz w:val="22"/>
          <w:szCs w:val="22"/>
        </w:rPr>
      </w:pPr>
      <w:r w:rsidRPr="00106D83">
        <w:rPr>
          <w:rFonts w:ascii="Arial" w:hAnsi="Arial" w:cs="Arial"/>
          <w:sz w:val="22"/>
          <w:szCs w:val="22"/>
        </w:rPr>
        <w:t>Next, two joint</w:t>
      </w:r>
      <w:r w:rsidRPr="00106D83">
        <w:rPr>
          <w:rFonts w:ascii="Cambria Math" w:hAnsi="Cambria Math" w:cs="Cambria Math"/>
          <w:sz w:val="22"/>
          <w:szCs w:val="22"/>
        </w:rPr>
        <w:t>‐</w:t>
      </w:r>
      <w:r w:rsidRPr="00106D83">
        <w:rPr>
          <w:rFonts w:ascii="Arial" w:hAnsi="Arial" w:cs="Arial"/>
          <w:sz w:val="22"/>
          <w:szCs w:val="22"/>
        </w:rPr>
        <w:t>position dictionaries</w:t>
      </w:r>
      <w:r w:rsidR="00F119A6" w:rsidRPr="00106D83">
        <w:rPr>
          <w:rFonts w:ascii="Arial" w:hAnsi="Arial" w:cs="Arial"/>
          <w:sz w:val="22"/>
          <w:szCs w:val="22"/>
        </w:rPr>
        <w:t xml:space="preserve">, </w:t>
      </w:r>
      <w:r w:rsidRPr="00106D83">
        <w:rPr>
          <w:rFonts w:ascii="Arial" w:hAnsi="Arial" w:cs="Arial"/>
          <w:sz w:val="22"/>
          <w:szCs w:val="22"/>
        </w:rPr>
        <w:t>“open” and “closed”</w:t>
      </w:r>
      <w:r w:rsidR="00F119A6" w:rsidRPr="00106D83">
        <w:rPr>
          <w:rFonts w:ascii="Arial" w:hAnsi="Arial" w:cs="Arial"/>
          <w:sz w:val="22"/>
          <w:szCs w:val="22"/>
        </w:rPr>
        <w:t xml:space="preserve">, </w:t>
      </w:r>
      <w:r w:rsidR="0016246E" w:rsidRPr="00106D83">
        <w:rPr>
          <w:rFonts w:ascii="Arial" w:hAnsi="Arial" w:cs="Arial"/>
          <w:sz w:val="22"/>
          <w:szCs w:val="22"/>
        </w:rPr>
        <w:t>were created</w:t>
      </w:r>
      <w:r w:rsidR="00F119A6" w:rsidRPr="00106D83">
        <w:rPr>
          <w:rFonts w:ascii="Arial" w:hAnsi="Arial" w:cs="Arial"/>
          <w:sz w:val="22"/>
          <w:szCs w:val="22"/>
        </w:rPr>
        <w:t xml:space="preserve"> </w:t>
      </w:r>
      <w:r w:rsidRPr="00106D83">
        <w:rPr>
          <w:rFonts w:ascii="Arial" w:hAnsi="Arial" w:cs="Arial"/>
          <w:sz w:val="22"/>
          <w:szCs w:val="22"/>
        </w:rPr>
        <w:t xml:space="preserve">by querying each joint’s limits and setting </w:t>
      </w:r>
      <w:r w:rsidR="003C13B8" w:rsidRPr="00106D83">
        <w:rPr>
          <w:rFonts w:ascii="Arial" w:hAnsi="Arial" w:cs="Arial"/>
          <w:sz w:val="22"/>
          <w:szCs w:val="22"/>
        </w:rPr>
        <w:t>them so they be in a closed configuration</w:t>
      </w:r>
      <w:r w:rsidRPr="00106D83">
        <w:rPr>
          <w:rFonts w:ascii="Arial" w:hAnsi="Arial" w:cs="Arial"/>
          <w:sz w:val="22"/>
          <w:szCs w:val="22"/>
        </w:rPr>
        <w:t xml:space="preserve">. Before each trial, the hand was </w:t>
      </w:r>
      <w:r w:rsidR="000C7616" w:rsidRPr="00106D83">
        <w:rPr>
          <w:rFonts w:ascii="Arial" w:hAnsi="Arial" w:cs="Arial"/>
          <w:sz w:val="22"/>
          <w:szCs w:val="22"/>
        </w:rPr>
        <w:t xml:space="preserve">set to </w:t>
      </w:r>
      <w:r w:rsidR="002D5E6C" w:rsidRPr="00106D83">
        <w:rPr>
          <w:rFonts w:ascii="Arial" w:hAnsi="Arial" w:cs="Arial"/>
          <w:sz w:val="22"/>
          <w:szCs w:val="22"/>
        </w:rPr>
        <w:t xml:space="preserve">its </w:t>
      </w:r>
      <w:r w:rsidRPr="00106D83">
        <w:rPr>
          <w:rFonts w:ascii="Arial" w:hAnsi="Arial" w:cs="Arial"/>
          <w:sz w:val="22"/>
          <w:szCs w:val="22"/>
        </w:rPr>
        <w:t xml:space="preserve">fully </w:t>
      </w:r>
      <w:r w:rsidRPr="00106D83">
        <w:rPr>
          <w:rFonts w:ascii="Arial" w:hAnsi="Arial" w:cs="Arial"/>
          <w:sz w:val="22"/>
          <w:szCs w:val="22"/>
        </w:rPr>
        <w:lastRenderedPageBreak/>
        <w:t xml:space="preserve">open posture using </w:t>
      </w:r>
      <w:r w:rsidR="002F1A6E" w:rsidRPr="00106D83">
        <w:rPr>
          <w:rFonts w:ascii="Arial" w:hAnsi="Arial" w:cs="Arial"/>
          <w:sz w:val="22"/>
          <w:szCs w:val="22"/>
        </w:rPr>
        <w:t>‘</w:t>
      </w:r>
      <w:r w:rsidRPr="00106D83">
        <w:rPr>
          <w:rFonts w:ascii="Arial" w:hAnsi="Arial" w:cs="Arial"/>
          <w:sz w:val="22"/>
          <w:szCs w:val="22"/>
        </w:rPr>
        <w:t>position</w:t>
      </w:r>
      <w:r w:rsidR="002F1A6E" w:rsidRPr="00106D83">
        <w:rPr>
          <w:rFonts w:ascii="Arial" w:hAnsi="Arial" w:cs="Arial"/>
          <w:sz w:val="22"/>
          <w:szCs w:val="22"/>
        </w:rPr>
        <w:t>-</w:t>
      </w:r>
      <w:r w:rsidRPr="00106D83">
        <w:rPr>
          <w:rFonts w:ascii="Arial" w:hAnsi="Arial" w:cs="Arial"/>
          <w:sz w:val="22"/>
          <w:szCs w:val="22"/>
        </w:rPr>
        <w:t>control</w:t>
      </w:r>
      <w:r w:rsidR="002F1A6E" w:rsidRPr="00106D83">
        <w:rPr>
          <w:rFonts w:ascii="Arial" w:hAnsi="Arial" w:cs="Arial"/>
          <w:sz w:val="22"/>
          <w:szCs w:val="22"/>
        </w:rPr>
        <w:t>’</w:t>
      </w:r>
      <w:r w:rsidR="002D5E6C" w:rsidRPr="00106D83">
        <w:rPr>
          <w:rFonts w:ascii="Arial" w:hAnsi="Arial" w:cs="Arial"/>
          <w:sz w:val="22"/>
          <w:szCs w:val="22"/>
        </w:rPr>
        <w:t>,</w:t>
      </w:r>
      <w:r w:rsidRPr="00106D83">
        <w:rPr>
          <w:rFonts w:ascii="Arial" w:hAnsi="Arial" w:cs="Arial"/>
          <w:sz w:val="22"/>
          <w:szCs w:val="22"/>
        </w:rPr>
        <w:t xml:space="preserve"> standardi</w:t>
      </w:r>
      <w:r w:rsidR="00B05435" w:rsidRPr="00106D83">
        <w:rPr>
          <w:rFonts w:ascii="Arial" w:hAnsi="Arial" w:cs="Arial"/>
          <w:sz w:val="22"/>
          <w:szCs w:val="22"/>
        </w:rPr>
        <w:t>s</w:t>
      </w:r>
      <w:r w:rsidR="002D5E6C" w:rsidRPr="00106D83">
        <w:rPr>
          <w:rFonts w:ascii="Arial" w:hAnsi="Arial" w:cs="Arial"/>
          <w:sz w:val="22"/>
          <w:szCs w:val="22"/>
        </w:rPr>
        <w:t>ing</w:t>
      </w:r>
      <w:r w:rsidRPr="00106D83">
        <w:rPr>
          <w:rFonts w:ascii="Arial" w:hAnsi="Arial" w:cs="Arial"/>
          <w:sz w:val="22"/>
          <w:szCs w:val="22"/>
        </w:rPr>
        <w:t xml:space="preserve"> the starting pose. From that point onward</w:t>
      </w:r>
      <w:r w:rsidR="00E24FF1" w:rsidRPr="00106D83">
        <w:rPr>
          <w:rFonts w:ascii="Arial" w:hAnsi="Arial" w:cs="Arial"/>
          <w:sz w:val="22"/>
          <w:szCs w:val="22"/>
        </w:rPr>
        <w:t>,</w:t>
      </w:r>
      <w:r w:rsidRPr="00106D83">
        <w:rPr>
          <w:rFonts w:ascii="Arial" w:hAnsi="Arial" w:cs="Arial"/>
          <w:sz w:val="22"/>
          <w:szCs w:val="22"/>
        </w:rPr>
        <w:t xml:space="preserve"> the hand was ready to perform grasping trials</w:t>
      </w:r>
    </w:p>
    <w:p w14:paraId="4D3E287C" w14:textId="196A59F0" w:rsidR="009A7F3F" w:rsidRPr="00106D83" w:rsidRDefault="00F93B30" w:rsidP="00102C14">
      <w:pPr>
        <w:jc w:val="both"/>
        <w:rPr>
          <w:rFonts w:ascii="Arial" w:hAnsi="Arial" w:cs="Arial"/>
          <w:sz w:val="22"/>
          <w:szCs w:val="22"/>
        </w:rPr>
      </w:pPr>
      <w:r w:rsidRPr="00106D83">
        <w:rPr>
          <w:rFonts w:ascii="Arial" w:hAnsi="Arial" w:cs="Arial"/>
          <w:sz w:val="22"/>
          <w:szCs w:val="22"/>
        </w:rPr>
        <w:t>To focus on grip mechanics, only the cup model</w:t>
      </w:r>
      <w:r w:rsidR="000F4A01" w:rsidRPr="00106D83">
        <w:rPr>
          <w:rFonts w:ascii="Arial" w:hAnsi="Arial" w:cs="Arial"/>
          <w:sz w:val="22"/>
          <w:szCs w:val="22"/>
        </w:rPr>
        <w:t>,</w:t>
      </w:r>
      <w:r w:rsidRPr="00106D83">
        <w:rPr>
          <w:rFonts w:ascii="Arial" w:hAnsi="Arial" w:cs="Arial"/>
          <w:sz w:val="22"/>
          <w:szCs w:val="22"/>
        </w:rPr>
        <w:t xml:space="preserve"> shown in Figure 9</w:t>
      </w:r>
      <w:r w:rsidR="000F4A01" w:rsidRPr="00106D83">
        <w:rPr>
          <w:rFonts w:ascii="Arial" w:hAnsi="Arial" w:cs="Arial"/>
          <w:sz w:val="22"/>
          <w:szCs w:val="22"/>
        </w:rPr>
        <w:t>,</w:t>
      </w:r>
      <w:r w:rsidRPr="00106D83">
        <w:rPr>
          <w:rFonts w:ascii="Arial" w:hAnsi="Arial" w:cs="Arial"/>
          <w:sz w:val="22"/>
          <w:szCs w:val="22"/>
        </w:rPr>
        <w:t xml:space="preserve"> was use</w:t>
      </w:r>
      <w:r w:rsidR="000F4A01" w:rsidRPr="00106D83">
        <w:rPr>
          <w:rFonts w:ascii="Arial" w:hAnsi="Arial" w:cs="Arial"/>
          <w:sz w:val="22"/>
          <w:szCs w:val="22"/>
        </w:rPr>
        <w:t>d</w:t>
      </w:r>
      <w:r w:rsidRPr="00106D83">
        <w:rPr>
          <w:rFonts w:ascii="Arial" w:hAnsi="Arial" w:cs="Arial"/>
          <w:sz w:val="22"/>
          <w:szCs w:val="22"/>
        </w:rPr>
        <w:t>, varying its scale and material properties for each experiment. The hand was locked in a grasp-ready position beside the cup to standardise grasps</w:t>
      </w:r>
      <w:commentRangeStart w:id="142"/>
      <w:r w:rsidR="00184BB7" w:rsidRPr="00106D83">
        <w:rPr>
          <w:rFonts w:ascii="Arial" w:hAnsi="Arial" w:cs="Arial"/>
          <w:sz w:val="22"/>
          <w:szCs w:val="22"/>
        </w:rPr>
        <w:t>.</w:t>
      </w:r>
      <w:r w:rsidR="00E26F92" w:rsidRPr="00106D83">
        <w:rPr>
          <w:rFonts w:ascii="Arial" w:hAnsi="Arial" w:cs="Arial"/>
          <w:sz w:val="22"/>
          <w:szCs w:val="22"/>
        </w:rPr>
        <w:t xml:space="preserve"> </w:t>
      </w:r>
      <w:commentRangeEnd w:id="142"/>
      <w:r w:rsidR="00F82592" w:rsidRPr="00106D83">
        <w:rPr>
          <w:rStyle w:val="CommentReference"/>
          <w:rFonts w:ascii="Arial" w:hAnsi="Arial" w:cs="Arial"/>
          <w:sz w:val="22"/>
          <w:szCs w:val="22"/>
        </w:rPr>
        <w:commentReference w:id="142"/>
      </w:r>
      <w:r w:rsidR="00F75B5C" w:rsidRPr="00106D83">
        <w:rPr>
          <w:rFonts w:ascii="Arial" w:hAnsi="Arial" w:cs="Arial"/>
          <w:sz w:val="22"/>
          <w:szCs w:val="22"/>
        </w:rPr>
        <w:t>A s</w:t>
      </w:r>
      <w:r w:rsidR="0086187F" w:rsidRPr="00106D83">
        <w:rPr>
          <w:rFonts w:ascii="Arial" w:hAnsi="Arial" w:cs="Arial"/>
          <w:sz w:val="22"/>
          <w:szCs w:val="22"/>
        </w:rPr>
        <w:t xml:space="preserve">light </w:t>
      </w:r>
      <w:r w:rsidR="00462709" w:rsidRPr="00106D83">
        <w:rPr>
          <w:rFonts w:ascii="Arial" w:hAnsi="Arial" w:cs="Arial"/>
          <w:sz w:val="22"/>
          <w:szCs w:val="22"/>
        </w:rPr>
        <w:t>tremor</w:t>
      </w:r>
      <w:r w:rsidR="0086187F" w:rsidRPr="00106D83">
        <w:rPr>
          <w:rFonts w:ascii="Arial" w:hAnsi="Arial" w:cs="Arial"/>
          <w:sz w:val="22"/>
          <w:szCs w:val="22"/>
        </w:rPr>
        <w:t xml:space="preserve"> </w:t>
      </w:r>
      <w:r w:rsidR="00462709" w:rsidRPr="00106D83">
        <w:rPr>
          <w:rFonts w:ascii="Arial" w:hAnsi="Arial" w:cs="Arial"/>
          <w:sz w:val="22"/>
          <w:szCs w:val="22"/>
        </w:rPr>
        <w:t xml:space="preserve">in the form of </w:t>
      </w:r>
      <w:r w:rsidR="00B662EA" w:rsidRPr="00106D83">
        <w:rPr>
          <w:rFonts w:ascii="Arial" w:hAnsi="Arial" w:cs="Arial"/>
          <w:sz w:val="22"/>
          <w:szCs w:val="22"/>
        </w:rPr>
        <w:t xml:space="preserve">0.1N </w:t>
      </w:r>
      <w:r w:rsidR="00462709" w:rsidRPr="00106D83">
        <w:rPr>
          <w:rFonts w:ascii="Arial" w:hAnsi="Arial" w:cs="Arial"/>
          <w:sz w:val="22"/>
          <w:szCs w:val="22"/>
        </w:rPr>
        <w:t>perturbations</w:t>
      </w:r>
      <w:r w:rsidR="0086187F" w:rsidRPr="00106D83">
        <w:rPr>
          <w:rFonts w:ascii="Arial" w:hAnsi="Arial" w:cs="Arial"/>
          <w:sz w:val="22"/>
          <w:szCs w:val="22"/>
        </w:rPr>
        <w:t xml:space="preserve"> during each grasp </w:t>
      </w:r>
      <w:r w:rsidR="00462709" w:rsidRPr="00106D83">
        <w:rPr>
          <w:rFonts w:ascii="Arial" w:hAnsi="Arial" w:cs="Arial"/>
          <w:sz w:val="22"/>
          <w:szCs w:val="22"/>
        </w:rPr>
        <w:t xml:space="preserve">was applied to the hand </w:t>
      </w:r>
      <w:r w:rsidR="0086187F" w:rsidRPr="00106D83">
        <w:rPr>
          <w:rFonts w:ascii="Arial" w:hAnsi="Arial" w:cs="Arial"/>
          <w:sz w:val="22"/>
          <w:szCs w:val="22"/>
        </w:rPr>
        <w:t xml:space="preserve">to mimic the instability seen in </w:t>
      </w:r>
      <w:r w:rsidR="00351FF3" w:rsidRPr="00106D83">
        <w:rPr>
          <w:rFonts w:ascii="Arial" w:hAnsi="Arial" w:cs="Arial"/>
          <w:sz w:val="22"/>
          <w:szCs w:val="22"/>
        </w:rPr>
        <w:t>amputees using prosthetics</w:t>
      </w:r>
      <w:r w:rsidR="0086187F" w:rsidRPr="00106D83">
        <w:rPr>
          <w:rFonts w:ascii="Arial" w:hAnsi="Arial" w:cs="Arial"/>
          <w:sz w:val="22"/>
          <w:szCs w:val="22"/>
        </w:rPr>
        <w:t xml:space="preserve">, as reported by </w:t>
      </w:r>
      <w:r w:rsidR="006049FC" w:rsidRPr="00106D83">
        <w:rPr>
          <w:rFonts w:ascii="Arial" w:hAnsi="Arial" w:cs="Arial"/>
          <w:sz w:val="22"/>
          <w:szCs w:val="22"/>
        </w:rPr>
        <w:t>Flet</w:t>
      </w:r>
      <w:r w:rsidR="006F6030" w:rsidRPr="00106D83">
        <w:rPr>
          <w:rFonts w:ascii="Arial" w:hAnsi="Arial" w:cs="Arial"/>
          <w:sz w:val="22"/>
          <w:szCs w:val="22"/>
        </w:rPr>
        <w:t>cher</w:t>
      </w:r>
      <w:r w:rsidR="0086187F" w:rsidRPr="00106D83">
        <w:rPr>
          <w:rFonts w:ascii="Arial" w:hAnsi="Arial" w:cs="Arial"/>
          <w:sz w:val="22"/>
          <w:szCs w:val="22"/>
        </w:rPr>
        <w:t xml:space="preserve"> et al </w:t>
      </w:r>
      <w:r w:rsidR="005A7089" w:rsidRPr="00106D83">
        <w:rPr>
          <w:rFonts w:ascii="Arial" w:hAnsi="Arial" w:cs="Arial"/>
          <w:sz w:val="22"/>
          <w:szCs w:val="22"/>
        </w:rPr>
        <w:t>(</w:t>
      </w:r>
      <w:r w:rsidR="00703E40" w:rsidRPr="00106D83">
        <w:rPr>
          <w:rFonts w:ascii="Arial" w:hAnsi="Arial" w:cs="Arial"/>
          <w:sz w:val="22"/>
          <w:szCs w:val="22"/>
        </w:rPr>
        <w:t>4</w:t>
      </w:r>
      <w:r w:rsidR="00E314B9" w:rsidRPr="00106D83">
        <w:rPr>
          <w:rFonts w:ascii="Arial" w:hAnsi="Arial" w:cs="Arial"/>
          <w:sz w:val="22"/>
          <w:szCs w:val="22"/>
        </w:rPr>
        <w:t>9</w:t>
      </w:r>
      <w:r w:rsidR="00703E40" w:rsidRPr="00106D83">
        <w:rPr>
          <w:rFonts w:ascii="Arial" w:hAnsi="Arial" w:cs="Arial"/>
          <w:sz w:val="22"/>
          <w:szCs w:val="22"/>
        </w:rPr>
        <w:t>)</w:t>
      </w:r>
      <w:r w:rsidR="003C0A61" w:rsidRPr="00106D83">
        <w:rPr>
          <w:rFonts w:ascii="Arial" w:hAnsi="Arial" w:cs="Arial"/>
          <w:sz w:val="22"/>
          <w:szCs w:val="22"/>
        </w:rPr>
        <w:t xml:space="preserve">. </w:t>
      </w:r>
      <w:r w:rsidR="002B0EB5" w:rsidRPr="00106D83">
        <w:rPr>
          <w:rFonts w:ascii="Arial" w:hAnsi="Arial" w:cs="Arial"/>
          <w:sz w:val="22"/>
          <w:szCs w:val="22"/>
        </w:rPr>
        <w:t>Random</w:t>
      </w:r>
      <w:r w:rsidR="00106358" w:rsidRPr="00106D83">
        <w:rPr>
          <w:rFonts w:ascii="Arial" w:hAnsi="Arial" w:cs="Arial"/>
          <w:sz w:val="22"/>
          <w:szCs w:val="22"/>
        </w:rPr>
        <w:t xml:space="preserve"> </w:t>
      </w:r>
      <w:r w:rsidR="002B0EB5" w:rsidRPr="00106D83">
        <w:rPr>
          <w:rFonts w:ascii="Arial" w:hAnsi="Arial" w:cs="Arial"/>
          <w:sz w:val="22"/>
          <w:szCs w:val="22"/>
        </w:rPr>
        <w:t>1-5</w:t>
      </w:r>
      <w:r w:rsidR="00106358" w:rsidRPr="00106D83">
        <w:rPr>
          <w:rFonts w:ascii="Arial" w:hAnsi="Arial" w:cs="Arial"/>
          <w:sz w:val="22"/>
          <w:szCs w:val="22"/>
        </w:rPr>
        <w:t> N lateral perturbations</w:t>
      </w:r>
      <w:r w:rsidR="002B0EB5" w:rsidRPr="00106D83">
        <w:rPr>
          <w:rFonts w:ascii="Arial" w:hAnsi="Arial" w:cs="Arial"/>
          <w:sz w:val="22"/>
          <w:szCs w:val="22"/>
        </w:rPr>
        <w:t xml:space="preserve"> were </w:t>
      </w:r>
      <w:r w:rsidR="00801C99" w:rsidRPr="00106D83">
        <w:rPr>
          <w:rFonts w:ascii="Arial" w:hAnsi="Arial" w:cs="Arial"/>
          <w:sz w:val="22"/>
          <w:szCs w:val="22"/>
        </w:rPr>
        <w:t>added through a “shake test”</w:t>
      </w:r>
      <w:r w:rsidR="00486B54" w:rsidRPr="00106D83">
        <w:rPr>
          <w:rFonts w:ascii="Arial" w:hAnsi="Arial" w:cs="Arial"/>
          <w:sz w:val="22"/>
          <w:szCs w:val="22"/>
        </w:rPr>
        <w:t xml:space="preserve">, inspired by </w:t>
      </w:r>
      <w:r w:rsidR="00924027" w:rsidRPr="00106D83">
        <w:rPr>
          <w:rFonts w:ascii="Arial" w:hAnsi="Arial" w:cs="Arial"/>
          <w:sz w:val="22"/>
          <w:szCs w:val="22"/>
        </w:rPr>
        <w:t xml:space="preserve">Basumatary et </w:t>
      </w:r>
      <w:proofErr w:type="spellStart"/>
      <w:r w:rsidR="00924027" w:rsidRPr="00106D83">
        <w:rPr>
          <w:rFonts w:ascii="Arial" w:hAnsi="Arial" w:cs="Arial"/>
          <w:sz w:val="22"/>
          <w:szCs w:val="22"/>
        </w:rPr>
        <w:t>al</w:t>
      </w:r>
      <w:r w:rsidR="00B4021A" w:rsidRPr="00106D83">
        <w:rPr>
          <w:rFonts w:ascii="Arial" w:hAnsi="Arial" w:cs="Arial"/>
          <w:sz w:val="22"/>
          <w:szCs w:val="22"/>
        </w:rPr>
        <w:t>’s</w:t>
      </w:r>
      <w:proofErr w:type="spellEnd"/>
      <w:r w:rsidR="00924027" w:rsidRPr="00106D83">
        <w:rPr>
          <w:rFonts w:ascii="Arial" w:hAnsi="Arial" w:cs="Arial"/>
          <w:sz w:val="22"/>
          <w:szCs w:val="22"/>
        </w:rPr>
        <w:t xml:space="preserve"> </w:t>
      </w:r>
      <w:r w:rsidR="00C4681C" w:rsidRPr="00106D83">
        <w:rPr>
          <w:rFonts w:ascii="Arial" w:hAnsi="Arial" w:cs="Arial"/>
          <w:sz w:val="22"/>
          <w:szCs w:val="22"/>
        </w:rPr>
        <w:t xml:space="preserve">approach to test their </w:t>
      </w:r>
      <w:r w:rsidR="00AC710B" w:rsidRPr="00106D83">
        <w:rPr>
          <w:rFonts w:ascii="Arial" w:hAnsi="Arial" w:cs="Arial"/>
          <w:sz w:val="22"/>
          <w:szCs w:val="22"/>
        </w:rPr>
        <w:t xml:space="preserve">own </w:t>
      </w:r>
      <w:r w:rsidR="006644F4" w:rsidRPr="00106D83">
        <w:rPr>
          <w:rFonts w:ascii="Arial" w:hAnsi="Arial" w:cs="Arial"/>
          <w:sz w:val="22"/>
          <w:szCs w:val="22"/>
        </w:rPr>
        <w:t>RL</w:t>
      </w:r>
      <w:r w:rsidR="00C54048" w:rsidRPr="00106D83">
        <w:rPr>
          <w:rFonts w:ascii="Arial" w:hAnsi="Arial" w:cs="Arial"/>
          <w:sz w:val="22"/>
          <w:szCs w:val="22"/>
        </w:rPr>
        <w:t xml:space="preserve"> robotic hand </w:t>
      </w:r>
      <w:r w:rsidR="00AC710B" w:rsidRPr="00106D83">
        <w:rPr>
          <w:rFonts w:ascii="Arial" w:hAnsi="Arial" w:cs="Arial"/>
          <w:sz w:val="22"/>
          <w:szCs w:val="22"/>
        </w:rPr>
        <w:t>designed</w:t>
      </w:r>
      <w:r w:rsidR="002C3836" w:rsidRPr="00106D83">
        <w:rPr>
          <w:rFonts w:ascii="Arial" w:hAnsi="Arial" w:cs="Arial"/>
          <w:sz w:val="22"/>
          <w:szCs w:val="22"/>
        </w:rPr>
        <w:t xml:space="preserve"> to minimi</w:t>
      </w:r>
      <w:r w:rsidR="00B05435" w:rsidRPr="00106D83">
        <w:rPr>
          <w:rFonts w:ascii="Arial" w:hAnsi="Arial" w:cs="Arial"/>
          <w:sz w:val="22"/>
          <w:szCs w:val="22"/>
        </w:rPr>
        <w:t>s</w:t>
      </w:r>
      <w:r w:rsidR="002C3836" w:rsidRPr="00106D83">
        <w:rPr>
          <w:rFonts w:ascii="Arial" w:hAnsi="Arial" w:cs="Arial"/>
          <w:sz w:val="22"/>
          <w:szCs w:val="22"/>
        </w:rPr>
        <w:t xml:space="preserve">e </w:t>
      </w:r>
      <w:r w:rsidR="00C4681C" w:rsidRPr="00106D83">
        <w:rPr>
          <w:rFonts w:ascii="Arial" w:hAnsi="Arial" w:cs="Arial"/>
          <w:sz w:val="22"/>
          <w:szCs w:val="22"/>
        </w:rPr>
        <w:t>object</w:t>
      </w:r>
      <w:r w:rsidR="00AC710B" w:rsidRPr="00106D83">
        <w:rPr>
          <w:rFonts w:ascii="Arial" w:hAnsi="Arial" w:cs="Arial"/>
          <w:sz w:val="22"/>
          <w:szCs w:val="22"/>
        </w:rPr>
        <w:t xml:space="preserve"> slippage</w:t>
      </w:r>
      <w:r w:rsidR="00C4681C" w:rsidRPr="00106D83">
        <w:rPr>
          <w:rFonts w:ascii="Arial" w:hAnsi="Arial" w:cs="Arial"/>
          <w:sz w:val="22"/>
          <w:szCs w:val="22"/>
        </w:rPr>
        <w:t xml:space="preserve"> </w:t>
      </w:r>
      <w:r w:rsidR="00696081" w:rsidRPr="00106D83">
        <w:rPr>
          <w:rFonts w:ascii="Arial" w:hAnsi="Arial" w:cs="Arial"/>
          <w:sz w:val="22"/>
          <w:szCs w:val="22"/>
        </w:rPr>
        <w:t>(</w:t>
      </w:r>
      <w:r w:rsidR="00E314B9" w:rsidRPr="00106D83">
        <w:rPr>
          <w:rFonts w:ascii="Arial" w:hAnsi="Arial" w:cs="Arial"/>
          <w:sz w:val="22"/>
          <w:szCs w:val="22"/>
        </w:rPr>
        <w:t>50</w:t>
      </w:r>
      <w:r w:rsidR="00696081" w:rsidRPr="00106D83">
        <w:rPr>
          <w:rFonts w:ascii="Arial" w:hAnsi="Arial" w:cs="Arial"/>
          <w:sz w:val="22"/>
          <w:szCs w:val="22"/>
        </w:rPr>
        <w:t>)</w:t>
      </w:r>
      <w:r w:rsidR="00015440" w:rsidRPr="00106D83">
        <w:rPr>
          <w:rFonts w:ascii="Arial" w:hAnsi="Arial" w:cs="Arial"/>
          <w:sz w:val="22"/>
          <w:szCs w:val="22"/>
        </w:rPr>
        <w:t>, assessing grip stability under slippage-inducing conditions</w:t>
      </w:r>
      <w:r w:rsidR="00AC710B" w:rsidRPr="00106D83">
        <w:rPr>
          <w:rFonts w:ascii="Arial" w:hAnsi="Arial" w:cs="Arial"/>
          <w:sz w:val="22"/>
          <w:szCs w:val="22"/>
        </w:rPr>
        <w:t>.</w:t>
      </w:r>
      <w:r w:rsidR="006644F4" w:rsidRPr="00106D83">
        <w:rPr>
          <w:rFonts w:ascii="Arial" w:hAnsi="Arial" w:cs="Arial"/>
          <w:sz w:val="22"/>
          <w:szCs w:val="22"/>
        </w:rPr>
        <w:t xml:space="preserve"> </w:t>
      </w:r>
      <w:r w:rsidR="00AC710B" w:rsidRPr="00106D83">
        <w:rPr>
          <w:rFonts w:ascii="Arial" w:hAnsi="Arial" w:cs="Arial"/>
          <w:sz w:val="22"/>
          <w:szCs w:val="22"/>
        </w:rPr>
        <w:t>This</w:t>
      </w:r>
      <w:r w:rsidR="005C3B7C" w:rsidRPr="00106D83">
        <w:rPr>
          <w:rFonts w:ascii="Arial" w:hAnsi="Arial" w:cs="Arial"/>
          <w:sz w:val="22"/>
          <w:szCs w:val="22"/>
        </w:rPr>
        <w:t xml:space="preserve"> </w:t>
      </w:r>
      <w:r w:rsidR="00CD7DC1" w:rsidRPr="00106D83">
        <w:rPr>
          <w:rFonts w:ascii="Arial" w:hAnsi="Arial" w:cs="Arial"/>
          <w:sz w:val="22"/>
          <w:szCs w:val="22"/>
        </w:rPr>
        <w:t>mimicked</w:t>
      </w:r>
      <w:r w:rsidR="005C3B7C" w:rsidRPr="00106D83">
        <w:rPr>
          <w:rFonts w:ascii="Arial" w:hAnsi="Arial" w:cs="Arial"/>
          <w:sz w:val="22"/>
          <w:szCs w:val="22"/>
        </w:rPr>
        <w:t xml:space="preserve"> real-world disturbances </w:t>
      </w:r>
      <w:r w:rsidR="00CD7DC1" w:rsidRPr="00106D83">
        <w:rPr>
          <w:rFonts w:ascii="Arial" w:hAnsi="Arial" w:cs="Arial"/>
          <w:sz w:val="22"/>
          <w:szCs w:val="22"/>
        </w:rPr>
        <w:t>(</w:t>
      </w:r>
      <w:r w:rsidR="005C3B7C" w:rsidRPr="00106D83">
        <w:rPr>
          <w:rFonts w:ascii="Arial" w:hAnsi="Arial" w:cs="Arial"/>
          <w:sz w:val="22"/>
          <w:szCs w:val="22"/>
        </w:rPr>
        <w:t>bumps, vibrations, and minor impacts</w:t>
      </w:r>
      <w:r w:rsidR="00CD7DC1" w:rsidRPr="00106D83">
        <w:rPr>
          <w:rFonts w:ascii="Arial" w:hAnsi="Arial" w:cs="Arial"/>
          <w:sz w:val="22"/>
          <w:szCs w:val="22"/>
        </w:rPr>
        <w:t>)</w:t>
      </w:r>
      <w:r w:rsidR="00780807" w:rsidRPr="00106D83">
        <w:rPr>
          <w:rFonts w:ascii="Arial" w:hAnsi="Arial" w:cs="Arial"/>
          <w:sz w:val="22"/>
          <w:szCs w:val="22"/>
        </w:rPr>
        <w:t>.</w:t>
      </w:r>
      <w:r w:rsidR="00106358" w:rsidRPr="00106D83">
        <w:rPr>
          <w:rFonts w:ascii="Arial" w:hAnsi="Arial" w:cs="Arial"/>
          <w:sz w:val="22"/>
          <w:szCs w:val="22"/>
        </w:rPr>
        <w:t xml:space="preserve"> This was done over 30 trials</w:t>
      </w:r>
      <w:r w:rsidR="005C3B7C" w:rsidRPr="00106D83">
        <w:rPr>
          <w:rFonts w:ascii="Arial" w:hAnsi="Arial" w:cs="Arial"/>
          <w:sz w:val="22"/>
          <w:szCs w:val="22"/>
        </w:rPr>
        <w:t xml:space="preserve"> </w:t>
      </w:r>
      <w:r w:rsidR="00106358" w:rsidRPr="00106D83">
        <w:rPr>
          <w:rFonts w:ascii="Arial" w:hAnsi="Arial" w:cs="Arial"/>
          <w:sz w:val="22"/>
          <w:szCs w:val="22"/>
        </w:rPr>
        <w:t>to meet the Central Limit Theorem</w:t>
      </w:r>
      <w:r w:rsidR="005C3B7C" w:rsidRPr="00106D83">
        <w:rPr>
          <w:rFonts w:ascii="Arial" w:hAnsi="Arial" w:cs="Arial"/>
          <w:sz w:val="22"/>
          <w:szCs w:val="22"/>
        </w:rPr>
        <w:t xml:space="preserve"> </w:t>
      </w:r>
      <w:r w:rsidR="00106358" w:rsidRPr="00106D83">
        <w:rPr>
          <w:rFonts w:ascii="Arial" w:hAnsi="Arial" w:cs="Arial"/>
          <w:sz w:val="22"/>
          <w:szCs w:val="22"/>
        </w:rPr>
        <w:t>and approximate a normal distribution of the sample mean,</w:t>
      </w:r>
      <w:r w:rsidR="00915D5F" w:rsidRPr="00106D83">
        <w:rPr>
          <w:rFonts w:ascii="Arial" w:hAnsi="Arial" w:cs="Arial"/>
          <w:sz w:val="22"/>
          <w:szCs w:val="22"/>
        </w:rPr>
        <w:t xml:space="preserve"> </w:t>
      </w:r>
      <w:r w:rsidR="00106358" w:rsidRPr="00106D83">
        <w:rPr>
          <w:rFonts w:ascii="Arial" w:hAnsi="Arial" w:cs="Arial"/>
          <w:sz w:val="22"/>
          <w:szCs w:val="22"/>
        </w:rPr>
        <w:t xml:space="preserve">though later </w:t>
      </w:r>
      <w:r w:rsidR="00915D5F" w:rsidRPr="00106D83">
        <w:rPr>
          <w:rFonts w:ascii="Arial" w:hAnsi="Arial" w:cs="Arial"/>
          <w:sz w:val="22"/>
          <w:szCs w:val="22"/>
        </w:rPr>
        <w:t>a Shapiro–Wilk</w:t>
      </w:r>
      <w:r w:rsidR="00106358" w:rsidRPr="00106D83">
        <w:rPr>
          <w:rFonts w:ascii="Arial" w:hAnsi="Arial" w:cs="Arial"/>
          <w:sz w:val="22"/>
          <w:szCs w:val="22"/>
        </w:rPr>
        <w:t xml:space="preserve"> revealed the data remained non</w:t>
      </w:r>
      <w:r w:rsidR="004D273B" w:rsidRPr="00106D83">
        <w:rPr>
          <w:rFonts w:ascii="Arial" w:hAnsi="Arial" w:cs="Arial"/>
          <w:sz w:val="22"/>
          <w:szCs w:val="22"/>
        </w:rPr>
        <w:t>-</w:t>
      </w:r>
      <w:r w:rsidR="00106358" w:rsidRPr="00106D83">
        <w:rPr>
          <w:rFonts w:ascii="Arial" w:hAnsi="Arial" w:cs="Arial"/>
          <w:sz w:val="22"/>
          <w:szCs w:val="22"/>
        </w:rPr>
        <w:t>normal</w:t>
      </w:r>
      <w:r w:rsidR="00900DB2" w:rsidRPr="00106D83">
        <w:rPr>
          <w:rFonts w:ascii="Arial" w:hAnsi="Arial" w:cs="Arial"/>
          <w:sz w:val="22"/>
          <w:szCs w:val="22"/>
        </w:rPr>
        <w:t xml:space="preserve"> </w:t>
      </w:r>
      <w:r w:rsidR="00106358" w:rsidRPr="00106D83">
        <w:rPr>
          <w:rFonts w:ascii="Arial" w:hAnsi="Arial" w:cs="Arial"/>
          <w:sz w:val="22"/>
          <w:szCs w:val="22"/>
        </w:rPr>
        <w:t>(</w:t>
      </w:r>
      <w:r w:rsidR="00900DB2" w:rsidRPr="00106D83">
        <w:rPr>
          <w:rFonts w:ascii="Arial" w:hAnsi="Arial" w:cs="Arial"/>
          <w:sz w:val="22"/>
          <w:szCs w:val="22"/>
        </w:rPr>
        <w:t>5</w:t>
      </w:r>
      <w:r w:rsidR="0058733F" w:rsidRPr="00106D83">
        <w:rPr>
          <w:rFonts w:ascii="Arial" w:hAnsi="Arial" w:cs="Arial"/>
          <w:sz w:val="22"/>
          <w:szCs w:val="22"/>
        </w:rPr>
        <w:t>1</w:t>
      </w:r>
      <w:r w:rsidR="00106358" w:rsidRPr="00106D83">
        <w:rPr>
          <w:rFonts w:ascii="Arial" w:hAnsi="Arial" w:cs="Arial"/>
          <w:sz w:val="22"/>
          <w:szCs w:val="22"/>
        </w:rPr>
        <w:t xml:space="preserve">). </w:t>
      </w:r>
      <w:r w:rsidR="00FE0D0C" w:rsidRPr="00106D83">
        <w:rPr>
          <w:rFonts w:ascii="Arial" w:hAnsi="Arial" w:cs="Arial"/>
          <w:sz w:val="22"/>
          <w:szCs w:val="22"/>
        </w:rPr>
        <w:t>This shake</w:t>
      </w:r>
      <w:r w:rsidR="1FC6073A" w:rsidRPr="00106D83">
        <w:rPr>
          <w:rFonts w:ascii="Arial" w:hAnsi="Arial" w:cs="Arial"/>
          <w:sz w:val="22"/>
          <w:szCs w:val="22"/>
        </w:rPr>
        <w:t xml:space="preserve"> </w:t>
      </w:r>
      <w:r w:rsidR="00FE0D0C" w:rsidRPr="00106D83">
        <w:rPr>
          <w:rFonts w:ascii="Arial" w:hAnsi="Arial" w:cs="Arial"/>
          <w:sz w:val="22"/>
          <w:szCs w:val="22"/>
        </w:rPr>
        <w:t xml:space="preserve">test procedure directly </w:t>
      </w:r>
      <w:r w:rsidR="00582CD6" w:rsidRPr="00106D83">
        <w:rPr>
          <w:rFonts w:ascii="Arial" w:hAnsi="Arial" w:cs="Arial"/>
          <w:sz w:val="22"/>
          <w:szCs w:val="22"/>
        </w:rPr>
        <w:t>links to the evaluation of</w:t>
      </w:r>
      <w:r w:rsidR="00FE0D0C" w:rsidRPr="00106D83">
        <w:rPr>
          <w:rFonts w:ascii="Arial" w:hAnsi="Arial" w:cs="Arial"/>
          <w:sz w:val="22"/>
          <w:szCs w:val="22"/>
        </w:rPr>
        <w:t xml:space="preserve"> H</w:t>
      </w:r>
      <w:r w:rsidR="00FE0D0C" w:rsidRPr="00106D83">
        <w:rPr>
          <w:rFonts w:ascii="Cambria Math" w:hAnsi="Cambria Math" w:cs="Cambria Math"/>
          <w:sz w:val="22"/>
          <w:szCs w:val="22"/>
        </w:rPr>
        <w:t>₄</w:t>
      </w:r>
      <w:r w:rsidR="00FE0D0C" w:rsidRPr="00106D83">
        <w:rPr>
          <w:rFonts w:ascii="Arial" w:hAnsi="Arial" w:cs="Arial"/>
          <w:sz w:val="22"/>
          <w:szCs w:val="22"/>
        </w:rPr>
        <w:t xml:space="preserve"> and H</w:t>
      </w:r>
      <w:r w:rsidR="00FE0D0C" w:rsidRPr="00106D83">
        <w:rPr>
          <w:rFonts w:ascii="Cambria Math" w:hAnsi="Cambria Math" w:cs="Cambria Math"/>
          <w:sz w:val="22"/>
          <w:szCs w:val="22"/>
        </w:rPr>
        <w:t>₅</w:t>
      </w:r>
      <w:r w:rsidR="00FE0D0C" w:rsidRPr="00106D83">
        <w:rPr>
          <w:rFonts w:ascii="Arial" w:hAnsi="Arial" w:cs="Arial"/>
          <w:sz w:val="22"/>
          <w:szCs w:val="22"/>
        </w:rPr>
        <w:t xml:space="preserve">. </w:t>
      </w:r>
      <w:r w:rsidR="00B47745" w:rsidRPr="00106D83">
        <w:rPr>
          <w:rFonts w:ascii="Arial" w:hAnsi="Arial" w:cs="Arial"/>
          <w:sz w:val="22"/>
          <w:szCs w:val="22"/>
        </w:rPr>
        <w:t>All performance metrics, such as contact forces and object displacement</w:t>
      </w:r>
      <w:r w:rsidR="00BC5E71" w:rsidRPr="00106D83">
        <w:rPr>
          <w:rFonts w:ascii="Arial" w:hAnsi="Arial" w:cs="Arial"/>
          <w:sz w:val="22"/>
          <w:szCs w:val="22"/>
        </w:rPr>
        <w:t xml:space="preserve"> under disturbance</w:t>
      </w:r>
      <w:r w:rsidR="00B47745" w:rsidRPr="00106D83">
        <w:rPr>
          <w:rFonts w:ascii="Arial" w:hAnsi="Arial" w:cs="Arial"/>
          <w:sz w:val="22"/>
          <w:szCs w:val="22"/>
        </w:rPr>
        <w:t xml:space="preserve">, </w:t>
      </w:r>
      <w:r w:rsidR="0040656A" w:rsidRPr="00106D83">
        <w:rPr>
          <w:rFonts w:ascii="Arial" w:hAnsi="Arial" w:cs="Arial"/>
          <w:sz w:val="22"/>
          <w:szCs w:val="22"/>
        </w:rPr>
        <w:t>were</w:t>
      </w:r>
      <w:r w:rsidR="00B47745" w:rsidRPr="00106D83">
        <w:rPr>
          <w:rFonts w:ascii="Arial" w:hAnsi="Arial" w:cs="Arial"/>
          <w:sz w:val="22"/>
          <w:szCs w:val="22"/>
        </w:rPr>
        <w:t xml:space="preserve"> logged to a</w:t>
      </w:r>
      <w:r w:rsidR="008E5A54" w:rsidRPr="00106D83">
        <w:rPr>
          <w:rFonts w:ascii="Arial" w:hAnsi="Arial" w:cs="Arial"/>
          <w:sz w:val="22"/>
          <w:szCs w:val="22"/>
        </w:rPr>
        <w:t>n</w:t>
      </w:r>
      <w:r w:rsidR="00B47745" w:rsidRPr="00106D83">
        <w:rPr>
          <w:rFonts w:ascii="Arial" w:hAnsi="Arial" w:cs="Arial"/>
          <w:sz w:val="22"/>
          <w:szCs w:val="22"/>
        </w:rPr>
        <w:t xml:space="preserve"> </w:t>
      </w:r>
      <w:r w:rsidR="008E5A54" w:rsidRPr="00106D83">
        <w:rPr>
          <w:rFonts w:ascii="Arial" w:hAnsi="Arial" w:cs="Arial"/>
          <w:sz w:val="22"/>
          <w:szCs w:val="22"/>
        </w:rPr>
        <w:t>excel</w:t>
      </w:r>
      <w:r w:rsidR="00B47745" w:rsidRPr="00106D83">
        <w:rPr>
          <w:rFonts w:ascii="Arial" w:hAnsi="Arial" w:cs="Arial"/>
          <w:sz w:val="22"/>
          <w:szCs w:val="22"/>
        </w:rPr>
        <w:t xml:space="preserve"> file for further analysis.</w:t>
      </w:r>
    </w:p>
    <w:p w14:paraId="4A8C054B" w14:textId="702C0B8D" w:rsidR="623DC121" w:rsidRPr="00106D83" w:rsidRDefault="623DC121" w:rsidP="00FD5829">
      <w:pPr>
        <w:pStyle w:val="Heading2"/>
        <w:jc w:val="center"/>
        <w:rPr>
          <w:rFonts w:ascii="Arial" w:hAnsi="Arial" w:cs="Arial"/>
          <w:sz w:val="22"/>
          <w:szCs w:val="22"/>
        </w:rPr>
      </w:pPr>
      <w:bookmarkStart w:id="143" w:name="_Toc1510255643"/>
      <w:bookmarkStart w:id="144" w:name="_Toc197363919"/>
      <w:bookmarkStart w:id="145" w:name="_Toc197364558"/>
      <w:bookmarkStart w:id="146" w:name="_Toc197364597"/>
      <w:bookmarkStart w:id="147" w:name="_Toc197626252"/>
      <w:bookmarkStart w:id="148" w:name="_Toc197768166"/>
      <w:bookmarkStart w:id="149" w:name="_Toc197770472"/>
      <w:bookmarkStart w:id="150" w:name="_Toc197984221"/>
      <w:bookmarkStart w:id="151" w:name="_Toc198116545"/>
      <w:r w:rsidRPr="00106D83">
        <w:rPr>
          <w:rFonts w:ascii="Arial" w:hAnsi="Arial" w:cs="Arial"/>
          <w:sz w:val="22"/>
          <w:szCs w:val="22"/>
        </w:rPr>
        <w:t>2.</w:t>
      </w:r>
      <w:r w:rsidR="03F44A33" w:rsidRPr="00106D83">
        <w:rPr>
          <w:rFonts w:ascii="Arial" w:hAnsi="Arial" w:cs="Arial"/>
          <w:sz w:val="22"/>
          <w:szCs w:val="22"/>
        </w:rPr>
        <w:t>3</w:t>
      </w:r>
      <w:r w:rsidRPr="00106D83">
        <w:rPr>
          <w:rFonts w:ascii="Arial" w:hAnsi="Arial" w:cs="Arial"/>
          <w:sz w:val="22"/>
          <w:szCs w:val="22"/>
        </w:rPr>
        <w:t xml:space="preserve"> Object Detection Framework and System</w:t>
      </w:r>
      <w:bookmarkEnd w:id="143"/>
      <w:bookmarkEnd w:id="144"/>
      <w:bookmarkEnd w:id="145"/>
      <w:bookmarkEnd w:id="146"/>
      <w:bookmarkEnd w:id="147"/>
      <w:bookmarkEnd w:id="148"/>
      <w:bookmarkEnd w:id="149"/>
      <w:bookmarkEnd w:id="150"/>
      <w:bookmarkEnd w:id="151"/>
    </w:p>
    <w:p w14:paraId="0E230FF3" w14:textId="6A0F3FAD" w:rsidR="002B5A7A" w:rsidRPr="00106D83" w:rsidRDefault="00066583" w:rsidP="00102C14">
      <w:pPr>
        <w:jc w:val="both"/>
        <w:rPr>
          <w:rFonts w:ascii="Arial" w:hAnsi="Arial" w:cs="Arial"/>
          <w:sz w:val="22"/>
          <w:szCs w:val="22"/>
        </w:rPr>
      </w:pPr>
      <w:r w:rsidRPr="00106D83">
        <w:rPr>
          <w:rFonts w:ascii="Arial" w:hAnsi="Arial" w:cs="Arial"/>
          <w:sz w:val="22"/>
          <w:szCs w:val="22"/>
        </w:rPr>
        <w:t>The object detection model was built using YOLO (You-Only-Look-Once)</w:t>
      </w:r>
      <w:r w:rsidR="43E43882" w:rsidRPr="00106D83">
        <w:rPr>
          <w:rFonts w:ascii="Arial" w:hAnsi="Arial" w:cs="Arial"/>
          <w:sz w:val="22"/>
          <w:szCs w:val="22"/>
        </w:rPr>
        <w:t xml:space="preserve"> </w:t>
      </w:r>
      <w:r w:rsidRPr="00106D83">
        <w:rPr>
          <w:rFonts w:ascii="Arial" w:hAnsi="Arial" w:cs="Arial"/>
          <w:sz w:val="22"/>
          <w:szCs w:val="22"/>
        </w:rPr>
        <w:t xml:space="preserve">v11 from </w:t>
      </w:r>
      <w:proofErr w:type="spellStart"/>
      <w:r w:rsidRPr="00106D83">
        <w:rPr>
          <w:rFonts w:ascii="Arial" w:hAnsi="Arial" w:cs="Arial"/>
          <w:sz w:val="22"/>
          <w:szCs w:val="22"/>
        </w:rPr>
        <w:t>Ultralytics</w:t>
      </w:r>
      <w:proofErr w:type="spellEnd"/>
      <w:r w:rsidRPr="00106D83">
        <w:rPr>
          <w:rFonts w:ascii="Arial" w:hAnsi="Arial" w:cs="Arial"/>
          <w:sz w:val="22"/>
          <w:szCs w:val="22"/>
        </w:rPr>
        <w:t xml:space="preserve">, </w:t>
      </w:r>
      <w:r w:rsidR="00500F31" w:rsidRPr="00106D83">
        <w:rPr>
          <w:rFonts w:ascii="Arial" w:hAnsi="Arial" w:cs="Arial"/>
          <w:sz w:val="22"/>
          <w:szCs w:val="22"/>
        </w:rPr>
        <w:t>for its ability to process 30 </w:t>
      </w:r>
      <w:r w:rsidR="00350CA2" w:rsidRPr="00106D83">
        <w:rPr>
          <w:rFonts w:ascii="Arial" w:hAnsi="Arial" w:cs="Arial"/>
          <w:sz w:val="22"/>
          <w:szCs w:val="22"/>
        </w:rPr>
        <w:t xml:space="preserve">frames per second in real time </w:t>
      </w:r>
      <w:r w:rsidR="00500F31" w:rsidRPr="00106D83">
        <w:rPr>
          <w:rFonts w:ascii="Arial" w:hAnsi="Arial" w:cs="Arial"/>
          <w:sz w:val="22"/>
          <w:szCs w:val="22"/>
        </w:rPr>
        <w:t xml:space="preserve">and </w:t>
      </w:r>
      <w:r w:rsidR="00350CA2" w:rsidRPr="00106D83">
        <w:rPr>
          <w:rFonts w:ascii="Arial" w:hAnsi="Arial" w:cs="Arial"/>
          <w:sz w:val="22"/>
          <w:szCs w:val="22"/>
        </w:rPr>
        <w:t xml:space="preserve">achieve high classification accuracy </w:t>
      </w:r>
      <w:r w:rsidR="00500F31" w:rsidRPr="00106D83">
        <w:rPr>
          <w:rFonts w:ascii="Arial" w:hAnsi="Arial" w:cs="Arial"/>
          <w:sz w:val="22"/>
          <w:szCs w:val="22"/>
        </w:rPr>
        <w:t>on</w:t>
      </w:r>
      <w:r w:rsidR="00350CA2" w:rsidRPr="00106D83">
        <w:rPr>
          <w:rFonts w:ascii="Arial" w:hAnsi="Arial" w:cs="Arial"/>
          <w:sz w:val="22"/>
          <w:szCs w:val="22"/>
        </w:rPr>
        <w:t xml:space="preserve"> the </w:t>
      </w:r>
      <w:r w:rsidR="00CC65B5" w:rsidRPr="00106D83">
        <w:rPr>
          <w:rFonts w:ascii="Arial" w:hAnsi="Arial" w:cs="Arial"/>
          <w:sz w:val="22"/>
          <w:szCs w:val="22"/>
        </w:rPr>
        <w:t xml:space="preserve">detected </w:t>
      </w:r>
      <w:r w:rsidR="00350CA2" w:rsidRPr="00106D83">
        <w:rPr>
          <w:rFonts w:ascii="Arial" w:hAnsi="Arial" w:cs="Arial"/>
          <w:sz w:val="22"/>
          <w:szCs w:val="22"/>
        </w:rPr>
        <w:t>objects</w:t>
      </w:r>
      <w:r w:rsidR="00C431C9" w:rsidRPr="00106D83">
        <w:rPr>
          <w:rFonts w:ascii="Arial" w:hAnsi="Arial" w:cs="Arial"/>
          <w:sz w:val="22"/>
          <w:szCs w:val="22"/>
        </w:rPr>
        <w:t xml:space="preserve">. </w:t>
      </w:r>
      <w:r w:rsidR="009A66A6" w:rsidRPr="00106D83">
        <w:rPr>
          <w:rFonts w:ascii="Arial" w:hAnsi="Arial" w:cs="Arial"/>
          <w:sz w:val="22"/>
          <w:szCs w:val="22"/>
        </w:rPr>
        <w:t>It</w:t>
      </w:r>
      <w:r w:rsidR="0ED28281" w:rsidRPr="00106D83">
        <w:rPr>
          <w:rFonts w:ascii="Arial" w:hAnsi="Arial" w:cs="Arial"/>
          <w:sz w:val="22"/>
          <w:szCs w:val="22"/>
        </w:rPr>
        <w:t>’s</w:t>
      </w:r>
      <w:r w:rsidRPr="00106D83">
        <w:rPr>
          <w:rFonts w:ascii="Arial" w:hAnsi="Arial" w:cs="Arial"/>
          <w:sz w:val="22"/>
          <w:szCs w:val="22"/>
        </w:rPr>
        <w:t xml:space="preserve"> </w:t>
      </w:r>
      <w:r w:rsidR="00B615F1" w:rsidRPr="00106D83">
        <w:rPr>
          <w:rFonts w:ascii="Arial" w:hAnsi="Arial" w:cs="Arial"/>
          <w:sz w:val="22"/>
          <w:szCs w:val="22"/>
        </w:rPr>
        <w:t>CNN</w:t>
      </w:r>
      <w:r w:rsidRPr="00106D83">
        <w:rPr>
          <w:rFonts w:ascii="Arial" w:hAnsi="Arial" w:cs="Arial"/>
          <w:sz w:val="22"/>
          <w:szCs w:val="22"/>
        </w:rPr>
        <w:t xml:space="preserve"> architecture simultaneously predicts bounding boxes and class probabilities by dividing an image into a grid </w:t>
      </w:r>
      <w:r w:rsidR="0034212A" w:rsidRPr="00106D83">
        <w:rPr>
          <w:rFonts w:ascii="Arial" w:hAnsi="Arial" w:cs="Arial"/>
          <w:sz w:val="22"/>
          <w:szCs w:val="22"/>
        </w:rPr>
        <w:t>(5</w:t>
      </w:r>
      <w:r w:rsidR="0058733F" w:rsidRPr="00106D83">
        <w:rPr>
          <w:rFonts w:ascii="Arial" w:hAnsi="Arial" w:cs="Arial"/>
          <w:sz w:val="22"/>
          <w:szCs w:val="22"/>
        </w:rPr>
        <w:t>2</w:t>
      </w:r>
      <w:r w:rsidR="0034212A" w:rsidRPr="00106D83">
        <w:rPr>
          <w:rFonts w:ascii="Arial" w:hAnsi="Arial" w:cs="Arial"/>
          <w:sz w:val="22"/>
          <w:szCs w:val="22"/>
        </w:rPr>
        <w:t>).</w:t>
      </w:r>
      <w:r w:rsidR="008E12ED" w:rsidRPr="00106D83">
        <w:rPr>
          <w:rFonts w:ascii="Arial" w:hAnsi="Arial" w:cs="Arial"/>
          <w:sz w:val="22"/>
          <w:szCs w:val="22"/>
        </w:rPr>
        <w:t xml:space="preserve"> </w:t>
      </w:r>
      <w:r w:rsidR="007D37E5" w:rsidRPr="00106D83">
        <w:rPr>
          <w:rFonts w:ascii="Arial" w:hAnsi="Arial" w:cs="Arial"/>
          <w:sz w:val="22"/>
          <w:szCs w:val="22"/>
        </w:rPr>
        <w:t xml:space="preserve">The model </w:t>
      </w:r>
      <w:r w:rsidR="00895485" w:rsidRPr="00106D83">
        <w:rPr>
          <w:rFonts w:ascii="Arial" w:hAnsi="Arial" w:cs="Arial"/>
          <w:sz w:val="22"/>
          <w:szCs w:val="22"/>
        </w:rPr>
        <w:t>was</w:t>
      </w:r>
      <w:r w:rsidR="007D37E5" w:rsidRPr="00106D83">
        <w:rPr>
          <w:rFonts w:ascii="Arial" w:hAnsi="Arial" w:cs="Arial"/>
          <w:sz w:val="22"/>
          <w:szCs w:val="22"/>
        </w:rPr>
        <w:t xml:space="preserve"> pre-trained on Microsoft</w:t>
      </w:r>
      <w:r w:rsidR="00FF2FCC" w:rsidRPr="00106D83">
        <w:rPr>
          <w:rFonts w:ascii="Arial" w:hAnsi="Arial" w:cs="Arial"/>
          <w:sz w:val="22"/>
          <w:szCs w:val="22"/>
        </w:rPr>
        <w:t>’</w:t>
      </w:r>
      <w:r w:rsidR="007D37E5" w:rsidRPr="00106D83">
        <w:rPr>
          <w:rFonts w:ascii="Arial" w:hAnsi="Arial" w:cs="Arial"/>
          <w:sz w:val="22"/>
          <w:szCs w:val="22"/>
        </w:rPr>
        <w:t>s COCO dataset</w:t>
      </w:r>
      <w:r w:rsidR="00DD5AB3" w:rsidRPr="00106D83">
        <w:rPr>
          <w:rFonts w:ascii="Arial" w:hAnsi="Arial" w:cs="Arial"/>
          <w:sz w:val="22"/>
          <w:szCs w:val="22"/>
        </w:rPr>
        <w:t>,</w:t>
      </w:r>
      <w:r w:rsidR="000320D2" w:rsidRPr="00106D83">
        <w:rPr>
          <w:rFonts w:ascii="Arial" w:hAnsi="Arial" w:cs="Arial"/>
          <w:sz w:val="22"/>
          <w:szCs w:val="22"/>
        </w:rPr>
        <w:t xml:space="preserve"> </w:t>
      </w:r>
      <w:r w:rsidR="007D37E5" w:rsidRPr="00106D83">
        <w:rPr>
          <w:rFonts w:ascii="Arial" w:hAnsi="Arial" w:cs="Arial"/>
          <w:sz w:val="22"/>
          <w:szCs w:val="22"/>
        </w:rPr>
        <w:t>a large-scale benchmark for object detection</w:t>
      </w:r>
      <w:r w:rsidR="00D05978" w:rsidRPr="00106D83">
        <w:rPr>
          <w:rFonts w:ascii="Arial" w:hAnsi="Arial" w:cs="Arial"/>
          <w:sz w:val="22"/>
          <w:szCs w:val="22"/>
        </w:rPr>
        <w:t xml:space="preserve">, </w:t>
      </w:r>
      <w:r w:rsidR="00DB4FEA" w:rsidRPr="00106D83">
        <w:rPr>
          <w:rFonts w:ascii="Arial" w:hAnsi="Arial" w:cs="Arial"/>
          <w:sz w:val="22"/>
          <w:szCs w:val="22"/>
        </w:rPr>
        <w:t>provided</w:t>
      </w:r>
      <w:r w:rsidR="00D05978" w:rsidRPr="00106D83">
        <w:rPr>
          <w:rFonts w:ascii="Arial" w:hAnsi="Arial" w:cs="Arial"/>
          <w:sz w:val="22"/>
          <w:szCs w:val="22"/>
        </w:rPr>
        <w:t xml:space="preserve"> by Lin et al</w:t>
      </w:r>
      <w:r w:rsidR="00BC6B6A" w:rsidRPr="00106D83">
        <w:rPr>
          <w:rFonts w:ascii="Arial" w:hAnsi="Arial" w:cs="Arial"/>
          <w:sz w:val="22"/>
          <w:szCs w:val="22"/>
        </w:rPr>
        <w:t xml:space="preserve"> </w:t>
      </w:r>
      <w:r w:rsidR="000E3379" w:rsidRPr="00106D83">
        <w:rPr>
          <w:rFonts w:ascii="Arial" w:hAnsi="Arial" w:cs="Arial"/>
          <w:sz w:val="22"/>
          <w:szCs w:val="22"/>
        </w:rPr>
        <w:t>(</w:t>
      </w:r>
      <w:r w:rsidR="00BC6B6A" w:rsidRPr="00106D83">
        <w:rPr>
          <w:rFonts w:ascii="Arial" w:hAnsi="Arial" w:cs="Arial"/>
          <w:sz w:val="22"/>
          <w:szCs w:val="22"/>
        </w:rPr>
        <w:t>5</w:t>
      </w:r>
      <w:r w:rsidR="0058733F" w:rsidRPr="00106D83">
        <w:rPr>
          <w:rFonts w:ascii="Arial" w:hAnsi="Arial" w:cs="Arial"/>
          <w:sz w:val="22"/>
          <w:szCs w:val="22"/>
        </w:rPr>
        <w:t>3</w:t>
      </w:r>
      <w:r w:rsidR="00BC6B6A" w:rsidRPr="00106D83">
        <w:rPr>
          <w:rFonts w:ascii="Arial" w:hAnsi="Arial" w:cs="Arial"/>
          <w:sz w:val="22"/>
          <w:szCs w:val="22"/>
        </w:rPr>
        <w:t>).</w:t>
      </w:r>
      <w:r w:rsidR="00992EBA" w:rsidRPr="00106D83">
        <w:rPr>
          <w:rFonts w:ascii="Arial" w:hAnsi="Arial" w:cs="Arial"/>
          <w:sz w:val="22"/>
          <w:szCs w:val="22"/>
        </w:rPr>
        <w:t xml:space="preserve"> </w:t>
      </w:r>
      <w:r w:rsidR="00886BA1" w:rsidRPr="00106D83">
        <w:rPr>
          <w:rFonts w:ascii="Arial" w:hAnsi="Arial" w:cs="Arial"/>
          <w:sz w:val="22"/>
          <w:szCs w:val="22"/>
        </w:rPr>
        <w:t xml:space="preserve">The object detection algorithm was </w:t>
      </w:r>
      <w:r w:rsidR="004956AC" w:rsidRPr="00106D83">
        <w:rPr>
          <w:rFonts w:ascii="Arial" w:hAnsi="Arial" w:cs="Arial"/>
          <w:sz w:val="22"/>
          <w:szCs w:val="22"/>
        </w:rPr>
        <w:t>then</w:t>
      </w:r>
      <w:r w:rsidRPr="00106D83">
        <w:rPr>
          <w:rFonts w:ascii="Arial" w:hAnsi="Arial" w:cs="Arial"/>
          <w:sz w:val="22"/>
          <w:szCs w:val="22"/>
        </w:rPr>
        <w:t xml:space="preserve"> fine-tuned</w:t>
      </w:r>
      <w:r w:rsidR="00F87E08" w:rsidRPr="00106D83">
        <w:rPr>
          <w:rFonts w:ascii="Arial" w:hAnsi="Arial" w:cs="Arial"/>
          <w:sz w:val="22"/>
          <w:szCs w:val="22"/>
        </w:rPr>
        <w:t xml:space="preserve"> by training it in Google Collab on</w:t>
      </w:r>
      <w:r w:rsidRPr="00106D83">
        <w:rPr>
          <w:rFonts w:ascii="Arial" w:hAnsi="Arial" w:cs="Arial"/>
          <w:sz w:val="22"/>
          <w:szCs w:val="22"/>
        </w:rPr>
        <w:t xml:space="preserve"> </w:t>
      </w:r>
      <w:r w:rsidR="003D2FF7" w:rsidRPr="00106D83">
        <w:rPr>
          <w:rFonts w:ascii="Arial" w:hAnsi="Arial" w:cs="Arial"/>
          <w:sz w:val="22"/>
          <w:szCs w:val="22"/>
        </w:rPr>
        <w:t>a cup dataset consisting of</w:t>
      </w:r>
      <w:r w:rsidR="00BA3D3B" w:rsidRPr="00106D83">
        <w:rPr>
          <w:rFonts w:ascii="Arial" w:hAnsi="Arial" w:cs="Arial"/>
          <w:sz w:val="22"/>
          <w:szCs w:val="22"/>
        </w:rPr>
        <w:t xml:space="preserve"> </w:t>
      </w:r>
      <w:r w:rsidR="00D76110" w:rsidRPr="00106D83">
        <w:rPr>
          <w:rFonts w:ascii="Arial" w:hAnsi="Arial" w:cs="Arial"/>
          <w:sz w:val="22"/>
          <w:szCs w:val="22"/>
        </w:rPr>
        <w:t>653</w:t>
      </w:r>
      <w:r w:rsidR="00BA3D3B" w:rsidRPr="00106D83">
        <w:rPr>
          <w:rFonts w:ascii="Arial" w:hAnsi="Arial" w:cs="Arial"/>
          <w:sz w:val="22"/>
          <w:szCs w:val="22"/>
        </w:rPr>
        <w:t xml:space="preserve"> labelled</w:t>
      </w:r>
      <w:r w:rsidR="00D76110" w:rsidRPr="00106D83">
        <w:rPr>
          <w:rFonts w:ascii="Arial" w:hAnsi="Arial" w:cs="Arial"/>
          <w:sz w:val="22"/>
          <w:szCs w:val="22"/>
        </w:rPr>
        <w:t xml:space="preserve"> images </w:t>
      </w:r>
      <w:r w:rsidR="0035053F" w:rsidRPr="00106D83">
        <w:rPr>
          <w:rFonts w:ascii="Arial" w:hAnsi="Arial" w:cs="Arial"/>
          <w:sz w:val="22"/>
          <w:szCs w:val="22"/>
        </w:rPr>
        <w:t xml:space="preserve">that contained </w:t>
      </w:r>
      <w:r w:rsidR="00D76110" w:rsidRPr="00106D83">
        <w:rPr>
          <w:rFonts w:ascii="Arial" w:hAnsi="Arial" w:cs="Arial"/>
          <w:sz w:val="22"/>
          <w:szCs w:val="22"/>
        </w:rPr>
        <w:t>cups, glasses and mugs</w:t>
      </w:r>
      <w:r w:rsidR="00BA3D3B" w:rsidRPr="00106D83">
        <w:rPr>
          <w:rFonts w:ascii="Arial" w:hAnsi="Arial" w:cs="Arial"/>
          <w:sz w:val="22"/>
          <w:szCs w:val="22"/>
        </w:rPr>
        <w:t xml:space="preserve"> </w:t>
      </w:r>
      <w:r w:rsidR="009F7A06" w:rsidRPr="00106D83">
        <w:rPr>
          <w:rFonts w:ascii="Arial" w:hAnsi="Arial" w:cs="Arial"/>
          <w:sz w:val="22"/>
          <w:szCs w:val="22"/>
        </w:rPr>
        <w:t>(</w:t>
      </w:r>
      <w:r w:rsidR="00E71EE5" w:rsidRPr="00106D83">
        <w:rPr>
          <w:rFonts w:ascii="Arial" w:hAnsi="Arial" w:cs="Arial"/>
          <w:sz w:val="22"/>
          <w:szCs w:val="22"/>
        </w:rPr>
        <w:t>5</w:t>
      </w:r>
      <w:r w:rsidR="0058733F" w:rsidRPr="00106D83">
        <w:rPr>
          <w:rFonts w:ascii="Arial" w:hAnsi="Arial" w:cs="Arial"/>
          <w:sz w:val="22"/>
          <w:szCs w:val="22"/>
        </w:rPr>
        <w:t>4</w:t>
      </w:r>
      <w:r w:rsidR="009F7A06" w:rsidRPr="00106D83">
        <w:rPr>
          <w:rFonts w:ascii="Arial" w:hAnsi="Arial" w:cs="Arial"/>
          <w:sz w:val="22"/>
          <w:szCs w:val="22"/>
        </w:rPr>
        <w:t>)</w:t>
      </w:r>
      <w:r w:rsidR="00BD0782" w:rsidRPr="00106D83">
        <w:rPr>
          <w:rFonts w:ascii="Arial" w:hAnsi="Arial" w:cs="Arial"/>
          <w:sz w:val="22"/>
          <w:szCs w:val="22"/>
        </w:rPr>
        <w:t>, with the hyper</w:t>
      </w:r>
      <w:r w:rsidR="009F135E" w:rsidRPr="00106D83">
        <w:rPr>
          <w:rFonts w:ascii="Arial" w:hAnsi="Arial" w:cs="Arial"/>
          <w:sz w:val="22"/>
          <w:szCs w:val="22"/>
        </w:rPr>
        <w:t>parameters</w:t>
      </w:r>
      <w:r w:rsidR="00BD0782" w:rsidRPr="00106D83">
        <w:rPr>
          <w:rFonts w:ascii="Arial" w:hAnsi="Arial" w:cs="Arial"/>
          <w:sz w:val="22"/>
          <w:szCs w:val="22"/>
        </w:rPr>
        <w:t xml:space="preserve"> detailed on </w:t>
      </w:r>
      <w:r w:rsidR="00CB7782" w:rsidRPr="00106D83">
        <w:rPr>
          <w:rFonts w:ascii="Arial" w:hAnsi="Arial" w:cs="Arial"/>
          <w:sz w:val="22"/>
          <w:szCs w:val="22"/>
        </w:rPr>
        <w:t>Table</w:t>
      </w:r>
      <w:r w:rsidR="00BD0782" w:rsidRPr="00106D83">
        <w:rPr>
          <w:rFonts w:ascii="Arial" w:hAnsi="Arial" w:cs="Arial"/>
          <w:sz w:val="22"/>
          <w:szCs w:val="22"/>
        </w:rPr>
        <w:t xml:space="preserve"> </w:t>
      </w:r>
      <w:r w:rsidR="005F6A1E" w:rsidRPr="00106D83">
        <w:rPr>
          <w:rFonts w:ascii="Arial" w:hAnsi="Arial" w:cs="Arial"/>
          <w:sz w:val="22"/>
          <w:szCs w:val="22"/>
        </w:rPr>
        <w:t>6</w:t>
      </w:r>
      <w:r w:rsidRPr="00106D83">
        <w:rPr>
          <w:rFonts w:ascii="Arial" w:hAnsi="Arial" w:cs="Arial"/>
          <w:sz w:val="22"/>
          <w:szCs w:val="22"/>
        </w:rPr>
        <w:t>.</w:t>
      </w:r>
      <w:r w:rsidR="0086192D" w:rsidRPr="00106D83">
        <w:rPr>
          <w:rFonts w:ascii="Arial" w:hAnsi="Arial" w:cs="Arial"/>
          <w:sz w:val="22"/>
          <w:szCs w:val="22"/>
        </w:rPr>
        <w:t xml:space="preserve"> The dataset was randomly divided into 78% training and 22% testing data, a common split in image processing that reduce</w:t>
      </w:r>
      <w:r w:rsidR="00DD5AB3" w:rsidRPr="00106D83">
        <w:rPr>
          <w:rFonts w:ascii="Arial" w:hAnsi="Arial" w:cs="Arial"/>
          <w:sz w:val="22"/>
          <w:szCs w:val="22"/>
        </w:rPr>
        <w:t>s</w:t>
      </w:r>
      <w:r w:rsidR="0086192D" w:rsidRPr="00106D83">
        <w:rPr>
          <w:rFonts w:ascii="Arial" w:hAnsi="Arial" w:cs="Arial"/>
          <w:sz w:val="22"/>
          <w:szCs w:val="22"/>
        </w:rPr>
        <w:t xml:space="preserve"> overfitting while ensuring robust</w:t>
      </w:r>
      <w:r w:rsidR="00F93628" w:rsidRPr="00106D83">
        <w:rPr>
          <w:rFonts w:ascii="Arial" w:hAnsi="Arial" w:cs="Arial"/>
          <w:sz w:val="22"/>
          <w:szCs w:val="22"/>
        </w:rPr>
        <w:t xml:space="preserve"> evaluation</w:t>
      </w:r>
      <w:r w:rsidR="002B7975" w:rsidRPr="00106D83">
        <w:rPr>
          <w:rFonts w:ascii="Arial" w:hAnsi="Arial" w:cs="Arial"/>
          <w:sz w:val="22"/>
          <w:szCs w:val="22"/>
        </w:rPr>
        <w:t xml:space="preserve"> </w:t>
      </w:r>
      <w:r w:rsidR="000327BE" w:rsidRPr="00106D83">
        <w:rPr>
          <w:rFonts w:ascii="Arial" w:hAnsi="Arial" w:cs="Arial"/>
          <w:sz w:val="22"/>
          <w:szCs w:val="22"/>
        </w:rPr>
        <w:t>(</w:t>
      </w:r>
      <w:r w:rsidR="00032243" w:rsidRPr="00106D83">
        <w:rPr>
          <w:rFonts w:ascii="Arial" w:hAnsi="Arial" w:cs="Arial"/>
          <w:sz w:val="22"/>
          <w:szCs w:val="22"/>
        </w:rPr>
        <w:t>5</w:t>
      </w:r>
      <w:r w:rsidR="0058733F" w:rsidRPr="00106D83">
        <w:rPr>
          <w:rFonts w:ascii="Arial" w:hAnsi="Arial" w:cs="Arial"/>
          <w:sz w:val="22"/>
          <w:szCs w:val="22"/>
        </w:rPr>
        <w:t>5</w:t>
      </w:r>
      <w:r w:rsidR="000327BE" w:rsidRPr="00106D83">
        <w:rPr>
          <w:rFonts w:ascii="Arial" w:hAnsi="Arial" w:cs="Arial"/>
          <w:sz w:val="22"/>
          <w:szCs w:val="22"/>
        </w:rPr>
        <w:t>)</w:t>
      </w:r>
      <w:r w:rsidR="002B5A7A" w:rsidRPr="00106D83">
        <w:rPr>
          <w:rFonts w:ascii="Arial" w:hAnsi="Arial" w:cs="Arial"/>
          <w:sz w:val="22"/>
          <w:szCs w:val="22"/>
        </w:rPr>
        <w:t>.</w:t>
      </w:r>
      <w:r w:rsidR="00AC7127" w:rsidRPr="00106D83">
        <w:rPr>
          <w:rFonts w:ascii="Arial" w:hAnsi="Arial" w:cs="Arial"/>
          <w:sz w:val="22"/>
          <w:szCs w:val="22"/>
        </w:rPr>
        <w:t xml:space="preserve"> Training metrics are on Figure A1.</w:t>
      </w:r>
    </w:p>
    <w:tbl>
      <w:tblPr>
        <w:tblW w:w="977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85" w:type="dxa"/>
          <w:bottom w:w="15" w:type="dxa"/>
          <w:right w:w="15" w:type="dxa"/>
        </w:tblCellMar>
        <w:tblLook w:val="04A0" w:firstRow="1" w:lastRow="0" w:firstColumn="1" w:lastColumn="0" w:noHBand="0" w:noVBand="1"/>
      </w:tblPr>
      <w:tblGrid>
        <w:gridCol w:w="1900"/>
        <w:gridCol w:w="2206"/>
        <w:gridCol w:w="5670"/>
      </w:tblGrid>
      <w:tr w:rsidR="00D97D55" w:rsidRPr="00106D83" w14:paraId="0EC4E96E" w14:textId="77777777" w:rsidTr="004D2D25">
        <w:trPr>
          <w:tblHeader/>
          <w:tblCellSpacing w:w="15" w:type="dxa"/>
        </w:trPr>
        <w:tc>
          <w:tcPr>
            <w:tcW w:w="0" w:type="auto"/>
            <w:vAlign w:val="center"/>
            <w:hideMark/>
          </w:tcPr>
          <w:p w14:paraId="3F65467C" w14:textId="77777777" w:rsidR="00D97D55" w:rsidRPr="00106D83" w:rsidRDefault="00D97D55" w:rsidP="000B57F5">
            <w:pPr>
              <w:rPr>
                <w:rFonts w:ascii="Arial" w:hAnsi="Arial" w:cs="Arial"/>
                <w:b/>
                <w:bCs/>
                <w:sz w:val="22"/>
                <w:szCs w:val="22"/>
              </w:rPr>
            </w:pPr>
            <w:r w:rsidRPr="00106D83">
              <w:rPr>
                <w:rFonts w:ascii="Arial" w:hAnsi="Arial" w:cs="Arial"/>
                <w:b/>
                <w:bCs/>
                <w:sz w:val="22"/>
                <w:szCs w:val="22"/>
              </w:rPr>
              <w:t>Hyperparameter</w:t>
            </w:r>
          </w:p>
        </w:tc>
        <w:tc>
          <w:tcPr>
            <w:tcW w:w="2176" w:type="dxa"/>
            <w:vAlign w:val="center"/>
            <w:hideMark/>
          </w:tcPr>
          <w:p w14:paraId="2B4DCE47" w14:textId="77777777" w:rsidR="00D97D55" w:rsidRPr="00106D83" w:rsidRDefault="00D97D55" w:rsidP="000B57F5">
            <w:pPr>
              <w:rPr>
                <w:rFonts w:ascii="Arial" w:hAnsi="Arial" w:cs="Arial"/>
                <w:b/>
                <w:bCs/>
                <w:sz w:val="22"/>
                <w:szCs w:val="22"/>
              </w:rPr>
            </w:pPr>
            <w:r w:rsidRPr="00106D83">
              <w:rPr>
                <w:rFonts w:ascii="Arial" w:hAnsi="Arial" w:cs="Arial"/>
                <w:b/>
                <w:bCs/>
                <w:sz w:val="22"/>
                <w:szCs w:val="22"/>
              </w:rPr>
              <w:t>Value</w:t>
            </w:r>
          </w:p>
        </w:tc>
        <w:tc>
          <w:tcPr>
            <w:tcW w:w="5625" w:type="dxa"/>
            <w:vAlign w:val="center"/>
            <w:hideMark/>
          </w:tcPr>
          <w:p w14:paraId="62EF3B5A" w14:textId="77777777" w:rsidR="00D97D55" w:rsidRPr="00106D83" w:rsidRDefault="00D97D55" w:rsidP="000B57F5">
            <w:pPr>
              <w:rPr>
                <w:rFonts w:ascii="Arial" w:hAnsi="Arial" w:cs="Arial"/>
                <w:b/>
                <w:bCs/>
                <w:sz w:val="22"/>
                <w:szCs w:val="22"/>
              </w:rPr>
            </w:pPr>
            <w:r w:rsidRPr="00106D83">
              <w:rPr>
                <w:rFonts w:ascii="Arial" w:hAnsi="Arial" w:cs="Arial"/>
                <w:b/>
                <w:bCs/>
                <w:sz w:val="22"/>
                <w:szCs w:val="22"/>
              </w:rPr>
              <w:t>Description</w:t>
            </w:r>
          </w:p>
        </w:tc>
      </w:tr>
      <w:tr w:rsidR="00D97D55" w:rsidRPr="00106D83" w14:paraId="0F06AC4C" w14:textId="77777777" w:rsidTr="004D2D25">
        <w:trPr>
          <w:tblCellSpacing w:w="15" w:type="dxa"/>
        </w:trPr>
        <w:tc>
          <w:tcPr>
            <w:tcW w:w="0" w:type="auto"/>
            <w:vAlign w:val="center"/>
            <w:hideMark/>
          </w:tcPr>
          <w:p w14:paraId="333BCC7F" w14:textId="77777777" w:rsidR="00D97D55" w:rsidRPr="00106D83" w:rsidRDefault="00D97D55" w:rsidP="000B57F5">
            <w:pPr>
              <w:rPr>
                <w:rFonts w:ascii="Arial" w:hAnsi="Arial" w:cs="Arial"/>
                <w:sz w:val="22"/>
                <w:szCs w:val="22"/>
              </w:rPr>
            </w:pPr>
            <w:r w:rsidRPr="00106D83">
              <w:rPr>
                <w:rFonts w:ascii="Arial" w:hAnsi="Arial" w:cs="Arial"/>
                <w:sz w:val="22"/>
                <w:szCs w:val="22"/>
              </w:rPr>
              <w:t>Model variant</w:t>
            </w:r>
          </w:p>
        </w:tc>
        <w:tc>
          <w:tcPr>
            <w:tcW w:w="2176" w:type="dxa"/>
            <w:vAlign w:val="center"/>
            <w:hideMark/>
          </w:tcPr>
          <w:p w14:paraId="1820EC12" w14:textId="77777777" w:rsidR="00D97D55" w:rsidRPr="00106D83" w:rsidRDefault="00D97D55" w:rsidP="000B57F5">
            <w:pPr>
              <w:rPr>
                <w:rFonts w:ascii="Arial" w:hAnsi="Arial" w:cs="Arial"/>
                <w:sz w:val="22"/>
                <w:szCs w:val="22"/>
              </w:rPr>
            </w:pPr>
            <w:r w:rsidRPr="00106D83">
              <w:rPr>
                <w:rFonts w:ascii="Arial" w:hAnsi="Arial" w:cs="Arial"/>
                <w:sz w:val="22"/>
                <w:szCs w:val="22"/>
              </w:rPr>
              <w:t>yolo11n.pt</w:t>
            </w:r>
          </w:p>
        </w:tc>
        <w:tc>
          <w:tcPr>
            <w:tcW w:w="5625" w:type="dxa"/>
            <w:vAlign w:val="center"/>
            <w:hideMark/>
          </w:tcPr>
          <w:p w14:paraId="420D3067" w14:textId="06F059F5" w:rsidR="00D97D55" w:rsidRPr="00106D83" w:rsidRDefault="0061074A" w:rsidP="000B57F5">
            <w:pPr>
              <w:rPr>
                <w:rFonts w:ascii="Arial" w:hAnsi="Arial" w:cs="Arial"/>
                <w:sz w:val="22"/>
                <w:szCs w:val="22"/>
              </w:rPr>
            </w:pPr>
            <w:r w:rsidRPr="00106D83">
              <w:rPr>
                <w:rFonts w:ascii="Arial" w:hAnsi="Arial" w:cs="Arial"/>
                <w:sz w:val="22"/>
                <w:szCs w:val="22"/>
              </w:rPr>
              <w:t>Nano</w:t>
            </w:r>
            <w:r w:rsidRPr="00106D83">
              <w:rPr>
                <w:rFonts w:ascii="Arial" w:hAnsi="Arial" w:cs="Arial"/>
                <w:sz w:val="22"/>
                <w:szCs w:val="22"/>
              </w:rPr>
              <w:noBreakHyphen/>
              <w:t>sized YOLO with pre</w:t>
            </w:r>
            <w:r w:rsidRPr="00106D83">
              <w:rPr>
                <w:rFonts w:ascii="Arial" w:hAnsi="Arial" w:cs="Arial"/>
                <w:sz w:val="22"/>
                <w:szCs w:val="22"/>
              </w:rPr>
              <w:noBreakHyphen/>
              <w:t>trained weights was chosen due to its ultra</w:t>
            </w:r>
            <w:r w:rsidRPr="00106D83">
              <w:rPr>
                <w:rFonts w:ascii="Arial" w:hAnsi="Arial" w:cs="Arial"/>
                <w:sz w:val="22"/>
                <w:szCs w:val="22"/>
              </w:rPr>
              <w:noBreakHyphen/>
              <w:t>lightweight architecture and fast inference speed, meaning when implemented into real prosthetic hardware it can perform real</w:t>
            </w:r>
            <w:r w:rsidRPr="00106D83">
              <w:rPr>
                <w:rFonts w:ascii="Arial" w:hAnsi="Arial" w:cs="Arial"/>
                <w:sz w:val="22"/>
                <w:szCs w:val="22"/>
              </w:rPr>
              <w:noBreakHyphen/>
              <w:t xml:space="preserve">time object </w:t>
            </w:r>
            <w:commentRangeStart w:id="152"/>
            <w:r w:rsidRPr="00106D83">
              <w:rPr>
                <w:rFonts w:ascii="Arial" w:hAnsi="Arial" w:cs="Arial"/>
                <w:sz w:val="22"/>
                <w:szCs w:val="22"/>
              </w:rPr>
              <w:t>detection</w:t>
            </w:r>
            <w:commentRangeEnd w:id="152"/>
            <w:r w:rsidR="004D2D25" w:rsidRPr="00106D83">
              <w:rPr>
                <w:rStyle w:val="CommentReference"/>
                <w:rFonts w:ascii="Arial" w:hAnsi="Arial" w:cs="Arial"/>
              </w:rPr>
              <w:commentReference w:id="152"/>
            </w:r>
            <w:r w:rsidRPr="00106D83">
              <w:rPr>
                <w:rFonts w:ascii="Arial" w:hAnsi="Arial" w:cs="Arial"/>
                <w:sz w:val="22"/>
                <w:szCs w:val="22"/>
              </w:rPr>
              <w:t xml:space="preserve"> with minimal power consumption and low latency.</w:t>
            </w:r>
          </w:p>
        </w:tc>
      </w:tr>
      <w:tr w:rsidR="00D97D55" w:rsidRPr="00106D83" w14:paraId="7CBFABE8" w14:textId="77777777" w:rsidTr="004D2D25">
        <w:trPr>
          <w:tblCellSpacing w:w="15" w:type="dxa"/>
        </w:trPr>
        <w:tc>
          <w:tcPr>
            <w:tcW w:w="0" w:type="auto"/>
            <w:vAlign w:val="center"/>
            <w:hideMark/>
          </w:tcPr>
          <w:p w14:paraId="7662B84A" w14:textId="77777777" w:rsidR="00D97D55" w:rsidRPr="00106D83" w:rsidRDefault="00D97D55" w:rsidP="000B57F5">
            <w:pPr>
              <w:rPr>
                <w:rFonts w:ascii="Arial" w:hAnsi="Arial" w:cs="Arial"/>
                <w:sz w:val="22"/>
                <w:szCs w:val="22"/>
              </w:rPr>
            </w:pPr>
            <w:r w:rsidRPr="00106D83">
              <w:rPr>
                <w:rFonts w:ascii="Arial" w:hAnsi="Arial" w:cs="Arial"/>
                <w:sz w:val="22"/>
                <w:szCs w:val="22"/>
              </w:rPr>
              <w:t>Epochs</w:t>
            </w:r>
          </w:p>
        </w:tc>
        <w:tc>
          <w:tcPr>
            <w:tcW w:w="2176" w:type="dxa"/>
            <w:vAlign w:val="center"/>
            <w:hideMark/>
          </w:tcPr>
          <w:p w14:paraId="4444E4F8" w14:textId="77777777" w:rsidR="00D97D55" w:rsidRPr="00106D83" w:rsidRDefault="00D97D55" w:rsidP="000B57F5">
            <w:pPr>
              <w:rPr>
                <w:rFonts w:ascii="Arial" w:hAnsi="Arial" w:cs="Arial"/>
                <w:sz w:val="22"/>
                <w:szCs w:val="22"/>
              </w:rPr>
            </w:pPr>
            <w:r w:rsidRPr="00106D83">
              <w:rPr>
                <w:rFonts w:ascii="Arial" w:hAnsi="Arial" w:cs="Arial"/>
                <w:sz w:val="22"/>
                <w:szCs w:val="22"/>
              </w:rPr>
              <w:t>50</w:t>
            </w:r>
          </w:p>
        </w:tc>
        <w:tc>
          <w:tcPr>
            <w:tcW w:w="5625" w:type="dxa"/>
            <w:vAlign w:val="center"/>
            <w:hideMark/>
          </w:tcPr>
          <w:p w14:paraId="2210E220" w14:textId="77777777" w:rsidR="00D97D55" w:rsidRPr="00106D83" w:rsidRDefault="00D97D55" w:rsidP="000B57F5">
            <w:pPr>
              <w:rPr>
                <w:rFonts w:ascii="Arial" w:hAnsi="Arial" w:cs="Arial"/>
                <w:sz w:val="22"/>
                <w:szCs w:val="22"/>
              </w:rPr>
            </w:pPr>
            <w:r w:rsidRPr="00106D83">
              <w:rPr>
                <w:rFonts w:ascii="Arial" w:hAnsi="Arial" w:cs="Arial"/>
                <w:sz w:val="22"/>
                <w:szCs w:val="22"/>
              </w:rPr>
              <w:t>Number of full passes through the training set</w:t>
            </w:r>
          </w:p>
        </w:tc>
      </w:tr>
      <w:tr w:rsidR="00D97D55" w:rsidRPr="00106D83" w14:paraId="1D93566F" w14:textId="77777777" w:rsidTr="004D2D25">
        <w:trPr>
          <w:tblCellSpacing w:w="15" w:type="dxa"/>
        </w:trPr>
        <w:tc>
          <w:tcPr>
            <w:tcW w:w="0" w:type="auto"/>
            <w:vAlign w:val="center"/>
            <w:hideMark/>
          </w:tcPr>
          <w:p w14:paraId="6032CBA8" w14:textId="77777777" w:rsidR="00D97D55" w:rsidRPr="00106D83" w:rsidRDefault="00D97D55" w:rsidP="000B57F5">
            <w:pPr>
              <w:rPr>
                <w:rFonts w:ascii="Arial" w:hAnsi="Arial" w:cs="Arial"/>
                <w:sz w:val="22"/>
                <w:szCs w:val="22"/>
              </w:rPr>
            </w:pPr>
            <w:r w:rsidRPr="00106D83">
              <w:rPr>
                <w:rFonts w:ascii="Arial" w:hAnsi="Arial" w:cs="Arial"/>
                <w:sz w:val="22"/>
                <w:szCs w:val="22"/>
              </w:rPr>
              <w:t>Image size</w:t>
            </w:r>
          </w:p>
        </w:tc>
        <w:tc>
          <w:tcPr>
            <w:tcW w:w="2176" w:type="dxa"/>
            <w:vAlign w:val="center"/>
            <w:hideMark/>
          </w:tcPr>
          <w:p w14:paraId="17BBC6EC" w14:textId="77777777" w:rsidR="00D97D55" w:rsidRPr="00106D83" w:rsidRDefault="00D97D55" w:rsidP="000B57F5">
            <w:pPr>
              <w:rPr>
                <w:rFonts w:ascii="Arial" w:hAnsi="Arial" w:cs="Arial"/>
                <w:sz w:val="22"/>
                <w:szCs w:val="22"/>
              </w:rPr>
            </w:pPr>
            <w:r w:rsidRPr="00106D83">
              <w:rPr>
                <w:rFonts w:ascii="Arial" w:hAnsi="Arial" w:cs="Arial"/>
                <w:sz w:val="22"/>
                <w:szCs w:val="22"/>
              </w:rPr>
              <w:t>640 × 640</w:t>
            </w:r>
          </w:p>
        </w:tc>
        <w:tc>
          <w:tcPr>
            <w:tcW w:w="5625" w:type="dxa"/>
            <w:vAlign w:val="center"/>
            <w:hideMark/>
          </w:tcPr>
          <w:p w14:paraId="19CB0BE0" w14:textId="77777777" w:rsidR="00D97D55" w:rsidRPr="00106D83" w:rsidRDefault="00D97D55" w:rsidP="000B57F5">
            <w:pPr>
              <w:rPr>
                <w:rFonts w:ascii="Arial" w:hAnsi="Arial" w:cs="Arial"/>
                <w:sz w:val="22"/>
                <w:szCs w:val="22"/>
              </w:rPr>
            </w:pPr>
            <w:r w:rsidRPr="00106D83">
              <w:rPr>
                <w:rFonts w:ascii="Arial" w:hAnsi="Arial" w:cs="Arial"/>
                <w:sz w:val="22"/>
                <w:szCs w:val="22"/>
              </w:rPr>
              <w:t>Input image resolution in pixels</w:t>
            </w:r>
          </w:p>
        </w:tc>
      </w:tr>
      <w:tr w:rsidR="00D97D55" w:rsidRPr="00106D83" w14:paraId="49EC0D2F" w14:textId="77777777" w:rsidTr="004D2D25">
        <w:trPr>
          <w:tblCellSpacing w:w="15" w:type="dxa"/>
        </w:trPr>
        <w:tc>
          <w:tcPr>
            <w:tcW w:w="0" w:type="auto"/>
            <w:vAlign w:val="center"/>
            <w:hideMark/>
          </w:tcPr>
          <w:p w14:paraId="3867B3CC" w14:textId="77777777" w:rsidR="00D97D55" w:rsidRPr="00106D83" w:rsidRDefault="00D97D55" w:rsidP="000B57F5">
            <w:pPr>
              <w:rPr>
                <w:rFonts w:ascii="Arial" w:hAnsi="Arial" w:cs="Arial"/>
                <w:sz w:val="22"/>
                <w:szCs w:val="22"/>
              </w:rPr>
            </w:pPr>
            <w:r w:rsidRPr="00106D83">
              <w:rPr>
                <w:rFonts w:ascii="Arial" w:hAnsi="Arial" w:cs="Arial"/>
                <w:sz w:val="22"/>
                <w:szCs w:val="22"/>
              </w:rPr>
              <w:t>Batch size</w:t>
            </w:r>
          </w:p>
        </w:tc>
        <w:tc>
          <w:tcPr>
            <w:tcW w:w="2176" w:type="dxa"/>
            <w:vAlign w:val="center"/>
            <w:hideMark/>
          </w:tcPr>
          <w:p w14:paraId="7D6959EB" w14:textId="77777777" w:rsidR="00D97D55" w:rsidRPr="00106D83" w:rsidRDefault="00D97D55" w:rsidP="000B57F5">
            <w:pPr>
              <w:rPr>
                <w:rFonts w:ascii="Arial" w:hAnsi="Arial" w:cs="Arial"/>
                <w:sz w:val="22"/>
                <w:szCs w:val="22"/>
              </w:rPr>
            </w:pPr>
            <w:r w:rsidRPr="00106D83">
              <w:rPr>
                <w:rFonts w:ascii="Arial" w:hAnsi="Arial" w:cs="Arial"/>
                <w:sz w:val="22"/>
                <w:szCs w:val="22"/>
              </w:rPr>
              <w:t>32</w:t>
            </w:r>
          </w:p>
        </w:tc>
        <w:tc>
          <w:tcPr>
            <w:tcW w:w="5625" w:type="dxa"/>
            <w:vAlign w:val="center"/>
            <w:hideMark/>
          </w:tcPr>
          <w:p w14:paraId="4DAB9125" w14:textId="77777777" w:rsidR="00D97D55" w:rsidRPr="00106D83" w:rsidRDefault="00D97D55" w:rsidP="00501A8F">
            <w:pPr>
              <w:keepNext/>
              <w:rPr>
                <w:rFonts w:ascii="Arial" w:hAnsi="Arial" w:cs="Arial"/>
                <w:sz w:val="22"/>
                <w:szCs w:val="22"/>
              </w:rPr>
            </w:pPr>
            <w:r w:rsidRPr="00106D83">
              <w:rPr>
                <w:rFonts w:ascii="Arial" w:hAnsi="Arial" w:cs="Arial"/>
                <w:sz w:val="22"/>
                <w:szCs w:val="22"/>
              </w:rPr>
              <w:t>Number of images per training batch</w:t>
            </w:r>
          </w:p>
        </w:tc>
      </w:tr>
    </w:tbl>
    <w:p w14:paraId="6C113FFB" w14:textId="433EE98C" w:rsidR="00501A8F" w:rsidRPr="00106D83" w:rsidRDefault="00501A8F" w:rsidP="00102C14">
      <w:pPr>
        <w:pStyle w:val="Caption"/>
        <w:jc w:val="center"/>
        <w:rPr>
          <w:rFonts w:ascii="Arial" w:hAnsi="Arial" w:cs="Arial"/>
        </w:rPr>
      </w:pPr>
      <w:r w:rsidRPr="00106D83">
        <w:rPr>
          <w:rFonts w:ascii="Arial" w:hAnsi="Arial" w:cs="Arial"/>
        </w:rPr>
        <w:t xml:space="preserve">Table </w:t>
      </w:r>
      <w:r w:rsidR="005F6A1E" w:rsidRPr="00106D83">
        <w:rPr>
          <w:rFonts w:ascii="Arial" w:hAnsi="Arial" w:cs="Arial"/>
        </w:rPr>
        <w:t>6</w:t>
      </w:r>
      <w:r w:rsidRPr="00106D83">
        <w:rPr>
          <w:rFonts w:ascii="Arial" w:hAnsi="Arial" w:cs="Arial"/>
        </w:rPr>
        <w:t xml:space="preserve">: Key hyperparameters specified for YOLO training: the chosen model weights (yolo11n.pt), total training epochs, input image resolution, and batch size. All other parameters were left at the </w:t>
      </w:r>
      <w:proofErr w:type="spellStart"/>
      <w:r w:rsidRPr="00106D83">
        <w:rPr>
          <w:rFonts w:ascii="Arial" w:hAnsi="Arial" w:cs="Arial"/>
        </w:rPr>
        <w:t>Ultralytics</w:t>
      </w:r>
      <w:proofErr w:type="spellEnd"/>
      <w:r w:rsidRPr="00106D83">
        <w:rPr>
          <w:rFonts w:ascii="Arial" w:hAnsi="Arial" w:cs="Arial"/>
        </w:rPr>
        <w:t xml:space="preserve"> library defaults for the selected model (5</w:t>
      </w:r>
      <w:r w:rsidR="0058733F" w:rsidRPr="00106D83">
        <w:rPr>
          <w:rFonts w:ascii="Arial" w:hAnsi="Arial" w:cs="Arial"/>
        </w:rPr>
        <w:t>6</w:t>
      </w:r>
      <w:r w:rsidRPr="00106D83">
        <w:rPr>
          <w:rFonts w:ascii="Arial" w:hAnsi="Arial" w:cs="Arial"/>
        </w:rPr>
        <w:t>).</w:t>
      </w:r>
    </w:p>
    <w:p w14:paraId="3D715A92" w14:textId="41230DB7" w:rsidR="004B3604" w:rsidRPr="00106D83" w:rsidRDefault="004A13C3" w:rsidP="00102C14">
      <w:pPr>
        <w:jc w:val="both"/>
        <w:rPr>
          <w:rFonts w:ascii="Arial" w:hAnsi="Arial" w:cs="Arial"/>
          <w:sz w:val="22"/>
          <w:szCs w:val="22"/>
        </w:rPr>
      </w:pPr>
      <w:commentRangeStart w:id="153"/>
      <w:commentRangeStart w:id="154"/>
      <w:r w:rsidRPr="00106D83">
        <w:rPr>
          <w:rFonts w:ascii="Arial" w:hAnsi="Arial" w:cs="Arial"/>
          <w:sz w:val="22"/>
          <w:szCs w:val="22"/>
        </w:rPr>
        <w:t>In simulation, a 640 × </w:t>
      </w:r>
      <w:proofErr w:type="gramStart"/>
      <w:r w:rsidRPr="00106D83">
        <w:rPr>
          <w:rFonts w:ascii="Arial" w:hAnsi="Arial" w:cs="Arial"/>
          <w:sz w:val="22"/>
          <w:szCs w:val="22"/>
        </w:rPr>
        <w:t>640 pixel</w:t>
      </w:r>
      <w:proofErr w:type="gramEnd"/>
      <w:r w:rsidRPr="00106D83">
        <w:rPr>
          <w:rFonts w:ascii="Arial" w:hAnsi="Arial" w:cs="Arial"/>
          <w:sz w:val="22"/>
          <w:szCs w:val="22"/>
        </w:rPr>
        <w:t xml:space="preserve"> virtual camera, loaded with the best trained</w:t>
      </w:r>
      <w:r w:rsidR="00595523" w:rsidRPr="00106D83">
        <w:rPr>
          <w:rFonts w:ascii="Arial" w:hAnsi="Arial" w:cs="Arial"/>
          <w:sz w:val="22"/>
          <w:szCs w:val="22"/>
        </w:rPr>
        <w:t xml:space="preserve"> model </w:t>
      </w:r>
      <w:r w:rsidRPr="00106D83">
        <w:rPr>
          <w:rFonts w:ascii="Arial" w:hAnsi="Arial" w:cs="Arial"/>
          <w:sz w:val="22"/>
          <w:szCs w:val="22"/>
        </w:rPr>
        <w:t xml:space="preserve">weights, </w:t>
      </w:r>
      <w:r w:rsidR="00C5155F" w:rsidRPr="00106D83">
        <w:rPr>
          <w:rFonts w:ascii="Arial" w:hAnsi="Arial" w:cs="Arial"/>
          <w:sz w:val="22"/>
          <w:szCs w:val="22"/>
        </w:rPr>
        <w:t xml:space="preserve">was mounted </w:t>
      </w:r>
      <w:r w:rsidRPr="00106D83">
        <w:rPr>
          <w:rFonts w:ascii="Arial" w:hAnsi="Arial" w:cs="Arial"/>
          <w:sz w:val="22"/>
          <w:szCs w:val="22"/>
        </w:rPr>
        <w:t>on the dorsum of the prosthetic hand to detect and track the target cup, mirroring the configuration used on the Newcastle Hand</w:t>
      </w:r>
      <w:r w:rsidR="0058661D" w:rsidRPr="00106D83">
        <w:rPr>
          <w:rFonts w:ascii="Arial" w:hAnsi="Arial" w:cs="Arial"/>
          <w:sz w:val="22"/>
          <w:szCs w:val="22"/>
        </w:rPr>
        <w:t xml:space="preserve"> </w:t>
      </w:r>
      <w:r w:rsidR="00AC6276" w:rsidRPr="00106D83">
        <w:rPr>
          <w:rFonts w:ascii="Arial" w:hAnsi="Arial" w:cs="Arial"/>
          <w:sz w:val="22"/>
          <w:szCs w:val="22"/>
        </w:rPr>
        <w:t>(</w:t>
      </w:r>
      <w:r w:rsidR="007C7AF5" w:rsidRPr="00106D83">
        <w:rPr>
          <w:rFonts w:ascii="Arial" w:hAnsi="Arial" w:cs="Arial"/>
          <w:sz w:val="22"/>
          <w:szCs w:val="22"/>
        </w:rPr>
        <w:t>3</w:t>
      </w:r>
      <w:r w:rsidR="00DC7D28" w:rsidRPr="00106D83">
        <w:rPr>
          <w:rFonts w:ascii="Arial" w:hAnsi="Arial" w:cs="Arial"/>
          <w:sz w:val="22"/>
          <w:szCs w:val="22"/>
        </w:rPr>
        <w:t>5</w:t>
      </w:r>
      <w:r w:rsidR="007C7AF5" w:rsidRPr="00106D83">
        <w:rPr>
          <w:rFonts w:ascii="Arial" w:hAnsi="Arial" w:cs="Arial"/>
          <w:sz w:val="22"/>
          <w:szCs w:val="22"/>
        </w:rPr>
        <w:t>).</w:t>
      </w:r>
      <w:r w:rsidR="00942ABD" w:rsidRPr="00106D83">
        <w:rPr>
          <w:rFonts w:ascii="Arial" w:hAnsi="Arial" w:cs="Arial"/>
          <w:sz w:val="22"/>
          <w:szCs w:val="22"/>
        </w:rPr>
        <w:t xml:space="preserve"> </w:t>
      </w:r>
      <w:r w:rsidR="00B23353" w:rsidRPr="00106D83">
        <w:rPr>
          <w:rFonts w:ascii="Arial" w:hAnsi="Arial" w:cs="Arial"/>
          <w:sz w:val="22"/>
          <w:szCs w:val="22"/>
        </w:rPr>
        <w:t xml:space="preserve">One 3D cup </w:t>
      </w:r>
      <w:r w:rsidR="002B1620" w:rsidRPr="00106D83">
        <w:rPr>
          <w:rFonts w:ascii="Arial" w:hAnsi="Arial" w:cs="Arial"/>
          <w:sz w:val="22"/>
          <w:szCs w:val="22"/>
        </w:rPr>
        <w:t xml:space="preserve">object </w:t>
      </w:r>
      <w:r w:rsidR="00B23353" w:rsidRPr="00106D83">
        <w:rPr>
          <w:rFonts w:ascii="Arial" w:hAnsi="Arial" w:cs="Arial"/>
          <w:sz w:val="22"/>
          <w:szCs w:val="22"/>
        </w:rPr>
        <w:t>model</w:t>
      </w:r>
      <w:r w:rsidR="00CC7CC7" w:rsidRPr="00106D83">
        <w:rPr>
          <w:rFonts w:ascii="Arial" w:hAnsi="Arial" w:cs="Arial"/>
          <w:sz w:val="22"/>
          <w:szCs w:val="22"/>
        </w:rPr>
        <w:t xml:space="preserve"> (</w:t>
      </w:r>
      <w:r w:rsidR="002523BF" w:rsidRPr="00106D83">
        <w:rPr>
          <w:rFonts w:ascii="Arial" w:hAnsi="Arial" w:cs="Arial"/>
          <w:sz w:val="22"/>
          <w:szCs w:val="22"/>
        </w:rPr>
        <w:t>5</w:t>
      </w:r>
      <w:r w:rsidR="0058733F" w:rsidRPr="00106D83">
        <w:rPr>
          <w:rFonts w:ascii="Arial" w:hAnsi="Arial" w:cs="Arial"/>
          <w:sz w:val="22"/>
          <w:szCs w:val="22"/>
        </w:rPr>
        <w:t>7</w:t>
      </w:r>
      <w:r w:rsidR="002523BF" w:rsidRPr="00106D83">
        <w:rPr>
          <w:rFonts w:ascii="Arial" w:hAnsi="Arial" w:cs="Arial"/>
          <w:sz w:val="22"/>
          <w:szCs w:val="22"/>
        </w:rPr>
        <w:t>)</w:t>
      </w:r>
      <w:r w:rsidR="00B23353" w:rsidRPr="00106D83">
        <w:rPr>
          <w:rFonts w:ascii="Arial" w:hAnsi="Arial" w:cs="Arial"/>
          <w:sz w:val="22"/>
          <w:szCs w:val="22"/>
        </w:rPr>
        <w:t xml:space="preserve"> was used to test this in </w:t>
      </w:r>
      <w:r w:rsidR="00B23353" w:rsidRPr="00106D83">
        <w:rPr>
          <w:rFonts w:ascii="Arial" w:hAnsi="Arial" w:cs="Arial"/>
          <w:sz w:val="22"/>
          <w:szCs w:val="22"/>
        </w:rPr>
        <w:lastRenderedPageBreak/>
        <w:t>real time</w:t>
      </w:r>
      <w:r w:rsidR="00342C54" w:rsidRPr="00106D83">
        <w:rPr>
          <w:rFonts w:ascii="Arial" w:hAnsi="Arial" w:cs="Arial"/>
          <w:sz w:val="22"/>
          <w:szCs w:val="22"/>
        </w:rPr>
        <w:t xml:space="preserve">. </w:t>
      </w:r>
      <w:r w:rsidR="00B31176" w:rsidRPr="00106D83">
        <w:rPr>
          <w:rStyle w:val="normaltextrun"/>
          <w:rFonts w:ascii="Arial" w:hAnsi="Arial" w:cs="Arial"/>
          <w:color w:val="000000"/>
          <w:sz w:val="22"/>
          <w:szCs w:val="22"/>
          <w:bdr w:val="none" w:sz="0" w:space="0" w:color="auto" w:frame="1"/>
        </w:rPr>
        <w:t>One 3D-Cup model was tested</w:t>
      </w:r>
      <w:r w:rsidR="00342C54" w:rsidRPr="00106D83">
        <w:rPr>
          <w:rStyle w:val="normaltextrun"/>
          <w:rFonts w:ascii="Arial" w:hAnsi="Arial" w:cs="Arial"/>
          <w:color w:val="000000"/>
          <w:sz w:val="22"/>
          <w:szCs w:val="22"/>
          <w:bdr w:val="none" w:sz="0" w:space="0" w:color="auto" w:frame="1"/>
        </w:rPr>
        <w:t xml:space="preserve"> due to time constraints, 3D </w:t>
      </w:r>
      <w:proofErr w:type="gramStart"/>
      <w:r w:rsidR="00342C54" w:rsidRPr="00106D83">
        <w:rPr>
          <w:rStyle w:val="normaltextrun"/>
          <w:rFonts w:ascii="Arial" w:hAnsi="Arial" w:cs="Arial"/>
          <w:color w:val="000000"/>
          <w:sz w:val="22"/>
          <w:szCs w:val="22"/>
          <w:bdr w:val="none" w:sz="0" w:space="0" w:color="auto" w:frame="1"/>
        </w:rPr>
        <w:t>model</w:t>
      </w:r>
      <w:proofErr w:type="gramEnd"/>
      <w:r w:rsidR="00342C54" w:rsidRPr="00106D83">
        <w:rPr>
          <w:rStyle w:val="normaltextrun"/>
          <w:rFonts w:ascii="Arial" w:hAnsi="Arial" w:cs="Arial"/>
          <w:color w:val="000000"/>
          <w:sz w:val="22"/>
          <w:szCs w:val="22"/>
          <w:bdr w:val="none" w:sz="0" w:space="0" w:color="auto" w:frame="1"/>
        </w:rPr>
        <w:t xml:space="preserve"> availability and </w:t>
      </w:r>
      <w:r w:rsidR="007B1A22" w:rsidRPr="00106D83">
        <w:rPr>
          <w:rStyle w:val="normaltextrun"/>
          <w:rFonts w:ascii="Arial" w:hAnsi="Arial" w:cs="Arial"/>
          <w:color w:val="000000"/>
          <w:sz w:val="22"/>
          <w:szCs w:val="22"/>
          <w:bdr w:val="none" w:sz="0" w:space="0" w:color="auto" w:frame="1"/>
        </w:rPr>
        <w:t xml:space="preserve">the cost of </w:t>
      </w:r>
      <w:r w:rsidR="00D762CF" w:rsidRPr="00106D83">
        <w:rPr>
          <w:rStyle w:val="normaltextrun"/>
          <w:rFonts w:ascii="Arial" w:hAnsi="Arial" w:cs="Arial"/>
          <w:color w:val="000000"/>
          <w:sz w:val="22"/>
          <w:szCs w:val="22"/>
          <w:bdr w:val="none" w:sz="0" w:space="0" w:color="auto" w:frame="1"/>
        </w:rPr>
        <w:t>high-quality</w:t>
      </w:r>
      <w:r w:rsidR="007B1A22" w:rsidRPr="00106D83">
        <w:rPr>
          <w:rStyle w:val="normaltextrun"/>
          <w:rFonts w:ascii="Arial" w:hAnsi="Arial" w:cs="Arial"/>
          <w:color w:val="000000"/>
          <w:sz w:val="22"/>
          <w:szCs w:val="22"/>
          <w:bdr w:val="none" w:sz="0" w:space="0" w:color="auto" w:frame="1"/>
        </w:rPr>
        <w:t xml:space="preserve"> </w:t>
      </w:r>
      <w:commentRangeStart w:id="155"/>
      <w:r w:rsidR="007B1A22" w:rsidRPr="00106D83">
        <w:rPr>
          <w:rStyle w:val="normaltextrun"/>
          <w:rFonts w:ascii="Arial" w:hAnsi="Arial" w:cs="Arial"/>
          <w:color w:val="000000"/>
          <w:sz w:val="22"/>
          <w:szCs w:val="22"/>
          <w:bdr w:val="none" w:sz="0" w:space="0" w:color="auto" w:frame="1"/>
        </w:rPr>
        <w:t>models</w:t>
      </w:r>
      <w:r w:rsidR="00B23353" w:rsidRPr="00106D83">
        <w:rPr>
          <w:rFonts w:ascii="Arial" w:hAnsi="Arial" w:cs="Arial"/>
          <w:sz w:val="22"/>
          <w:szCs w:val="22"/>
        </w:rPr>
        <w:t>.</w:t>
      </w:r>
      <w:r w:rsidR="00A7513D" w:rsidRPr="00106D83">
        <w:rPr>
          <w:rFonts w:ascii="Arial" w:hAnsi="Arial" w:cs="Arial"/>
          <w:sz w:val="22"/>
          <w:szCs w:val="22"/>
        </w:rPr>
        <w:t xml:space="preserve"> </w:t>
      </w:r>
      <w:r w:rsidR="009F135E" w:rsidRPr="00106D83">
        <w:rPr>
          <w:rFonts w:ascii="Arial" w:hAnsi="Arial" w:cs="Arial"/>
          <w:sz w:val="22"/>
          <w:szCs w:val="22"/>
        </w:rPr>
        <w:t xml:space="preserve">Figure </w:t>
      </w:r>
      <w:r w:rsidR="00C32F80" w:rsidRPr="00106D83">
        <w:rPr>
          <w:rFonts w:ascii="Arial" w:hAnsi="Arial" w:cs="Arial"/>
          <w:sz w:val="22"/>
          <w:szCs w:val="22"/>
        </w:rPr>
        <w:t>9</w:t>
      </w:r>
      <w:r w:rsidR="009F135E" w:rsidRPr="00106D83">
        <w:rPr>
          <w:rFonts w:ascii="Arial" w:hAnsi="Arial" w:cs="Arial"/>
          <w:sz w:val="22"/>
          <w:szCs w:val="22"/>
        </w:rPr>
        <w:t xml:space="preserve"> shows the object detection protocol</w:t>
      </w:r>
      <w:r w:rsidR="00C61B62" w:rsidRPr="00106D83">
        <w:rPr>
          <w:rFonts w:ascii="Arial" w:hAnsi="Arial" w:cs="Arial"/>
          <w:sz w:val="22"/>
          <w:szCs w:val="22"/>
        </w:rPr>
        <w:t>,</w:t>
      </w:r>
      <w:r w:rsidR="009F135E" w:rsidRPr="00106D83">
        <w:rPr>
          <w:rFonts w:ascii="Arial" w:hAnsi="Arial" w:cs="Arial"/>
          <w:sz w:val="22"/>
          <w:szCs w:val="22"/>
        </w:rPr>
        <w:t xml:space="preserve"> paired with the auto-grasp</w:t>
      </w:r>
      <w:r w:rsidR="00E86BB8" w:rsidRPr="00106D83">
        <w:rPr>
          <w:rFonts w:ascii="Arial" w:hAnsi="Arial" w:cs="Arial"/>
          <w:sz w:val="22"/>
          <w:szCs w:val="22"/>
        </w:rPr>
        <w:t>ing</w:t>
      </w:r>
      <w:r w:rsidR="004B3604" w:rsidRPr="00106D83">
        <w:rPr>
          <w:rFonts w:ascii="Arial" w:hAnsi="Arial" w:cs="Arial"/>
          <w:sz w:val="22"/>
          <w:szCs w:val="22"/>
        </w:rPr>
        <w:t xml:space="preserve"> feature</w:t>
      </w:r>
      <w:r w:rsidR="005319A3" w:rsidRPr="00106D83">
        <w:rPr>
          <w:rFonts w:ascii="Arial" w:hAnsi="Arial" w:cs="Arial"/>
          <w:sz w:val="22"/>
          <w:szCs w:val="22"/>
        </w:rPr>
        <w:t>.</w:t>
      </w:r>
      <w:r w:rsidR="004B3604" w:rsidRPr="00106D83">
        <w:rPr>
          <w:rFonts w:ascii="Arial" w:hAnsi="Arial" w:cs="Arial"/>
          <w:sz w:val="22"/>
          <w:szCs w:val="22"/>
        </w:rPr>
        <w:t xml:space="preserve"> </w:t>
      </w:r>
      <w:r w:rsidR="005319A3" w:rsidRPr="00106D83">
        <w:rPr>
          <w:rFonts w:ascii="Arial" w:hAnsi="Arial" w:cs="Arial"/>
          <w:sz w:val="22"/>
          <w:szCs w:val="22"/>
        </w:rPr>
        <w:t>In</w:t>
      </w:r>
      <w:r w:rsidR="00C61B62" w:rsidRPr="00106D83">
        <w:rPr>
          <w:rFonts w:ascii="Arial" w:hAnsi="Arial" w:cs="Arial"/>
          <w:sz w:val="22"/>
          <w:szCs w:val="22"/>
        </w:rPr>
        <w:t xml:space="preserve"> this case, the cylindrical power grip</w:t>
      </w:r>
      <w:r w:rsidR="005319A3" w:rsidRPr="00106D83">
        <w:rPr>
          <w:rFonts w:ascii="Arial" w:hAnsi="Arial" w:cs="Arial"/>
          <w:sz w:val="22"/>
          <w:szCs w:val="22"/>
        </w:rPr>
        <w:t xml:space="preserve"> was mapped to the cup</w:t>
      </w:r>
      <w:r w:rsidR="00E86BB8" w:rsidRPr="00106D83">
        <w:rPr>
          <w:rFonts w:ascii="Arial" w:hAnsi="Arial" w:cs="Arial"/>
          <w:sz w:val="22"/>
          <w:szCs w:val="22"/>
        </w:rPr>
        <w:t>.</w:t>
      </w:r>
      <w:commentRangeEnd w:id="153"/>
      <w:r w:rsidR="007D153C" w:rsidRPr="00106D83">
        <w:rPr>
          <w:rStyle w:val="CommentReference"/>
          <w:rFonts w:ascii="Arial" w:hAnsi="Arial" w:cs="Arial"/>
          <w:sz w:val="22"/>
          <w:szCs w:val="22"/>
        </w:rPr>
        <w:commentReference w:id="153"/>
      </w:r>
      <w:commentRangeEnd w:id="154"/>
      <w:r w:rsidR="00D1013F" w:rsidRPr="00106D83">
        <w:rPr>
          <w:rStyle w:val="CommentReference"/>
          <w:rFonts w:ascii="Arial" w:hAnsi="Arial" w:cs="Arial"/>
          <w:sz w:val="22"/>
          <w:szCs w:val="22"/>
        </w:rPr>
        <w:commentReference w:id="154"/>
      </w:r>
      <w:commentRangeEnd w:id="155"/>
      <w:r w:rsidR="004F1C86" w:rsidRPr="00106D83">
        <w:rPr>
          <w:rStyle w:val="CommentReference"/>
          <w:rFonts w:ascii="Arial" w:hAnsi="Arial" w:cs="Arial"/>
          <w:sz w:val="22"/>
          <w:szCs w:val="22"/>
        </w:rPr>
        <w:commentReference w:id="155"/>
      </w:r>
    </w:p>
    <w:p w14:paraId="4B1DD147" w14:textId="77777777" w:rsidR="00417F16" w:rsidRPr="00106D83" w:rsidRDefault="003F291B" w:rsidP="00102C14">
      <w:pPr>
        <w:keepNext/>
        <w:jc w:val="center"/>
        <w:rPr>
          <w:rFonts w:ascii="Arial" w:hAnsi="Arial" w:cs="Arial"/>
        </w:rPr>
      </w:pPr>
      <w:r w:rsidRPr="00106D83">
        <w:rPr>
          <w:rFonts w:ascii="Arial" w:hAnsi="Arial" w:cs="Arial"/>
          <w:noProof/>
          <w:sz w:val="22"/>
          <w:szCs w:val="22"/>
        </w:rPr>
        <w:drawing>
          <wp:inline distT="0" distB="0" distL="0" distR="0" wp14:anchorId="136D74EF" wp14:editId="67FF9DE0">
            <wp:extent cx="5943600" cy="3343275"/>
            <wp:effectExtent l="0" t="0" r="0" b="0"/>
            <wp:docPr id="28" name="Picture 27" descr="A screenshot of a computer&#10;&#10;AI-generated content may be incorrect.">
              <a:extLst xmlns:a="http://schemas.openxmlformats.org/drawingml/2006/main">
                <a:ext uri="{FF2B5EF4-FFF2-40B4-BE49-F238E27FC236}">
                  <a16:creationId xmlns:a16="http://schemas.microsoft.com/office/drawing/2014/main" id="{06D9F8C8-5F0B-29DE-3963-6713A6339D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7" descr="A screenshot of a computer&#10;&#10;AI-generated content may be incorrect.">
                      <a:extLst>
                        <a:ext uri="{FF2B5EF4-FFF2-40B4-BE49-F238E27FC236}">
                          <a16:creationId xmlns:a16="http://schemas.microsoft.com/office/drawing/2014/main" id="{06D9F8C8-5F0B-29DE-3963-6713A6339DBB}"/>
                        </a:ext>
                      </a:extLst>
                    </pic:cNvPr>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E5BCDA2" w14:textId="5CE82BE0" w:rsidR="004B3604" w:rsidRPr="00106D83" w:rsidRDefault="00417F16" w:rsidP="00102C14">
      <w:pPr>
        <w:pStyle w:val="Caption"/>
        <w:jc w:val="center"/>
        <w:rPr>
          <w:rFonts w:ascii="Arial" w:hAnsi="Arial" w:cs="Arial"/>
          <w:sz w:val="22"/>
          <w:szCs w:val="22"/>
        </w:rPr>
      </w:pPr>
      <w:r w:rsidRPr="00106D83">
        <w:rPr>
          <w:rFonts w:ascii="Arial" w:hAnsi="Arial" w:cs="Arial"/>
        </w:rPr>
        <w:t xml:space="preserve">Figure </w:t>
      </w:r>
      <w:r w:rsidR="00102C14" w:rsidRPr="00106D83">
        <w:rPr>
          <w:rFonts w:ascii="Arial" w:hAnsi="Arial" w:cs="Arial"/>
        </w:rPr>
        <w:t>9</w:t>
      </w:r>
      <w:r w:rsidRPr="00106D83">
        <w:rPr>
          <w:rFonts w:ascii="Arial" w:hAnsi="Arial" w:cs="Arial"/>
        </w:rPr>
        <w:t>: Shows the object detection leading to auto grasp selection. A virtual camera on the hand runs the object detection algorithm, identifying the cup (73% certainty, Class</w:t>
      </w:r>
      <w:r w:rsidR="00D831B6" w:rsidRPr="00106D83">
        <w:rPr>
          <w:rFonts w:ascii="Arial" w:hAnsi="Arial" w:cs="Arial"/>
        </w:rPr>
        <w:t xml:space="preserve"> label</w:t>
      </w:r>
      <w:r w:rsidRPr="00106D83">
        <w:rPr>
          <w:rFonts w:ascii="Arial" w:hAnsi="Arial" w:cs="Arial"/>
        </w:rPr>
        <w:t xml:space="preserve"> 0 = Plastic Cup) </w:t>
      </w:r>
      <w:r w:rsidR="00C61B62" w:rsidRPr="00106D83">
        <w:rPr>
          <w:rFonts w:ascii="Arial" w:hAnsi="Arial" w:cs="Arial"/>
        </w:rPr>
        <w:t xml:space="preserve">and </w:t>
      </w:r>
      <w:r w:rsidRPr="00106D83">
        <w:rPr>
          <w:rFonts w:ascii="Arial" w:hAnsi="Arial" w:cs="Arial"/>
        </w:rPr>
        <w:t xml:space="preserve">triggering a cylindrical power grip. The second synthetic camera, providing a head-on view of the grasp to show it more clearly, appears delayed due to computational lag. The raw video frames </w:t>
      </w:r>
      <w:r w:rsidR="00267F5F" w:rsidRPr="00106D83">
        <w:rPr>
          <w:rFonts w:ascii="Arial" w:hAnsi="Arial" w:cs="Arial"/>
        </w:rPr>
        <w:t>are fed</w:t>
      </w:r>
      <w:r w:rsidRPr="00106D83">
        <w:rPr>
          <w:rFonts w:ascii="Arial" w:hAnsi="Arial" w:cs="Arial"/>
        </w:rPr>
        <w:t xml:space="preserve"> to the algorithm</w:t>
      </w:r>
      <w:r w:rsidR="00267F5F" w:rsidRPr="00106D83">
        <w:rPr>
          <w:rFonts w:ascii="Arial" w:hAnsi="Arial" w:cs="Arial"/>
        </w:rPr>
        <w:t>,</w:t>
      </w:r>
      <w:r w:rsidRPr="00106D83">
        <w:rPr>
          <w:rFonts w:ascii="Arial" w:hAnsi="Arial" w:cs="Arial"/>
        </w:rPr>
        <w:t xml:space="preserve"> allowing it to identify the object.</w:t>
      </w:r>
    </w:p>
    <w:p w14:paraId="22030C2A" w14:textId="55F8176D" w:rsidR="00102C14" w:rsidRPr="00106D83" w:rsidRDefault="00780231" w:rsidP="00102C14">
      <w:pPr>
        <w:jc w:val="both"/>
        <w:rPr>
          <w:rFonts w:ascii="Arial" w:hAnsi="Arial" w:cs="Arial"/>
          <w:sz w:val="22"/>
          <w:szCs w:val="22"/>
        </w:rPr>
      </w:pPr>
      <w:r w:rsidRPr="00106D83">
        <w:rPr>
          <w:rFonts w:ascii="Arial" w:hAnsi="Arial" w:cs="Arial"/>
          <w:sz w:val="22"/>
          <w:szCs w:val="22"/>
        </w:rPr>
        <w:t>To reflect real-life performance, the object detection algorithm was tested under four simulated conditions</w:t>
      </w:r>
      <w:r w:rsidR="00D001F9" w:rsidRPr="00106D83">
        <w:rPr>
          <w:rFonts w:ascii="Arial" w:hAnsi="Arial" w:cs="Arial"/>
          <w:sz w:val="22"/>
          <w:szCs w:val="22"/>
        </w:rPr>
        <w:t>,</w:t>
      </w:r>
      <w:r w:rsidRPr="00106D83">
        <w:rPr>
          <w:rFonts w:ascii="Arial" w:hAnsi="Arial" w:cs="Arial"/>
          <w:sz w:val="22"/>
          <w:szCs w:val="22"/>
        </w:rPr>
        <w:t xml:space="preserve"> </w:t>
      </w:r>
      <w:r w:rsidR="00574D95" w:rsidRPr="00106D83">
        <w:rPr>
          <w:rFonts w:ascii="Arial" w:hAnsi="Arial" w:cs="Arial"/>
          <w:sz w:val="22"/>
          <w:szCs w:val="22"/>
        </w:rPr>
        <w:t xml:space="preserve">outlined in </w:t>
      </w:r>
      <w:r w:rsidR="00CB7782" w:rsidRPr="00106D83">
        <w:rPr>
          <w:rFonts w:ascii="Arial" w:hAnsi="Arial" w:cs="Arial"/>
          <w:sz w:val="22"/>
          <w:szCs w:val="22"/>
        </w:rPr>
        <w:t>Table</w:t>
      </w:r>
      <w:r w:rsidR="00574D95" w:rsidRPr="00106D83">
        <w:rPr>
          <w:rFonts w:ascii="Arial" w:hAnsi="Arial" w:cs="Arial"/>
          <w:sz w:val="22"/>
          <w:szCs w:val="22"/>
        </w:rPr>
        <w:t xml:space="preserve"> </w:t>
      </w:r>
      <w:r w:rsidR="005F6A1E" w:rsidRPr="00106D83">
        <w:rPr>
          <w:rFonts w:ascii="Arial" w:hAnsi="Arial" w:cs="Arial"/>
          <w:sz w:val="22"/>
          <w:szCs w:val="22"/>
        </w:rPr>
        <w:t>7</w:t>
      </w:r>
      <w:r w:rsidR="000E1EA1" w:rsidRPr="00106D83">
        <w:rPr>
          <w:rFonts w:ascii="Arial" w:hAnsi="Arial" w:cs="Arial"/>
          <w:sz w:val="22"/>
          <w:szCs w:val="22"/>
        </w:rPr>
        <w:t>.</w:t>
      </w:r>
      <w:r w:rsidR="00554E68" w:rsidRPr="00106D83">
        <w:rPr>
          <w:rFonts w:ascii="Arial" w:hAnsi="Arial" w:cs="Arial"/>
          <w:sz w:val="22"/>
          <w:szCs w:val="22"/>
        </w:rPr>
        <w:t xml:space="preserve"> </w:t>
      </w:r>
      <w:commentRangeStart w:id="156"/>
      <w:r w:rsidR="00622017" w:rsidRPr="00106D83">
        <w:rPr>
          <w:rFonts w:ascii="Arial" w:hAnsi="Arial" w:cs="Arial"/>
          <w:sz w:val="22"/>
          <w:szCs w:val="22"/>
        </w:rPr>
        <w:t xml:space="preserve">Thirty </w:t>
      </w:r>
      <w:r w:rsidR="001013F4" w:rsidRPr="00106D83">
        <w:rPr>
          <w:rFonts w:ascii="Arial" w:hAnsi="Arial" w:cs="Arial"/>
          <w:sz w:val="22"/>
          <w:szCs w:val="22"/>
        </w:rPr>
        <w:t>detection cycles</w:t>
      </w:r>
      <w:r w:rsidR="00875634" w:rsidRPr="00106D83">
        <w:rPr>
          <w:rFonts w:ascii="Arial" w:hAnsi="Arial" w:cs="Arial"/>
          <w:sz w:val="22"/>
          <w:szCs w:val="22"/>
        </w:rPr>
        <w:t xml:space="preserve"> were r</w:t>
      </w:r>
      <w:r w:rsidR="005D4F41" w:rsidRPr="00106D83">
        <w:rPr>
          <w:rFonts w:ascii="Arial" w:hAnsi="Arial" w:cs="Arial"/>
          <w:sz w:val="22"/>
          <w:szCs w:val="22"/>
        </w:rPr>
        <w:t>u</w:t>
      </w:r>
      <w:r w:rsidR="00875634" w:rsidRPr="00106D83">
        <w:rPr>
          <w:rFonts w:ascii="Arial" w:hAnsi="Arial" w:cs="Arial"/>
          <w:sz w:val="22"/>
          <w:szCs w:val="22"/>
        </w:rPr>
        <w:t>n</w:t>
      </w:r>
      <w:r w:rsidR="00D61B0E" w:rsidRPr="00106D83">
        <w:rPr>
          <w:rFonts w:ascii="Arial" w:hAnsi="Arial" w:cs="Arial"/>
          <w:sz w:val="22"/>
          <w:szCs w:val="22"/>
        </w:rPr>
        <w:t>.</w:t>
      </w:r>
      <w:r w:rsidR="005D4F41" w:rsidRPr="00106D83">
        <w:rPr>
          <w:rFonts w:ascii="Arial" w:hAnsi="Arial" w:cs="Arial"/>
          <w:sz w:val="22"/>
          <w:szCs w:val="22"/>
        </w:rPr>
        <w:t xml:space="preserve"> </w:t>
      </w:r>
      <w:r w:rsidR="00D61B0E" w:rsidRPr="00106D83">
        <w:rPr>
          <w:rFonts w:ascii="Arial" w:hAnsi="Arial" w:cs="Arial"/>
          <w:sz w:val="22"/>
          <w:szCs w:val="22"/>
        </w:rPr>
        <w:t>The</w:t>
      </w:r>
      <w:r w:rsidR="00C852C8" w:rsidRPr="00106D83">
        <w:rPr>
          <w:rFonts w:ascii="Arial" w:hAnsi="Arial" w:cs="Arial"/>
          <w:sz w:val="22"/>
          <w:szCs w:val="22"/>
        </w:rPr>
        <w:t xml:space="preserve"> </w:t>
      </w:r>
      <w:r w:rsidR="00E91590" w:rsidRPr="00106D83">
        <w:rPr>
          <w:rFonts w:ascii="Arial" w:hAnsi="Arial" w:cs="Arial"/>
          <w:sz w:val="22"/>
          <w:szCs w:val="22"/>
        </w:rPr>
        <w:t xml:space="preserve">mean </w:t>
      </w:r>
      <w:r w:rsidR="00CC3833" w:rsidRPr="00106D83">
        <w:rPr>
          <w:rFonts w:ascii="Arial" w:hAnsi="Arial" w:cs="Arial"/>
          <w:sz w:val="22"/>
          <w:szCs w:val="22"/>
        </w:rPr>
        <w:t xml:space="preserve">average </w:t>
      </w:r>
      <w:r w:rsidR="00E12D34" w:rsidRPr="00106D83">
        <w:rPr>
          <w:rFonts w:ascii="Arial" w:hAnsi="Arial" w:cs="Arial"/>
          <w:sz w:val="22"/>
          <w:szCs w:val="22"/>
        </w:rPr>
        <w:t>precision</w:t>
      </w:r>
      <w:r w:rsidR="00C852C8" w:rsidRPr="00106D83">
        <w:rPr>
          <w:rFonts w:ascii="Arial" w:hAnsi="Arial" w:cs="Arial"/>
          <w:sz w:val="22"/>
          <w:szCs w:val="22"/>
        </w:rPr>
        <w:t xml:space="preserve"> score and inference time</w:t>
      </w:r>
      <w:r w:rsidR="00622017" w:rsidRPr="00106D83">
        <w:rPr>
          <w:rFonts w:ascii="Arial" w:hAnsi="Arial" w:cs="Arial"/>
          <w:sz w:val="22"/>
          <w:szCs w:val="22"/>
        </w:rPr>
        <w:t xml:space="preserve"> (time to process the frame)</w:t>
      </w:r>
      <w:r w:rsidR="00C852C8" w:rsidRPr="00106D83">
        <w:rPr>
          <w:rFonts w:ascii="Arial" w:hAnsi="Arial" w:cs="Arial"/>
          <w:sz w:val="22"/>
          <w:szCs w:val="22"/>
        </w:rPr>
        <w:t xml:space="preserve"> </w:t>
      </w:r>
      <w:r w:rsidR="007C4455" w:rsidRPr="00106D83">
        <w:rPr>
          <w:rFonts w:ascii="Arial" w:hAnsi="Arial" w:cs="Arial"/>
          <w:sz w:val="22"/>
          <w:szCs w:val="22"/>
        </w:rPr>
        <w:t>across</w:t>
      </w:r>
      <w:r w:rsidR="00875634" w:rsidRPr="00106D83">
        <w:rPr>
          <w:rFonts w:ascii="Arial" w:hAnsi="Arial" w:cs="Arial"/>
          <w:sz w:val="22"/>
          <w:szCs w:val="22"/>
        </w:rPr>
        <w:t xml:space="preserve"> run</w:t>
      </w:r>
      <w:r w:rsidR="007C4455" w:rsidRPr="00106D83">
        <w:rPr>
          <w:rFonts w:ascii="Arial" w:hAnsi="Arial" w:cs="Arial"/>
          <w:sz w:val="22"/>
          <w:szCs w:val="22"/>
        </w:rPr>
        <w:t>s</w:t>
      </w:r>
      <w:r w:rsidR="00875634" w:rsidRPr="00106D83">
        <w:rPr>
          <w:rFonts w:ascii="Arial" w:hAnsi="Arial" w:cs="Arial"/>
          <w:sz w:val="22"/>
          <w:szCs w:val="22"/>
        </w:rPr>
        <w:t xml:space="preserve"> </w:t>
      </w:r>
      <w:r w:rsidR="00C852C8" w:rsidRPr="00106D83">
        <w:rPr>
          <w:rFonts w:ascii="Arial" w:hAnsi="Arial" w:cs="Arial"/>
          <w:sz w:val="22"/>
          <w:szCs w:val="22"/>
        </w:rPr>
        <w:t xml:space="preserve">was </w:t>
      </w:r>
      <w:r w:rsidR="007C4455" w:rsidRPr="00106D83">
        <w:rPr>
          <w:rFonts w:ascii="Arial" w:hAnsi="Arial" w:cs="Arial"/>
          <w:sz w:val="22"/>
          <w:szCs w:val="22"/>
        </w:rPr>
        <w:t>computed</w:t>
      </w:r>
      <w:r w:rsidR="00EB0EFE" w:rsidRPr="00106D83">
        <w:rPr>
          <w:rFonts w:ascii="Arial" w:hAnsi="Arial" w:cs="Arial"/>
          <w:sz w:val="22"/>
          <w:szCs w:val="22"/>
        </w:rPr>
        <w:t>.</w:t>
      </w:r>
      <w:commentRangeEnd w:id="156"/>
      <w:r w:rsidR="00402C1A" w:rsidRPr="00106D83">
        <w:rPr>
          <w:rStyle w:val="CommentReference"/>
          <w:rFonts w:ascii="Arial" w:hAnsi="Arial" w:cs="Arial"/>
          <w:sz w:val="22"/>
          <w:szCs w:val="22"/>
        </w:rPr>
        <w:commentReference w:id="156"/>
      </w:r>
      <w:r w:rsidR="00EB0EFE" w:rsidRPr="00106D83">
        <w:rPr>
          <w:rFonts w:ascii="Arial" w:hAnsi="Arial" w:cs="Arial"/>
          <w:sz w:val="22"/>
          <w:szCs w:val="22"/>
        </w:rPr>
        <w:t xml:space="preserve"> </w:t>
      </w:r>
      <w:r w:rsidR="00CC3833" w:rsidRPr="00106D83">
        <w:rPr>
          <w:rFonts w:ascii="Arial" w:hAnsi="Arial" w:cs="Arial"/>
          <w:sz w:val="22"/>
          <w:szCs w:val="22"/>
        </w:rPr>
        <w:t>This evaluation directly tests H</w:t>
      </w:r>
      <w:r w:rsidR="00CC3833" w:rsidRPr="00106D83">
        <w:rPr>
          <w:rFonts w:ascii="Cambria Math" w:hAnsi="Cambria Math" w:cs="Cambria Math"/>
          <w:sz w:val="22"/>
          <w:szCs w:val="22"/>
        </w:rPr>
        <w:t>₁</w:t>
      </w:r>
      <w:r w:rsidR="00CC3833" w:rsidRPr="00106D83">
        <w:rPr>
          <w:rFonts w:ascii="Arial" w:hAnsi="Arial" w:cs="Arial"/>
          <w:sz w:val="22"/>
          <w:szCs w:val="22"/>
        </w:rPr>
        <w:t xml:space="preserve"> and H</w:t>
      </w:r>
      <w:r w:rsidR="00CC3833" w:rsidRPr="00106D83">
        <w:rPr>
          <w:rFonts w:ascii="Cambria Math" w:hAnsi="Cambria Math" w:cs="Cambria Math"/>
          <w:sz w:val="22"/>
          <w:szCs w:val="22"/>
        </w:rPr>
        <w:t>₂</w:t>
      </w:r>
      <w:r w:rsidR="00CC3833" w:rsidRPr="00106D83">
        <w:rPr>
          <w:rFonts w:ascii="Arial" w:hAnsi="Arial" w:cs="Arial"/>
          <w:sz w:val="22"/>
          <w:szCs w:val="22"/>
        </w:rPr>
        <w:t xml:space="preserve"> across the four simulated scenarios.</w:t>
      </w:r>
      <w:r w:rsidR="00740C1C" w:rsidRPr="00106D83">
        <w:rPr>
          <w:rFonts w:ascii="Arial" w:hAnsi="Arial" w:cs="Arial"/>
          <w:sz w:val="22"/>
          <w:szCs w:val="22"/>
        </w:rPr>
        <w:t xml:space="preserve"> </w:t>
      </w:r>
      <w:r w:rsidR="00145FBC" w:rsidRPr="00106D83">
        <w:rPr>
          <w:rFonts w:ascii="Arial" w:hAnsi="Arial" w:cs="Arial"/>
          <w:sz w:val="22"/>
          <w:szCs w:val="22"/>
        </w:rPr>
        <w:t>The model’s performance was evaluated exclusively on cups to align with this prototype’s narrowed scope on a single clinically relevant grasp type and to simplify data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52"/>
        <w:gridCol w:w="3163"/>
        <w:gridCol w:w="2647"/>
      </w:tblGrid>
      <w:tr w:rsidR="00A26223" w:rsidRPr="00106D83" w14:paraId="741BA334" w14:textId="77777777" w:rsidTr="00887074">
        <w:trPr>
          <w:tblHeader/>
          <w:tblCellSpacing w:w="15" w:type="dxa"/>
        </w:trPr>
        <w:tc>
          <w:tcPr>
            <w:tcW w:w="0" w:type="auto"/>
            <w:vAlign w:val="center"/>
            <w:hideMark/>
          </w:tcPr>
          <w:p w14:paraId="57DD2BA3" w14:textId="77777777" w:rsidR="0008714B" w:rsidRPr="00106D83" w:rsidRDefault="0008714B" w:rsidP="00102C14">
            <w:pPr>
              <w:rPr>
                <w:rFonts w:ascii="Arial" w:hAnsi="Arial" w:cs="Arial"/>
                <w:b/>
                <w:bCs/>
                <w:sz w:val="22"/>
                <w:szCs w:val="22"/>
              </w:rPr>
            </w:pPr>
            <w:r w:rsidRPr="00106D83">
              <w:rPr>
                <w:rFonts w:ascii="Arial" w:hAnsi="Arial" w:cs="Arial"/>
                <w:b/>
                <w:bCs/>
                <w:sz w:val="22"/>
                <w:szCs w:val="22"/>
              </w:rPr>
              <w:t>Condition</w:t>
            </w:r>
          </w:p>
        </w:tc>
        <w:tc>
          <w:tcPr>
            <w:tcW w:w="0" w:type="auto"/>
            <w:vAlign w:val="center"/>
            <w:hideMark/>
          </w:tcPr>
          <w:p w14:paraId="5ADFFDCE" w14:textId="0CA2CE56" w:rsidR="0008714B" w:rsidRPr="00106D83" w:rsidRDefault="0008714B" w:rsidP="00102C14">
            <w:pPr>
              <w:rPr>
                <w:rFonts w:ascii="Arial" w:hAnsi="Arial" w:cs="Arial"/>
                <w:b/>
                <w:bCs/>
                <w:sz w:val="22"/>
                <w:szCs w:val="22"/>
              </w:rPr>
            </w:pPr>
            <w:r w:rsidRPr="00106D83">
              <w:rPr>
                <w:rFonts w:ascii="Arial" w:hAnsi="Arial" w:cs="Arial"/>
                <w:b/>
                <w:bCs/>
                <w:sz w:val="22"/>
                <w:szCs w:val="22"/>
              </w:rPr>
              <w:t>Change</w:t>
            </w:r>
          </w:p>
        </w:tc>
        <w:tc>
          <w:tcPr>
            <w:tcW w:w="0" w:type="auto"/>
            <w:vAlign w:val="center"/>
            <w:hideMark/>
          </w:tcPr>
          <w:p w14:paraId="5E18AFC3" w14:textId="7DC48A46" w:rsidR="0008714B" w:rsidRPr="00106D83" w:rsidRDefault="00BD60A2" w:rsidP="00102C14">
            <w:pPr>
              <w:rPr>
                <w:rFonts w:ascii="Arial" w:hAnsi="Arial" w:cs="Arial"/>
                <w:b/>
                <w:bCs/>
                <w:sz w:val="22"/>
                <w:szCs w:val="22"/>
              </w:rPr>
            </w:pPr>
            <w:r w:rsidRPr="00106D83">
              <w:rPr>
                <w:rFonts w:ascii="Arial" w:hAnsi="Arial" w:cs="Arial"/>
                <w:b/>
                <w:bCs/>
                <w:sz w:val="22"/>
                <w:szCs w:val="22"/>
              </w:rPr>
              <w:t xml:space="preserve">Real-World </w:t>
            </w:r>
            <w:r w:rsidR="0008714B" w:rsidRPr="00106D83">
              <w:rPr>
                <w:rFonts w:ascii="Arial" w:hAnsi="Arial" w:cs="Arial"/>
                <w:b/>
                <w:bCs/>
                <w:sz w:val="22"/>
                <w:szCs w:val="22"/>
              </w:rPr>
              <w:t>Scenario</w:t>
            </w:r>
            <w:r w:rsidRPr="00106D83">
              <w:rPr>
                <w:rFonts w:ascii="Arial" w:hAnsi="Arial" w:cs="Arial"/>
                <w:b/>
                <w:bCs/>
                <w:sz w:val="22"/>
                <w:szCs w:val="22"/>
              </w:rPr>
              <w:t xml:space="preserve"> </w:t>
            </w:r>
            <w:proofErr w:type="gramStart"/>
            <w:r w:rsidRPr="00106D83">
              <w:rPr>
                <w:rFonts w:ascii="Arial" w:hAnsi="Arial" w:cs="Arial"/>
                <w:b/>
                <w:bCs/>
                <w:sz w:val="22"/>
                <w:szCs w:val="22"/>
              </w:rPr>
              <w:t>To</w:t>
            </w:r>
            <w:proofErr w:type="gramEnd"/>
            <w:r w:rsidRPr="00106D83">
              <w:rPr>
                <w:rFonts w:ascii="Arial" w:hAnsi="Arial" w:cs="Arial"/>
                <w:b/>
                <w:bCs/>
                <w:sz w:val="22"/>
                <w:szCs w:val="22"/>
              </w:rPr>
              <w:t xml:space="preserve"> Reflect</w:t>
            </w:r>
          </w:p>
        </w:tc>
      </w:tr>
      <w:tr w:rsidR="00A26223" w:rsidRPr="00106D83" w14:paraId="2101CF75" w14:textId="77777777" w:rsidTr="00887074">
        <w:trPr>
          <w:tblCellSpacing w:w="15" w:type="dxa"/>
        </w:trPr>
        <w:tc>
          <w:tcPr>
            <w:tcW w:w="0" w:type="auto"/>
            <w:vAlign w:val="center"/>
            <w:hideMark/>
          </w:tcPr>
          <w:p w14:paraId="3CA26955" w14:textId="77777777" w:rsidR="009972F4" w:rsidRPr="00106D83" w:rsidRDefault="0008714B" w:rsidP="00102C14">
            <w:pPr>
              <w:rPr>
                <w:rFonts w:ascii="Arial" w:hAnsi="Arial" w:cs="Arial"/>
                <w:b/>
                <w:bCs/>
                <w:sz w:val="22"/>
                <w:szCs w:val="22"/>
              </w:rPr>
            </w:pPr>
            <w:r w:rsidRPr="00106D83">
              <w:rPr>
                <w:rFonts w:ascii="Arial" w:hAnsi="Arial" w:cs="Arial"/>
                <w:b/>
                <w:bCs/>
                <w:sz w:val="22"/>
                <w:szCs w:val="22"/>
              </w:rPr>
              <w:t>Baseline</w:t>
            </w:r>
          </w:p>
          <w:p w14:paraId="3499722D" w14:textId="616D6401" w:rsidR="0008714B" w:rsidRPr="00106D83" w:rsidRDefault="00065F5A" w:rsidP="00102C14">
            <w:pPr>
              <w:rPr>
                <w:rFonts w:ascii="Arial" w:hAnsi="Arial" w:cs="Arial"/>
                <w:b/>
                <w:bCs/>
                <w:sz w:val="22"/>
                <w:szCs w:val="22"/>
              </w:rPr>
            </w:pPr>
            <w:r w:rsidRPr="00106D83">
              <w:rPr>
                <w:rFonts w:ascii="Arial" w:hAnsi="Arial" w:cs="Arial"/>
                <w:b/>
                <w:bCs/>
                <w:noProof/>
                <w:sz w:val="22"/>
                <w:szCs w:val="22"/>
              </w:rPr>
              <w:drawing>
                <wp:inline distT="0" distB="0" distL="0" distR="0" wp14:anchorId="10A07442" wp14:editId="6C83B49A">
                  <wp:extent cx="2291278" cy="1562735"/>
                  <wp:effectExtent l="0" t="0" r="0" b="0"/>
                  <wp:docPr id="276688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688649" name=""/>
                          <pic:cNvPicPr/>
                        </pic:nvPicPr>
                        <pic:blipFill rotWithShape="1">
                          <a:blip r:embed="rId25"/>
                          <a:srcRect l="33476" t="12199" r="27899" b="13059"/>
                          <a:stretch/>
                        </pic:blipFill>
                        <pic:spPr bwMode="auto">
                          <a:xfrm>
                            <a:off x="0" y="0"/>
                            <a:ext cx="2302914" cy="1570671"/>
                          </a:xfrm>
                          <a:prstGeom prst="rect">
                            <a:avLst/>
                          </a:prstGeom>
                          <a:ln>
                            <a:noFill/>
                          </a:ln>
                          <a:extLst>
                            <a:ext uri="{53640926-AAD7-44D8-BBD7-CCE9431645EC}">
                              <a14:shadowObscured xmlns:a14="http://schemas.microsoft.com/office/drawing/2010/main"/>
                            </a:ext>
                          </a:extLst>
                        </pic:spPr>
                      </pic:pic>
                    </a:graphicData>
                  </a:graphic>
                </wp:inline>
              </w:drawing>
            </w:r>
          </w:p>
        </w:tc>
        <w:tc>
          <w:tcPr>
            <w:tcW w:w="0" w:type="auto"/>
            <w:vAlign w:val="center"/>
            <w:hideMark/>
          </w:tcPr>
          <w:p w14:paraId="7DBDF12D" w14:textId="77777777" w:rsidR="0008714B" w:rsidRPr="00106D83" w:rsidRDefault="0008714B" w:rsidP="00102C14">
            <w:pPr>
              <w:rPr>
                <w:rFonts w:ascii="Arial" w:hAnsi="Arial" w:cs="Arial"/>
                <w:sz w:val="22"/>
                <w:szCs w:val="22"/>
              </w:rPr>
            </w:pPr>
            <w:r w:rsidRPr="00106D83">
              <w:rPr>
                <w:rFonts w:ascii="Arial" w:hAnsi="Arial" w:cs="Arial"/>
                <w:sz w:val="22"/>
                <w:szCs w:val="22"/>
              </w:rPr>
              <w:t>None (optimal lighting, clear view)</w:t>
            </w:r>
          </w:p>
        </w:tc>
        <w:tc>
          <w:tcPr>
            <w:tcW w:w="0" w:type="auto"/>
            <w:vAlign w:val="center"/>
            <w:hideMark/>
          </w:tcPr>
          <w:p w14:paraId="7ADA3A77" w14:textId="26445B26" w:rsidR="0008714B" w:rsidRPr="00106D83" w:rsidRDefault="228AD568" w:rsidP="00102C14">
            <w:pPr>
              <w:rPr>
                <w:rFonts w:ascii="Arial" w:hAnsi="Arial" w:cs="Arial"/>
                <w:sz w:val="22"/>
                <w:szCs w:val="22"/>
              </w:rPr>
            </w:pPr>
            <w:r w:rsidRPr="00106D83">
              <w:rPr>
                <w:rFonts w:ascii="Arial" w:hAnsi="Arial" w:cs="Arial"/>
                <w:sz w:val="22"/>
                <w:szCs w:val="22"/>
              </w:rPr>
              <w:t>Well-</w:t>
            </w:r>
            <w:r w:rsidR="0008714B" w:rsidRPr="00106D83">
              <w:rPr>
                <w:rFonts w:ascii="Arial" w:hAnsi="Arial" w:cs="Arial"/>
                <w:sz w:val="22"/>
                <w:szCs w:val="22"/>
              </w:rPr>
              <w:t>lit room or sunny outdoor setting</w:t>
            </w:r>
          </w:p>
        </w:tc>
      </w:tr>
      <w:tr w:rsidR="00A26223" w:rsidRPr="00106D83" w14:paraId="5553F013" w14:textId="77777777" w:rsidTr="00887074">
        <w:trPr>
          <w:tblCellSpacing w:w="15" w:type="dxa"/>
        </w:trPr>
        <w:tc>
          <w:tcPr>
            <w:tcW w:w="0" w:type="auto"/>
            <w:vAlign w:val="center"/>
            <w:hideMark/>
          </w:tcPr>
          <w:p w14:paraId="012E5173" w14:textId="77777777" w:rsidR="0008714B" w:rsidRPr="00106D83" w:rsidRDefault="0008714B" w:rsidP="00102C14">
            <w:pPr>
              <w:rPr>
                <w:rFonts w:ascii="Arial" w:hAnsi="Arial" w:cs="Arial"/>
                <w:b/>
                <w:bCs/>
                <w:sz w:val="22"/>
                <w:szCs w:val="22"/>
              </w:rPr>
            </w:pPr>
            <w:r w:rsidRPr="00106D83">
              <w:rPr>
                <w:rFonts w:ascii="Arial" w:hAnsi="Arial" w:cs="Arial"/>
                <w:b/>
                <w:bCs/>
                <w:sz w:val="22"/>
                <w:szCs w:val="22"/>
              </w:rPr>
              <w:lastRenderedPageBreak/>
              <w:t>Low light</w:t>
            </w:r>
          </w:p>
          <w:p w14:paraId="26FFB8E3" w14:textId="745CC7D1" w:rsidR="001622E6" w:rsidRPr="00106D83" w:rsidRDefault="001622E6" w:rsidP="00102C14">
            <w:pPr>
              <w:rPr>
                <w:rFonts w:ascii="Arial" w:hAnsi="Arial" w:cs="Arial"/>
                <w:b/>
                <w:bCs/>
                <w:sz w:val="22"/>
                <w:szCs w:val="22"/>
              </w:rPr>
            </w:pPr>
            <w:r w:rsidRPr="00106D83">
              <w:rPr>
                <w:rFonts w:ascii="Arial" w:hAnsi="Arial" w:cs="Arial"/>
                <w:noProof/>
                <w:sz w:val="22"/>
                <w:szCs w:val="22"/>
              </w:rPr>
              <w:drawing>
                <wp:inline distT="0" distB="0" distL="0" distR="0" wp14:anchorId="266A8334" wp14:editId="13FCF4C1">
                  <wp:extent cx="2381885" cy="1651233"/>
                  <wp:effectExtent l="0" t="0" r="5715" b="0"/>
                  <wp:docPr id="2034624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898306" name=""/>
                          <pic:cNvPicPr/>
                        </pic:nvPicPr>
                        <pic:blipFill rotWithShape="1">
                          <a:blip r:embed="rId26"/>
                          <a:srcRect l="32039" t="13296" r="31048" b="7417"/>
                          <a:stretch/>
                        </pic:blipFill>
                        <pic:spPr bwMode="auto">
                          <a:xfrm>
                            <a:off x="0" y="0"/>
                            <a:ext cx="2386760" cy="1654612"/>
                          </a:xfrm>
                          <a:prstGeom prst="rect">
                            <a:avLst/>
                          </a:prstGeom>
                          <a:ln>
                            <a:noFill/>
                          </a:ln>
                          <a:extLst>
                            <a:ext uri="{53640926-AAD7-44D8-BBD7-CCE9431645EC}">
                              <a14:shadowObscured xmlns:a14="http://schemas.microsoft.com/office/drawing/2010/main"/>
                            </a:ext>
                          </a:extLst>
                        </pic:spPr>
                      </pic:pic>
                    </a:graphicData>
                  </a:graphic>
                </wp:inline>
              </w:drawing>
            </w:r>
          </w:p>
        </w:tc>
        <w:tc>
          <w:tcPr>
            <w:tcW w:w="0" w:type="auto"/>
            <w:vAlign w:val="center"/>
            <w:hideMark/>
          </w:tcPr>
          <w:p w14:paraId="3B64A1C6" w14:textId="77777777" w:rsidR="0008714B" w:rsidRPr="00106D83" w:rsidRDefault="0008714B" w:rsidP="00102C14">
            <w:pPr>
              <w:rPr>
                <w:rFonts w:ascii="Arial" w:hAnsi="Arial" w:cs="Arial"/>
                <w:sz w:val="22"/>
                <w:szCs w:val="22"/>
              </w:rPr>
            </w:pPr>
            <w:r w:rsidRPr="00106D83">
              <w:rPr>
                <w:rFonts w:ascii="Arial" w:hAnsi="Arial" w:cs="Arial"/>
                <w:sz w:val="22"/>
                <w:szCs w:val="22"/>
              </w:rPr>
              <w:t>Illumination reduced to 40 %</w:t>
            </w:r>
          </w:p>
        </w:tc>
        <w:tc>
          <w:tcPr>
            <w:tcW w:w="0" w:type="auto"/>
            <w:vAlign w:val="center"/>
            <w:hideMark/>
          </w:tcPr>
          <w:p w14:paraId="1E9F0372" w14:textId="77777777" w:rsidR="0008714B" w:rsidRPr="00106D83" w:rsidRDefault="0008714B" w:rsidP="00102C14">
            <w:pPr>
              <w:rPr>
                <w:rFonts w:ascii="Arial" w:hAnsi="Arial" w:cs="Arial"/>
                <w:sz w:val="22"/>
                <w:szCs w:val="22"/>
              </w:rPr>
            </w:pPr>
            <w:r w:rsidRPr="00106D83">
              <w:rPr>
                <w:rFonts w:ascii="Arial" w:hAnsi="Arial" w:cs="Arial"/>
                <w:sz w:val="22"/>
                <w:szCs w:val="22"/>
              </w:rPr>
              <w:t>Dawn, dusk, or dimly lit indoor spaces</w:t>
            </w:r>
          </w:p>
        </w:tc>
      </w:tr>
      <w:tr w:rsidR="00A26223" w:rsidRPr="00106D83" w14:paraId="1BAE1EE0" w14:textId="77777777" w:rsidTr="00887074">
        <w:trPr>
          <w:tblCellSpacing w:w="15" w:type="dxa"/>
        </w:trPr>
        <w:tc>
          <w:tcPr>
            <w:tcW w:w="0" w:type="auto"/>
            <w:vAlign w:val="center"/>
            <w:hideMark/>
          </w:tcPr>
          <w:p w14:paraId="1F5DBE37" w14:textId="67239BA3" w:rsidR="00924B19" w:rsidRPr="00106D83" w:rsidRDefault="00924B19" w:rsidP="00102C14">
            <w:pPr>
              <w:rPr>
                <w:rFonts w:ascii="Arial" w:hAnsi="Arial" w:cs="Arial"/>
                <w:b/>
                <w:bCs/>
                <w:sz w:val="22"/>
                <w:szCs w:val="22"/>
              </w:rPr>
            </w:pPr>
            <w:r w:rsidRPr="00106D83">
              <w:rPr>
                <w:rFonts w:ascii="Arial" w:hAnsi="Arial" w:cs="Arial"/>
                <w:b/>
                <w:bCs/>
                <w:sz w:val="22"/>
                <w:szCs w:val="22"/>
              </w:rPr>
              <w:t>Occlusion</w:t>
            </w:r>
          </w:p>
          <w:p w14:paraId="4B800346" w14:textId="76B881F0" w:rsidR="0008714B" w:rsidRPr="00106D83" w:rsidRDefault="00924B19" w:rsidP="00102C14">
            <w:pPr>
              <w:rPr>
                <w:rFonts w:ascii="Arial" w:hAnsi="Arial" w:cs="Arial"/>
                <w:b/>
                <w:bCs/>
                <w:sz w:val="22"/>
                <w:szCs w:val="22"/>
              </w:rPr>
            </w:pPr>
            <w:r w:rsidRPr="00106D83">
              <w:rPr>
                <w:rFonts w:ascii="Arial" w:hAnsi="Arial" w:cs="Arial"/>
                <w:noProof/>
                <w:sz w:val="22"/>
                <w:szCs w:val="22"/>
              </w:rPr>
              <w:drawing>
                <wp:inline distT="0" distB="0" distL="0" distR="0" wp14:anchorId="2DD38C6D" wp14:editId="1C94D3FF">
                  <wp:extent cx="2381885" cy="1693919"/>
                  <wp:effectExtent l="0" t="0" r="5715" b="0"/>
                  <wp:docPr id="574741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741965" name=""/>
                          <pic:cNvPicPr/>
                        </pic:nvPicPr>
                        <pic:blipFill rotWithShape="1">
                          <a:blip r:embed="rId27"/>
                          <a:srcRect l="32657" t="12779" r="30318" b="5988"/>
                          <a:stretch/>
                        </pic:blipFill>
                        <pic:spPr bwMode="auto">
                          <a:xfrm>
                            <a:off x="0" y="0"/>
                            <a:ext cx="2389705" cy="1699480"/>
                          </a:xfrm>
                          <a:prstGeom prst="rect">
                            <a:avLst/>
                          </a:prstGeom>
                          <a:ln>
                            <a:noFill/>
                          </a:ln>
                          <a:extLst>
                            <a:ext uri="{53640926-AAD7-44D8-BBD7-CCE9431645EC}">
                              <a14:shadowObscured xmlns:a14="http://schemas.microsoft.com/office/drawing/2010/main"/>
                            </a:ext>
                          </a:extLst>
                        </pic:spPr>
                      </pic:pic>
                    </a:graphicData>
                  </a:graphic>
                </wp:inline>
              </w:drawing>
            </w:r>
          </w:p>
        </w:tc>
        <w:tc>
          <w:tcPr>
            <w:tcW w:w="0" w:type="auto"/>
            <w:vAlign w:val="center"/>
            <w:hideMark/>
          </w:tcPr>
          <w:p w14:paraId="090A66DB" w14:textId="77777777" w:rsidR="0008714B" w:rsidRPr="00106D83" w:rsidRDefault="0008714B" w:rsidP="00102C14">
            <w:pPr>
              <w:rPr>
                <w:rFonts w:ascii="Arial" w:hAnsi="Arial" w:cs="Arial"/>
                <w:sz w:val="22"/>
                <w:szCs w:val="22"/>
              </w:rPr>
            </w:pPr>
            <w:r w:rsidRPr="00106D83">
              <w:rPr>
                <w:rFonts w:ascii="Arial" w:hAnsi="Arial" w:cs="Arial"/>
                <w:sz w:val="22"/>
                <w:szCs w:val="22"/>
              </w:rPr>
              <w:t>50 % white overlay (partial occlusion)</w:t>
            </w:r>
          </w:p>
        </w:tc>
        <w:tc>
          <w:tcPr>
            <w:tcW w:w="0" w:type="auto"/>
            <w:vAlign w:val="center"/>
            <w:hideMark/>
          </w:tcPr>
          <w:p w14:paraId="6F188B8A" w14:textId="77777777" w:rsidR="0008714B" w:rsidRPr="00106D83" w:rsidRDefault="0008714B" w:rsidP="00102C14">
            <w:pPr>
              <w:rPr>
                <w:rFonts w:ascii="Arial" w:hAnsi="Arial" w:cs="Arial"/>
                <w:sz w:val="22"/>
                <w:szCs w:val="22"/>
              </w:rPr>
            </w:pPr>
            <w:r w:rsidRPr="00106D83">
              <w:rPr>
                <w:rFonts w:ascii="Arial" w:hAnsi="Arial" w:cs="Arial"/>
                <w:sz w:val="22"/>
                <w:szCs w:val="22"/>
              </w:rPr>
              <w:t>Foggy weather or steamy environments</w:t>
            </w:r>
          </w:p>
        </w:tc>
      </w:tr>
      <w:tr w:rsidR="00A26223" w:rsidRPr="00106D83" w14:paraId="7BB4C0F6" w14:textId="77777777" w:rsidTr="00887074">
        <w:trPr>
          <w:tblCellSpacing w:w="15" w:type="dxa"/>
        </w:trPr>
        <w:tc>
          <w:tcPr>
            <w:tcW w:w="0" w:type="auto"/>
            <w:vAlign w:val="center"/>
            <w:hideMark/>
          </w:tcPr>
          <w:p w14:paraId="0722CE81" w14:textId="5A4753E8" w:rsidR="0008714B" w:rsidRPr="00106D83" w:rsidRDefault="0008714B" w:rsidP="00102C14">
            <w:pPr>
              <w:rPr>
                <w:rFonts w:ascii="Arial" w:hAnsi="Arial" w:cs="Arial"/>
                <w:b/>
                <w:bCs/>
                <w:sz w:val="22"/>
                <w:szCs w:val="22"/>
              </w:rPr>
            </w:pPr>
            <w:r w:rsidRPr="00106D83">
              <w:rPr>
                <w:rFonts w:ascii="Arial" w:hAnsi="Arial" w:cs="Arial"/>
                <w:b/>
                <w:bCs/>
                <w:sz w:val="22"/>
                <w:szCs w:val="22"/>
              </w:rPr>
              <w:t>Clutter</w:t>
            </w:r>
            <w:r w:rsidR="009972F4" w:rsidRPr="00106D83">
              <w:rPr>
                <w:rFonts w:ascii="Arial" w:hAnsi="Arial" w:cs="Arial"/>
                <w:noProof/>
                <w:sz w:val="22"/>
                <w:szCs w:val="22"/>
              </w:rPr>
              <w:drawing>
                <wp:inline distT="0" distB="0" distL="0" distR="0" wp14:anchorId="7D6AC591" wp14:editId="06216072">
                  <wp:extent cx="2382300" cy="1784643"/>
                  <wp:effectExtent l="0" t="0" r="5715" b="0"/>
                  <wp:docPr id="905064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64161" name=""/>
                          <pic:cNvPicPr/>
                        </pic:nvPicPr>
                        <pic:blipFill rotWithShape="1">
                          <a:blip r:embed="rId28"/>
                          <a:srcRect l="32695" t="9879" r="27219" b="20976"/>
                          <a:stretch/>
                        </pic:blipFill>
                        <pic:spPr bwMode="auto">
                          <a:xfrm>
                            <a:off x="0" y="0"/>
                            <a:ext cx="2382529" cy="1784814"/>
                          </a:xfrm>
                          <a:prstGeom prst="rect">
                            <a:avLst/>
                          </a:prstGeom>
                          <a:ln>
                            <a:noFill/>
                          </a:ln>
                          <a:extLst>
                            <a:ext uri="{53640926-AAD7-44D8-BBD7-CCE9431645EC}">
                              <a14:shadowObscured xmlns:a14="http://schemas.microsoft.com/office/drawing/2010/main"/>
                            </a:ext>
                          </a:extLst>
                        </pic:spPr>
                      </pic:pic>
                    </a:graphicData>
                  </a:graphic>
                </wp:inline>
              </w:drawing>
            </w:r>
          </w:p>
        </w:tc>
        <w:tc>
          <w:tcPr>
            <w:tcW w:w="0" w:type="auto"/>
            <w:vAlign w:val="center"/>
            <w:hideMark/>
          </w:tcPr>
          <w:p w14:paraId="5D58D726" w14:textId="77D4B10F" w:rsidR="0008714B" w:rsidRPr="00106D83" w:rsidRDefault="0008714B" w:rsidP="00102C14">
            <w:pPr>
              <w:rPr>
                <w:rFonts w:ascii="Arial" w:hAnsi="Arial" w:cs="Arial"/>
                <w:sz w:val="22"/>
                <w:szCs w:val="22"/>
              </w:rPr>
            </w:pPr>
            <w:r w:rsidRPr="00106D83">
              <w:rPr>
                <w:rFonts w:ascii="Arial" w:hAnsi="Arial" w:cs="Arial"/>
                <w:sz w:val="22"/>
                <w:szCs w:val="22"/>
              </w:rPr>
              <w:t>Multiple random background objects</w:t>
            </w:r>
            <w:r w:rsidR="00A26223" w:rsidRPr="00106D83">
              <w:rPr>
                <w:rFonts w:ascii="Arial" w:hAnsi="Arial" w:cs="Arial"/>
                <w:sz w:val="22"/>
                <w:szCs w:val="22"/>
              </w:rPr>
              <w:t>, dynamically changing</w:t>
            </w:r>
          </w:p>
        </w:tc>
        <w:tc>
          <w:tcPr>
            <w:tcW w:w="0" w:type="auto"/>
            <w:vAlign w:val="center"/>
            <w:hideMark/>
          </w:tcPr>
          <w:p w14:paraId="3442A4B0" w14:textId="77777777" w:rsidR="0008714B" w:rsidRPr="00106D83" w:rsidRDefault="0008714B" w:rsidP="00102C14">
            <w:pPr>
              <w:keepNext/>
              <w:rPr>
                <w:rFonts w:ascii="Arial" w:hAnsi="Arial" w:cs="Arial"/>
                <w:sz w:val="22"/>
                <w:szCs w:val="22"/>
              </w:rPr>
            </w:pPr>
            <w:r w:rsidRPr="00106D83">
              <w:rPr>
                <w:rFonts w:ascii="Arial" w:hAnsi="Arial" w:cs="Arial"/>
                <w:sz w:val="22"/>
                <w:szCs w:val="22"/>
              </w:rPr>
              <w:t>Crowded kitchen, living room, or workspace</w:t>
            </w:r>
          </w:p>
        </w:tc>
      </w:tr>
    </w:tbl>
    <w:p w14:paraId="43FAD6EC" w14:textId="3FD0B27E" w:rsidR="00AA26D2" w:rsidRPr="00106D83" w:rsidRDefault="00AA26D2" w:rsidP="00102C14">
      <w:pPr>
        <w:pStyle w:val="Caption"/>
        <w:jc w:val="center"/>
        <w:rPr>
          <w:rFonts w:ascii="Arial" w:hAnsi="Arial" w:cs="Arial"/>
        </w:rPr>
      </w:pPr>
      <w:r w:rsidRPr="00106D83">
        <w:rPr>
          <w:rFonts w:ascii="Arial" w:hAnsi="Arial" w:cs="Arial"/>
        </w:rPr>
        <w:t xml:space="preserve">Table </w:t>
      </w:r>
      <w:r w:rsidR="005F6A1E" w:rsidRPr="00106D83">
        <w:rPr>
          <w:rFonts w:ascii="Arial" w:hAnsi="Arial" w:cs="Arial"/>
        </w:rPr>
        <w:t>7</w:t>
      </w:r>
      <w:r w:rsidRPr="00106D83">
        <w:rPr>
          <w:rFonts w:ascii="Arial" w:hAnsi="Arial" w:cs="Arial"/>
        </w:rPr>
        <w:t xml:space="preserve">: Overview of the four testing conditions used to evaluate detection </w:t>
      </w:r>
      <w:r w:rsidR="00EE2439" w:rsidRPr="00106D83">
        <w:rPr>
          <w:rFonts w:ascii="Arial" w:hAnsi="Arial" w:cs="Arial"/>
        </w:rPr>
        <w:t>performance</w:t>
      </w:r>
      <w:r w:rsidRPr="00106D83">
        <w:rPr>
          <w:rFonts w:ascii="Arial" w:hAnsi="Arial" w:cs="Arial"/>
        </w:rPr>
        <w:t xml:space="preserve"> under varied environments.</w:t>
      </w:r>
    </w:p>
    <w:p w14:paraId="249E9045" w14:textId="77777777" w:rsidR="004D2D25" w:rsidRPr="00106D83" w:rsidRDefault="004D2D25" w:rsidP="00FD5829">
      <w:pPr>
        <w:pStyle w:val="Heading2"/>
        <w:jc w:val="center"/>
        <w:rPr>
          <w:rFonts w:ascii="Arial" w:hAnsi="Arial" w:cs="Arial"/>
          <w:sz w:val="22"/>
          <w:szCs w:val="22"/>
        </w:rPr>
      </w:pPr>
      <w:bookmarkStart w:id="157" w:name="_Toc2108477641"/>
      <w:bookmarkStart w:id="158" w:name="_Toc197363920"/>
      <w:bookmarkStart w:id="159" w:name="_Toc197364559"/>
      <w:bookmarkStart w:id="160" w:name="_Toc197364598"/>
      <w:bookmarkStart w:id="161" w:name="_Toc197626253"/>
      <w:bookmarkStart w:id="162" w:name="_Toc197768167"/>
      <w:bookmarkStart w:id="163" w:name="_Toc197770473"/>
      <w:bookmarkStart w:id="164" w:name="_Toc197984222"/>
    </w:p>
    <w:p w14:paraId="5FC4E758" w14:textId="1FEC01EC" w:rsidR="004D2D25" w:rsidRPr="00106D83" w:rsidRDefault="004D2D25" w:rsidP="004D2D25">
      <w:pPr>
        <w:rPr>
          <w:rFonts w:ascii="Arial" w:eastAsiaTheme="majorEastAsia" w:hAnsi="Arial" w:cs="Arial"/>
          <w:color w:val="0F4761" w:themeColor="accent1" w:themeShade="BF"/>
          <w:sz w:val="22"/>
          <w:szCs w:val="22"/>
        </w:rPr>
      </w:pPr>
      <w:r w:rsidRPr="00106D83">
        <w:rPr>
          <w:rFonts w:ascii="Arial" w:hAnsi="Arial" w:cs="Arial"/>
          <w:sz w:val="22"/>
          <w:szCs w:val="22"/>
        </w:rPr>
        <w:br w:type="page"/>
      </w:r>
    </w:p>
    <w:p w14:paraId="4CE2E5FB" w14:textId="4E4C22F7" w:rsidR="623DC121" w:rsidRPr="00106D83" w:rsidRDefault="623DC121" w:rsidP="00FD5829">
      <w:pPr>
        <w:pStyle w:val="Heading2"/>
        <w:jc w:val="center"/>
        <w:rPr>
          <w:rFonts w:ascii="Arial" w:hAnsi="Arial" w:cs="Arial"/>
          <w:sz w:val="22"/>
          <w:szCs w:val="22"/>
        </w:rPr>
      </w:pPr>
      <w:bookmarkStart w:id="165" w:name="_Toc198116546"/>
      <w:commentRangeStart w:id="166"/>
      <w:r w:rsidRPr="00106D83">
        <w:rPr>
          <w:rFonts w:ascii="Arial" w:hAnsi="Arial" w:cs="Arial"/>
          <w:sz w:val="22"/>
          <w:szCs w:val="22"/>
        </w:rPr>
        <w:lastRenderedPageBreak/>
        <w:t>2.</w:t>
      </w:r>
      <w:r w:rsidR="03F44A33" w:rsidRPr="00106D83">
        <w:rPr>
          <w:rFonts w:ascii="Arial" w:hAnsi="Arial" w:cs="Arial"/>
          <w:sz w:val="22"/>
          <w:szCs w:val="22"/>
        </w:rPr>
        <w:t>4</w:t>
      </w:r>
      <w:r w:rsidRPr="00106D83">
        <w:rPr>
          <w:rFonts w:ascii="Arial" w:hAnsi="Arial" w:cs="Arial"/>
          <w:sz w:val="22"/>
          <w:szCs w:val="22"/>
        </w:rPr>
        <w:t xml:space="preserve"> Reinforcement Learning Framework</w:t>
      </w:r>
      <w:bookmarkEnd w:id="157"/>
      <w:bookmarkEnd w:id="158"/>
      <w:bookmarkEnd w:id="159"/>
      <w:bookmarkEnd w:id="160"/>
      <w:bookmarkEnd w:id="161"/>
      <w:bookmarkEnd w:id="162"/>
      <w:bookmarkEnd w:id="163"/>
      <w:bookmarkEnd w:id="164"/>
      <w:commentRangeEnd w:id="166"/>
      <w:r w:rsidR="004D2D25" w:rsidRPr="00106D83">
        <w:rPr>
          <w:rStyle w:val="CommentReference"/>
          <w:rFonts w:ascii="Arial" w:eastAsiaTheme="minorEastAsia" w:hAnsi="Arial" w:cs="Arial"/>
          <w:color w:val="auto"/>
        </w:rPr>
        <w:commentReference w:id="166"/>
      </w:r>
      <w:bookmarkEnd w:id="165"/>
    </w:p>
    <w:p w14:paraId="2DCE4C01" w14:textId="7D3415F3" w:rsidR="00A00666" w:rsidRPr="00106D83" w:rsidRDefault="002F5F73" w:rsidP="000B57F5">
      <w:pPr>
        <w:rPr>
          <w:rFonts w:ascii="Arial" w:hAnsi="Arial" w:cs="Arial"/>
          <w:sz w:val="22"/>
          <w:szCs w:val="22"/>
        </w:rPr>
      </w:pPr>
      <w:r w:rsidRPr="00106D83">
        <w:rPr>
          <w:rFonts w:ascii="Arial" w:hAnsi="Arial" w:cs="Arial"/>
          <w:sz w:val="22"/>
          <w:szCs w:val="22"/>
        </w:rPr>
        <w:t>RL</w:t>
      </w:r>
      <w:commentRangeStart w:id="167"/>
      <w:r w:rsidR="00C15658" w:rsidRPr="00106D83">
        <w:rPr>
          <w:rFonts w:ascii="Arial" w:hAnsi="Arial" w:cs="Arial"/>
          <w:sz w:val="22"/>
          <w:szCs w:val="22"/>
        </w:rPr>
        <w:t xml:space="preserve"> </w:t>
      </w:r>
      <w:r w:rsidR="00DE4AD9" w:rsidRPr="00106D83">
        <w:rPr>
          <w:rFonts w:ascii="Arial" w:hAnsi="Arial" w:cs="Arial"/>
          <w:sz w:val="22"/>
          <w:szCs w:val="22"/>
        </w:rPr>
        <w:t xml:space="preserve">was </w:t>
      </w:r>
      <w:r w:rsidR="00E073A2" w:rsidRPr="00106D83">
        <w:rPr>
          <w:rFonts w:ascii="Arial" w:hAnsi="Arial" w:cs="Arial"/>
          <w:sz w:val="22"/>
          <w:szCs w:val="22"/>
        </w:rPr>
        <w:t>used</w:t>
      </w:r>
      <w:r w:rsidR="00DE4AD9" w:rsidRPr="00106D83">
        <w:rPr>
          <w:rFonts w:ascii="Arial" w:hAnsi="Arial" w:cs="Arial"/>
          <w:sz w:val="22"/>
          <w:szCs w:val="22"/>
        </w:rPr>
        <w:t xml:space="preserve"> </w:t>
      </w:r>
      <w:r w:rsidR="00C15658" w:rsidRPr="00106D83">
        <w:rPr>
          <w:rFonts w:ascii="Arial" w:hAnsi="Arial" w:cs="Arial"/>
          <w:sz w:val="22"/>
          <w:szCs w:val="22"/>
        </w:rPr>
        <w:t>to adaptively control</w:t>
      </w:r>
      <w:r w:rsidR="00DB4FEA" w:rsidRPr="00106D83">
        <w:rPr>
          <w:rFonts w:ascii="Arial" w:hAnsi="Arial" w:cs="Arial"/>
          <w:sz w:val="22"/>
          <w:szCs w:val="22"/>
        </w:rPr>
        <w:t xml:space="preserve"> force </w:t>
      </w:r>
      <w:r w:rsidR="002F57CD" w:rsidRPr="00106D83">
        <w:rPr>
          <w:rFonts w:ascii="Arial" w:hAnsi="Arial" w:cs="Arial"/>
          <w:sz w:val="22"/>
          <w:szCs w:val="22"/>
        </w:rPr>
        <w:t xml:space="preserve">application </w:t>
      </w:r>
      <w:r w:rsidR="00DB4FEA" w:rsidRPr="00106D83">
        <w:rPr>
          <w:rFonts w:ascii="Arial" w:hAnsi="Arial" w:cs="Arial"/>
          <w:sz w:val="22"/>
          <w:szCs w:val="22"/>
        </w:rPr>
        <w:t>by</w:t>
      </w:r>
      <w:r w:rsidR="00C15658" w:rsidRPr="00106D83">
        <w:rPr>
          <w:rFonts w:ascii="Arial" w:hAnsi="Arial" w:cs="Arial"/>
          <w:sz w:val="22"/>
          <w:szCs w:val="22"/>
        </w:rPr>
        <w:t xml:space="preserve"> </w:t>
      </w:r>
      <w:r w:rsidR="00DB4FEA" w:rsidRPr="00106D83">
        <w:rPr>
          <w:rFonts w:ascii="Arial" w:hAnsi="Arial" w:cs="Arial"/>
          <w:sz w:val="22"/>
          <w:szCs w:val="22"/>
        </w:rPr>
        <w:t>the fingers of the hand</w:t>
      </w:r>
      <w:r w:rsidR="002F57CD" w:rsidRPr="00106D83">
        <w:rPr>
          <w:rFonts w:ascii="Arial" w:hAnsi="Arial" w:cs="Arial"/>
          <w:sz w:val="22"/>
          <w:szCs w:val="22"/>
        </w:rPr>
        <w:t xml:space="preserve"> to the object</w:t>
      </w:r>
      <w:r w:rsidR="00E60CA4" w:rsidRPr="00106D83">
        <w:rPr>
          <w:rFonts w:ascii="Arial" w:hAnsi="Arial" w:cs="Arial"/>
          <w:sz w:val="22"/>
          <w:szCs w:val="22"/>
        </w:rPr>
        <w:t>, based on force</w:t>
      </w:r>
      <w:r w:rsidR="00407FE2" w:rsidRPr="00106D83">
        <w:rPr>
          <w:rFonts w:ascii="Arial" w:hAnsi="Arial" w:cs="Arial"/>
          <w:sz w:val="22"/>
          <w:szCs w:val="22"/>
        </w:rPr>
        <w:t xml:space="preserve"> </w:t>
      </w:r>
      <w:r w:rsidR="00E60CA4" w:rsidRPr="00106D83">
        <w:rPr>
          <w:rFonts w:ascii="Arial" w:hAnsi="Arial" w:cs="Arial"/>
          <w:sz w:val="22"/>
          <w:szCs w:val="22"/>
        </w:rPr>
        <w:t>sensor</w:t>
      </w:r>
      <w:r w:rsidR="00407FE2" w:rsidRPr="00106D83">
        <w:rPr>
          <w:rFonts w:ascii="Arial" w:hAnsi="Arial" w:cs="Arial"/>
          <w:sz w:val="22"/>
          <w:szCs w:val="22"/>
        </w:rPr>
        <w:t xml:space="preserve"> feedback </w:t>
      </w:r>
      <w:r w:rsidR="00F32F91" w:rsidRPr="00106D83">
        <w:rPr>
          <w:rFonts w:ascii="Arial" w:hAnsi="Arial" w:cs="Arial"/>
          <w:sz w:val="22"/>
          <w:szCs w:val="22"/>
        </w:rPr>
        <w:t>(5</w:t>
      </w:r>
      <w:r w:rsidR="00862B59" w:rsidRPr="00106D83">
        <w:rPr>
          <w:rFonts w:ascii="Arial" w:hAnsi="Arial" w:cs="Arial"/>
          <w:sz w:val="22"/>
          <w:szCs w:val="22"/>
        </w:rPr>
        <w:t>8</w:t>
      </w:r>
      <w:r w:rsidR="00E30150" w:rsidRPr="00106D83">
        <w:rPr>
          <w:rFonts w:ascii="Arial" w:hAnsi="Arial" w:cs="Arial"/>
          <w:sz w:val="22"/>
          <w:szCs w:val="22"/>
        </w:rPr>
        <w:t>,</w:t>
      </w:r>
      <w:r w:rsidR="008523A1" w:rsidRPr="00106D83">
        <w:rPr>
          <w:rFonts w:ascii="Arial" w:hAnsi="Arial" w:cs="Arial"/>
          <w:sz w:val="22"/>
          <w:szCs w:val="22"/>
        </w:rPr>
        <w:t>16</w:t>
      </w:r>
      <w:r w:rsidR="00F32F91" w:rsidRPr="00106D83">
        <w:rPr>
          <w:rFonts w:ascii="Arial" w:hAnsi="Arial" w:cs="Arial"/>
          <w:sz w:val="22"/>
          <w:szCs w:val="22"/>
        </w:rPr>
        <w:t>)</w:t>
      </w:r>
      <w:r w:rsidR="00B204AB" w:rsidRPr="00106D83">
        <w:rPr>
          <w:rFonts w:ascii="Arial" w:hAnsi="Arial" w:cs="Arial"/>
          <w:sz w:val="22"/>
          <w:szCs w:val="22"/>
        </w:rPr>
        <w:t xml:space="preserve">, </w:t>
      </w:r>
      <w:r w:rsidR="008C608C" w:rsidRPr="00106D83">
        <w:rPr>
          <w:rFonts w:ascii="Arial" w:hAnsi="Arial" w:cs="Arial"/>
          <w:sz w:val="22"/>
          <w:szCs w:val="22"/>
        </w:rPr>
        <w:t xml:space="preserve">to </w:t>
      </w:r>
      <w:r w:rsidR="00C15658" w:rsidRPr="00106D83">
        <w:rPr>
          <w:rFonts w:ascii="Arial" w:hAnsi="Arial" w:cs="Arial"/>
          <w:sz w:val="22"/>
          <w:szCs w:val="22"/>
        </w:rPr>
        <w:t>strik</w:t>
      </w:r>
      <w:r w:rsidR="00800B19" w:rsidRPr="00106D83">
        <w:rPr>
          <w:rFonts w:ascii="Arial" w:hAnsi="Arial" w:cs="Arial"/>
          <w:sz w:val="22"/>
          <w:szCs w:val="22"/>
        </w:rPr>
        <w:t xml:space="preserve">e </w:t>
      </w:r>
      <w:r w:rsidR="00C15658" w:rsidRPr="00106D83">
        <w:rPr>
          <w:rFonts w:ascii="Arial" w:hAnsi="Arial" w:cs="Arial"/>
          <w:sz w:val="22"/>
          <w:szCs w:val="22"/>
        </w:rPr>
        <w:t xml:space="preserve">a balance between maintaining a </w:t>
      </w:r>
      <w:r w:rsidR="01A3A13D" w:rsidRPr="00106D83">
        <w:rPr>
          <w:rFonts w:ascii="Arial" w:hAnsi="Arial" w:cs="Arial"/>
          <w:sz w:val="22"/>
          <w:szCs w:val="22"/>
        </w:rPr>
        <w:t>stable</w:t>
      </w:r>
      <w:r w:rsidR="00C15658" w:rsidRPr="00106D83">
        <w:rPr>
          <w:rFonts w:ascii="Arial" w:hAnsi="Arial" w:cs="Arial"/>
          <w:sz w:val="22"/>
          <w:szCs w:val="22"/>
        </w:rPr>
        <w:t xml:space="preserve"> grip and minimising total force usage.</w:t>
      </w:r>
      <w:r w:rsidR="002F57CD" w:rsidRPr="00106D83">
        <w:rPr>
          <w:rFonts w:ascii="Arial" w:hAnsi="Arial" w:cs="Arial"/>
          <w:sz w:val="22"/>
          <w:szCs w:val="22"/>
        </w:rPr>
        <w:t xml:space="preserve"> </w:t>
      </w:r>
      <w:commentRangeEnd w:id="167"/>
      <w:r w:rsidR="00B204AB" w:rsidRPr="00106D83">
        <w:rPr>
          <w:rStyle w:val="CommentReference"/>
          <w:rFonts w:ascii="Arial" w:hAnsi="Arial" w:cs="Arial"/>
          <w:sz w:val="22"/>
          <w:szCs w:val="22"/>
        </w:rPr>
        <w:commentReference w:id="167"/>
      </w:r>
      <w:r w:rsidR="00BC7FB5" w:rsidRPr="00106D83">
        <w:rPr>
          <w:rFonts w:ascii="Arial" w:hAnsi="Arial" w:cs="Arial"/>
          <w:sz w:val="22"/>
          <w:szCs w:val="22"/>
        </w:rPr>
        <w:t>Three</w:t>
      </w:r>
      <w:r w:rsidR="00C15658" w:rsidRPr="00106D83">
        <w:rPr>
          <w:rFonts w:ascii="Arial" w:hAnsi="Arial" w:cs="Arial"/>
          <w:sz w:val="22"/>
          <w:szCs w:val="22"/>
        </w:rPr>
        <w:t xml:space="preserve"> candidate </w:t>
      </w:r>
      <w:r w:rsidR="00C8032C" w:rsidRPr="00106D83">
        <w:rPr>
          <w:rFonts w:ascii="Arial" w:hAnsi="Arial" w:cs="Arial"/>
          <w:sz w:val="22"/>
          <w:szCs w:val="22"/>
        </w:rPr>
        <w:t>agents</w:t>
      </w:r>
      <w:r w:rsidR="00232277" w:rsidRPr="00106D83">
        <w:rPr>
          <w:rFonts w:ascii="Arial" w:hAnsi="Arial" w:cs="Arial"/>
          <w:sz w:val="22"/>
          <w:szCs w:val="22"/>
        </w:rPr>
        <w:t>, Proximal Policy Optimisation (PP</w:t>
      </w:r>
      <w:r w:rsidR="00D31ACE" w:rsidRPr="00106D83">
        <w:rPr>
          <w:rFonts w:ascii="Arial" w:hAnsi="Arial" w:cs="Arial"/>
          <w:sz w:val="22"/>
          <w:szCs w:val="22"/>
        </w:rPr>
        <w:t>O) (</w:t>
      </w:r>
      <w:r w:rsidR="00FD440E" w:rsidRPr="00106D83">
        <w:rPr>
          <w:rFonts w:ascii="Arial" w:hAnsi="Arial" w:cs="Arial"/>
          <w:sz w:val="22"/>
          <w:szCs w:val="22"/>
        </w:rPr>
        <w:t>5</w:t>
      </w:r>
      <w:r w:rsidR="00E30150" w:rsidRPr="00106D83">
        <w:rPr>
          <w:rFonts w:ascii="Arial" w:hAnsi="Arial" w:cs="Arial"/>
          <w:sz w:val="22"/>
          <w:szCs w:val="22"/>
        </w:rPr>
        <w:t>9</w:t>
      </w:r>
      <w:r w:rsidR="00D31ACE" w:rsidRPr="00106D83">
        <w:rPr>
          <w:rFonts w:ascii="Arial" w:hAnsi="Arial" w:cs="Arial"/>
          <w:sz w:val="22"/>
          <w:szCs w:val="22"/>
        </w:rPr>
        <w:t>)</w:t>
      </w:r>
      <w:r w:rsidR="00232277" w:rsidRPr="00106D83">
        <w:rPr>
          <w:rFonts w:ascii="Arial" w:hAnsi="Arial" w:cs="Arial"/>
          <w:sz w:val="22"/>
          <w:szCs w:val="22"/>
        </w:rPr>
        <w:t>, Soft Actor-Critic (SAC)</w:t>
      </w:r>
      <w:r w:rsidR="000075F5" w:rsidRPr="00106D83">
        <w:rPr>
          <w:rFonts w:ascii="Arial" w:hAnsi="Arial" w:cs="Arial"/>
          <w:sz w:val="22"/>
          <w:szCs w:val="22"/>
        </w:rPr>
        <w:t xml:space="preserve"> (</w:t>
      </w:r>
      <w:r w:rsidR="00F3225A" w:rsidRPr="00106D83">
        <w:rPr>
          <w:rFonts w:ascii="Arial" w:hAnsi="Arial" w:cs="Arial"/>
          <w:sz w:val="22"/>
          <w:szCs w:val="22"/>
        </w:rPr>
        <w:t>60</w:t>
      </w:r>
      <w:r w:rsidR="000075F5" w:rsidRPr="00106D83">
        <w:rPr>
          <w:rFonts w:ascii="Arial" w:hAnsi="Arial" w:cs="Arial"/>
          <w:sz w:val="22"/>
          <w:szCs w:val="22"/>
        </w:rPr>
        <w:t xml:space="preserve">) </w:t>
      </w:r>
      <w:r w:rsidR="00232277" w:rsidRPr="00106D83">
        <w:rPr>
          <w:rFonts w:ascii="Arial" w:hAnsi="Arial" w:cs="Arial"/>
          <w:sz w:val="22"/>
          <w:szCs w:val="22"/>
        </w:rPr>
        <w:t>and Twin-Delayed Deep Deterministic Policy Gradient (TD3)</w:t>
      </w:r>
      <w:r w:rsidR="00D1226B" w:rsidRPr="00106D83">
        <w:rPr>
          <w:rFonts w:ascii="Arial" w:hAnsi="Arial" w:cs="Arial"/>
          <w:sz w:val="22"/>
          <w:szCs w:val="22"/>
        </w:rPr>
        <w:t xml:space="preserve"> (</w:t>
      </w:r>
      <w:r w:rsidR="00594FA7" w:rsidRPr="00106D83">
        <w:rPr>
          <w:rFonts w:ascii="Arial" w:hAnsi="Arial" w:cs="Arial"/>
          <w:sz w:val="22"/>
          <w:szCs w:val="22"/>
        </w:rPr>
        <w:t>6</w:t>
      </w:r>
      <w:r w:rsidR="00F3225A" w:rsidRPr="00106D83">
        <w:rPr>
          <w:rFonts w:ascii="Arial" w:hAnsi="Arial" w:cs="Arial"/>
          <w:sz w:val="22"/>
          <w:szCs w:val="22"/>
        </w:rPr>
        <w:t>1</w:t>
      </w:r>
      <w:r w:rsidR="00D1226B" w:rsidRPr="00106D83">
        <w:rPr>
          <w:rFonts w:ascii="Arial" w:hAnsi="Arial" w:cs="Arial"/>
          <w:sz w:val="22"/>
          <w:szCs w:val="22"/>
        </w:rPr>
        <w:t>)</w:t>
      </w:r>
      <w:r w:rsidR="00232277" w:rsidRPr="00106D83">
        <w:rPr>
          <w:rFonts w:ascii="Arial" w:hAnsi="Arial" w:cs="Arial"/>
          <w:sz w:val="22"/>
          <w:szCs w:val="22"/>
        </w:rPr>
        <w:t xml:space="preserve">, </w:t>
      </w:r>
      <w:r w:rsidR="00174560" w:rsidRPr="00106D83">
        <w:rPr>
          <w:rFonts w:ascii="Arial" w:hAnsi="Arial" w:cs="Arial"/>
          <w:sz w:val="22"/>
          <w:szCs w:val="22"/>
        </w:rPr>
        <w:t xml:space="preserve">were </w:t>
      </w:r>
      <w:r w:rsidR="002602CC" w:rsidRPr="00106D83">
        <w:rPr>
          <w:rFonts w:ascii="Arial" w:hAnsi="Arial" w:cs="Arial"/>
          <w:sz w:val="22"/>
          <w:szCs w:val="22"/>
        </w:rPr>
        <w:t>considered</w:t>
      </w:r>
      <w:r w:rsidR="00174560" w:rsidRPr="00106D83">
        <w:rPr>
          <w:rFonts w:ascii="Arial" w:hAnsi="Arial" w:cs="Arial"/>
          <w:sz w:val="22"/>
          <w:szCs w:val="22"/>
        </w:rPr>
        <w:t xml:space="preserve"> to train the hand</w:t>
      </w:r>
      <w:r w:rsidR="00232277" w:rsidRPr="00106D83">
        <w:rPr>
          <w:rFonts w:ascii="Arial" w:hAnsi="Arial" w:cs="Arial"/>
          <w:sz w:val="22"/>
          <w:szCs w:val="22"/>
        </w:rPr>
        <w:t>, summari</w:t>
      </w:r>
      <w:r w:rsidR="00B05435" w:rsidRPr="00106D83">
        <w:rPr>
          <w:rFonts w:ascii="Arial" w:hAnsi="Arial" w:cs="Arial"/>
          <w:sz w:val="22"/>
          <w:szCs w:val="22"/>
        </w:rPr>
        <w:t>s</w:t>
      </w:r>
      <w:r w:rsidR="00232277" w:rsidRPr="00106D83">
        <w:rPr>
          <w:rFonts w:ascii="Arial" w:hAnsi="Arial" w:cs="Arial"/>
          <w:sz w:val="22"/>
          <w:szCs w:val="22"/>
        </w:rPr>
        <w:t xml:space="preserve">ed in </w:t>
      </w:r>
      <w:r w:rsidR="00CB7782" w:rsidRPr="00106D83">
        <w:rPr>
          <w:rFonts w:ascii="Arial" w:hAnsi="Arial" w:cs="Arial"/>
          <w:sz w:val="22"/>
          <w:szCs w:val="22"/>
        </w:rPr>
        <w:t>Table</w:t>
      </w:r>
      <w:r w:rsidR="00232277" w:rsidRPr="00106D83">
        <w:rPr>
          <w:rFonts w:ascii="Arial" w:hAnsi="Arial" w:cs="Arial"/>
          <w:sz w:val="22"/>
          <w:szCs w:val="22"/>
        </w:rPr>
        <w:t xml:space="preserve"> </w:t>
      </w:r>
      <w:r w:rsidR="005F6A1E" w:rsidRPr="00106D83">
        <w:rPr>
          <w:rFonts w:ascii="Arial" w:hAnsi="Arial" w:cs="Arial"/>
          <w:sz w:val="22"/>
          <w:szCs w:val="22"/>
        </w:rPr>
        <w:t>8</w:t>
      </w:r>
      <w:r w:rsidR="00232277" w:rsidRPr="00106D83">
        <w:rPr>
          <w:rFonts w:ascii="Arial" w:hAnsi="Arial" w:cs="Arial"/>
          <w:sz w:val="22"/>
          <w:szCs w:val="22"/>
        </w:rPr>
        <w:t>.</w:t>
      </w:r>
    </w:p>
    <w:tbl>
      <w:tblPr>
        <w:tblW w:w="935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57"/>
        <w:gridCol w:w="1727"/>
        <w:gridCol w:w="1869"/>
        <w:gridCol w:w="1897"/>
      </w:tblGrid>
      <w:tr w:rsidR="00616359" w:rsidRPr="00106D83" w14:paraId="0EC2C550" w14:textId="77777777" w:rsidTr="00122A69">
        <w:trPr>
          <w:trHeight w:val="300"/>
          <w:tblHeader/>
          <w:tblCellSpacing w:w="15" w:type="dxa"/>
        </w:trPr>
        <w:tc>
          <w:tcPr>
            <w:tcW w:w="3915" w:type="dxa"/>
            <w:vAlign w:val="center"/>
            <w:hideMark/>
          </w:tcPr>
          <w:p w14:paraId="1B8D3AFC" w14:textId="77777777" w:rsidR="00616359" w:rsidRPr="00106D83" w:rsidRDefault="00616359" w:rsidP="01A3A13D">
            <w:pPr>
              <w:ind w:left="144"/>
              <w:rPr>
                <w:rFonts w:ascii="Arial" w:hAnsi="Arial" w:cs="Arial"/>
                <w:b/>
                <w:bCs/>
                <w:sz w:val="22"/>
                <w:szCs w:val="22"/>
              </w:rPr>
            </w:pPr>
            <w:r w:rsidRPr="00106D83">
              <w:rPr>
                <w:rFonts w:ascii="Arial" w:hAnsi="Arial" w:cs="Arial"/>
                <w:b/>
                <w:bCs/>
                <w:sz w:val="22"/>
                <w:szCs w:val="22"/>
              </w:rPr>
              <w:t>Algorithm</w:t>
            </w:r>
          </w:p>
        </w:tc>
        <w:tc>
          <w:tcPr>
            <w:tcW w:w="1710" w:type="dxa"/>
            <w:vAlign w:val="center"/>
            <w:hideMark/>
          </w:tcPr>
          <w:p w14:paraId="141C9397" w14:textId="77777777" w:rsidR="00616359" w:rsidRPr="00106D83" w:rsidRDefault="00616359" w:rsidP="00B204AB">
            <w:pPr>
              <w:rPr>
                <w:rFonts w:ascii="Arial" w:hAnsi="Arial" w:cs="Arial"/>
                <w:b/>
                <w:bCs/>
                <w:sz w:val="22"/>
                <w:szCs w:val="22"/>
              </w:rPr>
            </w:pPr>
            <w:r w:rsidRPr="00106D83">
              <w:rPr>
                <w:rFonts w:ascii="Arial" w:hAnsi="Arial" w:cs="Arial"/>
                <w:b/>
                <w:bCs/>
                <w:sz w:val="22"/>
                <w:szCs w:val="22"/>
              </w:rPr>
              <w:t>Learning Approach</w:t>
            </w:r>
          </w:p>
        </w:tc>
        <w:tc>
          <w:tcPr>
            <w:tcW w:w="1863" w:type="dxa"/>
            <w:vAlign w:val="center"/>
            <w:hideMark/>
          </w:tcPr>
          <w:p w14:paraId="2756CA9E" w14:textId="77777777" w:rsidR="00616359" w:rsidRPr="00106D83" w:rsidRDefault="00616359" w:rsidP="00B204AB">
            <w:pPr>
              <w:rPr>
                <w:rFonts w:ascii="Arial" w:hAnsi="Arial" w:cs="Arial"/>
                <w:b/>
                <w:bCs/>
                <w:sz w:val="22"/>
                <w:szCs w:val="22"/>
              </w:rPr>
            </w:pPr>
            <w:r w:rsidRPr="00106D83">
              <w:rPr>
                <w:rFonts w:ascii="Arial" w:hAnsi="Arial" w:cs="Arial"/>
                <w:b/>
                <w:bCs/>
                <w:sz w:val="22"/>
                <w:szCs w:val="22"/>
              </w:rPr>
              <w:t>Primary Benefit</w:t>
            </w:r>
          </w:p>
        </w:tc>
        <w:tc>
          <w:tcPr>
            <w:tcW w:w="1862" w:type="dxa"/>
            <w:vAlign w:val="center"/>
            <w:hideMark/>
          </w:tcPr>
          <w:p w14:paraId="47A7E32B" w14:textId="65142FE7" w:rsidR="00616359" w:rsidRPr="00106D83" w:rsidRDefault="00616359" w:rsidP="00B204AB">
            <w:pPr>
              <w:rPr>
                <w:rFonts w:ascii="Arial" w:hAnsi="Arial" w:cs="Arial"/>
                <w:b/>
                <w:bCs/>
                <w:sz w:val="22"/>
                <w:szCs w:val="22"/>
              </w:rPr>
            </w:pPr>
            <w:r w:rsidRPr="00106D83">
              <w:rPr>
                <w:rFonts w:ascii="Arial" w:hAnsi="Arial" w:cs="Arial"/>
                <w:b/>
                <w:bCs/>
                <w:sz w:val="22"/>
                <w:szCs w:val="22"/>
              </w:rPr>
              <w:t xml:space="preserve">Recommended Use </w:t>
            </w:r>
            <w:r w:rsidR="000B57F5" w:rsidRPr="00106D83">
              <w:rPr>
                <w:rFonts w:ascii="Arial" w:hAnsi="Arial" w:cs="Arial"/>
                <w:b/>
                <w:bCs/>
                <w:sz w:val="22"/>
                <w:szCs w:val="22"/>
              </w:rPr>
              <w:t>Experiment</w:t>
            </w:r>
          </w:p>
        </w:tc>
      </w:tr>
      <w:tr w:rsidR="00616359" w:rsidRPr="00106D83" w14:paraId="6FDA92B0" w14:textId="77777777" w:rsidTr="00122A69">
        <w:trPr>
          <w:trHeight w:val="300"/>
          <w:tblCellSpacing w:w="15" w:type="dxa"/>
        </w:trPr>
        <w:tc>
          <w:tcPr>
            <w:tcW w:w="3915" w:type="dxa"/>
            <w:vAlign w:val="center"/>
            <w:hideMark/>
          </w:tcPr>
          <w:p w14:paraId="6118359F" w14:textId="7FCFE3A4" w:rsidR="00616359" w:rsidRPr="00106D83" w:rsidRDefault="002D1276" w:rsidP="01A3A13D">
            <w:pPr>
              <w:ind w:left="144"/>
              <w:rPr>
                <w:rFonts w:ascii="Arial" w:hAnsi="Arial" w:cs="Arial"/>
                <w:sz w:val="22"/>
                <w:szCs w:val="22"/>
              </w:rPr>
            </w:pPr>
            <w:r w:rsidRPr="00106D83">
              <w:rPr>
                <w:rFonts w:ascii="Arial" w:hAnsi="Arial" w:cs="Arial"/>
                <w:sz w:val="22"/>
                <w:szCs w:val="22"/>
              </w:rPr>
              <w:t>Proximal Policy Optimisation</w:t>
            </w:r>
            <w:r w:rsidR="01A3A13D" w:rsidRPr="00106D83">
              <w:rPr>
                <w:rFonts w:ascii="Arial" w:hAnsi="Arial" w:cs="Arial"/>
                <w:b/>
                <w:bCs/>
                <w:sz w:val="22"/>
                <w:szCs w:val="22"/>
              </w:rPr>
              <w:t xml:space="preserve"> </w:t>
            </w:r>
            <w:r w:rsidRPr="00106D83">
              <w:rPr>
                <w:rFonts w:ascii="Arial" w:hAnsi="Arial" w:cs="Arial"/>
                <w:sz w:val="22"/>
                <w:szCs w:val="22"/>
              </w:rPr>
              <w:t>(PPO)</w:t>
            </w:r>
            <w:r w:rsidRPr="00106D83">
              <w:rPr>
                <w:rFonts w:ascii="Arial" w:hAnsi="Arial" w:cs="Arial"/>
                <w:b/>
                <w:bCs/>
                <w:sz w:val="22"/>
                <w:szCs w:val="22"/>
              </w:rPr>
              <w:t xml:space="preserve"> </w:t>
            </w:r>
            <w:r w:rsidR="01A3A13D" w:rsidRPr="00106D83">
              <w:rPr>
                <w:rFonts w:ascii="Arial" w:hAnsi="Arial" w:cs="Arial"/>
                <w:sz w:val="22"/>
                <w:szCs w:val="22"/>
              </w:rPr>
              <w:t>(</w:t>
            </w:r>
            <w:r w:rsidRPr="00106D83">
              <w:rPr>
                <w:rFonts w:ascii="Arial" w:hAnsi="Arial" w:cs="Arial"/>
                <w:sz w:val="22"/>
                <w:szCs w:val="22"/>
              </w:rPr>
              <w:t>5</w:t>
            </w:r>
            <w:r w:rsidR="00F3225A" w:rsidRPr="00106D83">
              <w:rPr>
                <w:rFonts w:ascii="Arial" w:hAnsi="Arial" w:cs="Arial"/>
                <w:sz w:val="22"/>
                <w:szCs w:val="22"/>
              </w:rPr>
              <w:t>9</w:t>
            </w:r>
            <w:r w:rsidR="01A3A13D" w:rsidRPr="00106D83">
              <w:rPr>
                <w:rFonts w:ascii="Arial" w:hAnsi="Arial" w:cs="Arial"/>
                <w:sz w:val="22"/>
                <w:szCs w:val="22"/>
              </w:rPr>
              <w:t>)</w:t>
            </w:r>
          </w:p>
        </w:tc>
        <w:tc>
          <w:tcPr>
            <w:tcW w:w="1710" w:type="dxa"/>
            <w:vAlign w:val="center"/>
            <w:hideMark/>
          </w:tcPr>
          <w:p w14:paraId="78CE115D" w14:textId="77777777" w:rsidR="00616359" w:rsidRPr="00106D83" w:rsidRDefault="00616359" w:rsidP="00B204AB">
            <w:pPr>
              <w:rPr>
                <w:rFonts w:ascii="Arial" w:hAnsi="Arial" w:cs="Arial"/>
                <w:sz w:val="22"/>
                <w:szCs w:val="22"/>
              </w:rPr>
            </w:pPr>
            <w:r w:rsidRPr="00106D83">
              <w:rPr>
                <w:rFonts w:ascii="Arial" w:hAnsi="Arial" w:cs="Arial"/>
                <w:sz w:val="22"/>
                <w:szCs w:val="22"/>
              </w:rPr>
              <w:t>Gradually refines its policy using recent trial data</w:t>
            </w:r>
          </w:p>
        </w:tc>
        <w:tc>
          <w:tcPr>
            <w:tcW w:w="1863" w:type="dxa"/>
            <w:vAlign w:val="center"/>
            <w:hideMark/>
          </w:tcPr>
          <w:p w14:paraId="147D1F9D" w14:textId="012442F4" w:rsidR="00616359" w:rsidRPr="00106D83" w:rsidRDefault="00616359" w:rsidP="00B204AB">
            <w:pPr>
              <w:rPr>
                <w:rFonts w:ascii="Arial" w:hAnsi="Arial" w:cs="Arial"/>
                <w:sz w:val="22"/>
                <w:szCs w:val="22"/>
              </w:rPr>
            </w:pPr>
            <w:r w:rsidRPr="00106D83">
              <w:rPr>
                <w:rFonts w:ascii="Arial" w:hAnsi="Arial" w:cs="Arial"/>
                <w:sz w:val="22"/>
                <w:szCs w:val="22"/>
              </w:rPr>
              <w:t>Smooth and reliable updates, reducing erratic behaviour</w:t>
            </w:r>
          </w:p>
        </w:tc>
        <w:tc>
          <w:tcPr>
            <w:tcW w:w="1862" w:type="dxa"/>
            <w:vAlign w:val="center"/>
            <w:hideMark/>
          </w:tcPr>
          <w:p w14:paraId="1F32830F" w14:textId="728598AE" w:rsidR="00616359" w:rsidRPr="00106D83" w:rsidRDefault="00616359" w:rsidP="00B204AB">
            <w:pPr>
              <w:rPr>
                <w:rFonts w:ascii="Arial" w:hAnsi="Arial" w:cs="Arial"/>
                <w:sz w:val="22"/>
                <w:szCs w:val="22"/>
              </w:rPr>
            </w:pPr>
            <w:r w:rsidRPr="00106D83">
              <w:rPr>
                <w:rFonts w:ascii="Arial" w:hAnsi="Arial" w:cs="Arial"/>
                <w:sz w:val="22"/>
                <w:szCs w:val="22"/>
              </w:rPr>
              <w:t>General</w:t>
            </w:r>
            <w:ins w:id="168" w:author="benjaminjihawkins@gmail.com" w:date="2025-04-20T19:19:00Z">
              <w:r w:rsidR="15E6DE77" w:rsidRPr="00106D83">
                <w:rPr>
                  <w:rFonts w:ascii="Arial" w:hAnsi="Arial" w:cs="Arial"/>
                  <w:sz w:val="22"/>
                  <w:szCs w:val="22"/>
                </w:rPr>
                <w:t xml:space="preserve"> </w:t>
              </w:r>
            </w:ins>
            <w:r w:rsidRPr="00106D83">
              <w:rPr>
                <w:rFonts w:ascii="Arial" w:hAnsi="Arial" w:cs="Arial"/>
                <w:sz w:val="22"/>
                <w:szCs w:val="22"/>
              </w:rPr>
              <w:t>purpose control where stability is most important</w:t>
            </w:r>
          </w:p>
        </w:tc>
      </w:tr>
      <w:tr w:rsidR="00616359" w:rsidRPr="00106D83" w14:paraId="6E1695AB" w14:textId="77777777" w:rsidTr="00122A69">
        <w:trPr>
          <w:trHeight w:val="300"/>
          <w:tblCellSpacing w:w="15" w:type="dxa"/>
        </w:trPr>
        <w:tc>
          <w:tcPr>
            <w:tcW w:w="3915" w:type="dxa"/>
            <w:vAlign w:val="center"/>
            <w:hideMark/>
          </w:tcPr>
          <w:p w14:paraId="2F3A6BA4" w14:textId="660DAED3" w:rsidR="00616359" w:rsidRPr="00106D83" w:rsidRDefault="00535839" w:rsidP="01A3A13D">
            <w:pPr>
              <w:ind w:left="144"/>
              <w:rPr>
                <w:rFonts w:ascii="Arial" w:hAnsi="Arial" w:cs="Arial"/>
                <w:sz w:val="22"/>
                <w:szCs w:val="22"/>
              </w:rPr>
            </w:pPr>
            <w:r w:rsidRPr="00106D83">
              <w:rPr>
                <w:rFonts w:ascii="Arial" w:hAnsi="Arial" w:cs="Arial"/>
                <w:sz w:val="22"/>
                <w:szCs w:val="22"/>
              </w:rPr>
              <w:t xml:space="preserve">Soft Actor-Critic (SAC) </w:t>
            </w:r>
            <w:r w:rsidR="01A3A13D" w:rsidRPr="00106D83">
              <w:rPr>
                <w:rFonts w:ascii="Arial" w:hAnsi="Arial" w:cs="Arial"/>
                <w:sz w:val="22"/>
                <w:szCs w:val="22"/>
              </w:rPr>
              <w:t>(</w:t>
            </w:r>
            <w:r w:rsidR="00F3225A" w:rsidRPr="00106D83">
              <w:rPr>
                <w:rFonts w:ascii="Arial" w:hAnsi="Arial" w:cs="Arial"/>
                <w:sz w:val="22"/>
                <w:szCs w:val="22"/>
              </w:rPr>
              <w:t>60</w:t>
            </w:r>
            <w:r w:rsidR="01A3A13D" w:rsidRPr="00106D83">
              <w:rPr>
                <w:rFonts w:ascii="Arial" w:hAnsi="Arial" w:cs="Arial"/>
                <w:sz w:val="22"/>
                <w:szCs w:val="22"/>
              </w:rPr>
              <w:t>)</w:t>
            </w:r>
          </w:p>
        </w:tc>
        <w:tc>
          <w:tcPr>
            <w:tcW w:w="1710" w:type="dxa"/>
            <w:vAlign w:val="center"/>
            <w:hideMark/>
          </w:tcPr>
          <w:p w14:paraId="6F40363C" w14:textId="77777777" w:rsidR="00616359" w:rsidRPr="00106D83" w:rsidRDefault="00616359" w:rsidP="00B204AB">
            <w:pPr>
              <w:rPr>
                <w:rFonts w:ascii="Arial" w:hAnsi="Arial" w:cs="Arial"/>
                <w:sz w:val="22"/>
                <w:szCs w:val="22"/>
              </w:rPr>
            </w:pPr>
            <w:r w:rsidRPr="00106D83">
              <w:rPr>
                <w:rFonts w:ascii="Arial" w:hAnsi="Arial" w:cs="Arial"/>
                <w:sz w:val="22"/>
                <w:szCs w:val="22"/>
              </w:rPr>
              <w:t>Balances trial of new actions with reinforcement of successful ones</w:t>
            </w:r>
          </w:p>
        </w:tc>
        <w:tc>
          <w:tcPr>
            <w:tcW w:w="1863" w:type="dxa"/>
            <w:vAlign w:val="center"/>
            <w:hideMark/>
          </w:tcPr>
          <w:p w14:paraId="0D6D9CD4" w14:textId="77777777" w:rsidR="00616359" w:rsidRPr="00106D83" w:rsidRDefault="00616359" w:rsidP="00B204AB">
            <w:pPr>
              <w:rPr>
                <w:rFonts w:ascii="Arial" w:hAnsi="Arial" w:cs="Arial"/>
                <w:sz w:val="22"/>
                <w:szCs w:val="22"/>
              </w:rPr>
            </w:pPr>
            <w:r w:rsidRPr="00106D83">
              <w:rPr>
                <w:rFonts w:ascii="Arial" w:hAnsi="Arial" w:cs="Arial"/>
                <w:sz w:val="22"/>
                <w:szCs w:val="22"/>
              </w:rPr>
              <w:t>Rapid adaptation to changing conditions and robustness to uncertainty</w:t>
            </w:r>
          </w:p>
        </w:tc>
        <w:tc>
          <w:tcPr>
            <w:tcW w:w="1862" w:type="dxa"/>
            <w:vAlign w:val="center"/>
            <w:hideMark/>
          </w:tcPr>
          <w:p w14:paraId="41261C40" w14:textId="77777777" w:rsidR="00616359" w:rsidRPr="00106D83" w:rsidRDefault="00616359" w:rsidP="00B204AB">
            <w:pPr>
              <w:rPr>
                <w:rFonts w:ascii="Arial" w:hAnsi="Arial" w:cs="Arial"/>
                <w:sz w:val="22"/>
                <w:szCs w:val="22"/>
              </w:rPr>
            </w:pPr>
            <w:r w:rsidRPr="00106D83">
              <w:rPr>
                <w:rFonts w:ascii="Arial" w:hAnsi="Arial" w:cs="Arial"/>
                <w:sz w:val="22"/>
                <w:szCs w:val="22"/>
              </w:rPr>
              <w:t>Scenarios requiring fast learning and exploration</w:t>
            </w:r>
          </w:p>
        </w:tc>
      </w:tr>
      <w:tr w:rsidR="00616359" w:rsidRPr="00106D83" w14:paraId="72540199" w14:textId="77777777" w:rsidTr="00122A69">
        <w:trPr>
          <w:trHeight w:val="300"/>
          <w:tblCellSpacing w:w="15" w:type="dxa"/>
        </w:trPr>
        <w:tc>
          <w:tcPr>
            <w:tcW w:w="3915" w:type="dxa"/>
            <w:vAlign w:val="center"/>
            <w:hideMark/>
          </w:tcPr>
          <w:p w14:paraId="7378B9D4" w14:textId="22367355" w:rsidR="00616359" w:rsidRPr="00106D83" w:rsidRDefault="00535839" w:rsidP="01A3A13D">
            <w:pPr>
              <w:ind w:left="144"/>
              <w:rPr>
                <w:rFonts w:ascii="Arial" w:hAnsi="Arial" w:cs="Arial"/>
                <w:sz w:val="22"/>
                <w:szCs w:val="22"/>
              </w:rPr>
            </w:pPr>
            <w:commentRangeStart w:id="169"/>
            <w:r w:rsidRPr="00106D83">
              <w:rPr>
                <w:rFonts w:ascii="Arial" w:hAnsi="Arial" w:cs="Arial"/>
                <w:sz w:val="22"/>
                <w:szCs w:val="22"/>
              </w:rPr>
              <w:t>Twin-Delayed Deep Deterministic Policy Gradient (TD3) (6</w:t>
            </w:r>
            <w:r w:rsidR="00F3225A" w:rsidRPr="00106D83">
              <w:rPr>
                <w:rFonts w:ascii="Arial" w:hAnsi="Arial" w:cs="Arial"/>
                <w:sz w:val="22"/>
                <w:szCs w:val="22"/>
              </w:rPr>
              <w:t>1</w:t>
            </w:r>
            <w:r w:rsidRPr="00106D83">
              <w:rPr>
                <w:rFonts w:ascii="Arial" w:hAnsi="Arial" w:cs="Arial"/>
                <w:sz w:val="22"/>
                <w:szCs w:val="22"/>
              </w:rPr>
              <w:t>)</w:t>
            </w:r>
          </w:p>
        </w:tc>
        <w:tc>
          <w:tcPr>
            <w:tcW w:w="1710" w:type="dxa"/>
            <w:vAlign w:val="center"/>
            <w:hideMark/>
          </w:tcPr>
          <w:p w14:paraId="797DEBD4" w14:textId="77777777" w:rsidR="00616359" w:rsidRPr="00106D83" w:rsidRDefault="00616359" w:rsidP="00B204AB">
            <w:pPr>
              <w:rPr>
                <w:rFonts w:ascii="Arial" w:hAnsi="Arial" w:cs="Arial"/>
                <w:sz w:val="22"/>
                <w:szCs w:val="22"/>
              </w:rPr>
            </w:pPr>
            <w:r w:rsidRPr="00106D83">
              <w:rPr>
                <w:rFonts w:ascii="Arial" w:hAnsi="Arial" w:cs="Arial"/>
                <w:sz w:val="22"/>
                <w:szCs w:val="22"/>
              </w:rPr>
              <w:t>Employs dual value estimators to check each other’s judgments</w:t>
            </w:r>
          </w:p>
        </w:tc>
        <w:tc>
          <w:tcPr>
            <w:tcW w:w="1863" w:type="dxa"/>
            <w:vAlign w:val="center"/>
            <w:hideMark/>
          </w:tcPr>
          <w:p w14:paraId="6ECD20EB" w14:textId="77777777" w:rsidR="00616359" w:rsidRPr="00106D83" w:rsidRDefault="00616359" w:rsidP="00B204AB">
            <w:pPr>
              <w:rPr>
                <w:rFonts w:ascii="Arial" w:hAnsi="Arial" w:cs="Arial"/>
                <w:sz w:val="22"/>
                <w:szCs w:val="22"/>
              </w:rPr>
            </w:pPr>
            <w:r w:rsidRPr="00106D83">
              <w:rPr>
                <w:rFonts w:ascii="Arial" w:hAnsi="Arial" w:cs="Arial"/>
                <w:sz w:val="22"/>
                <w:szCs w:val="22"/>
              </w:rPr>
              <w:t>Prevents overly optimistic decisions for more consistent performance</w:t>
            </w:r>
          </w:p>
        </w:tc>
        <w:tc>
          <w:tcPr>
            <w:tcW w:w="1862" w:type="dxa"/>
            <w:vAlign w:val="center"/>
            <w:hideMark/>
          </w:tcPr>
          <w:p w14:paraId="4E74CFC8" w14:textId="77777777" w:rsidR="00616359" w:rsidRPr="00106D83" w:rsidRDefault="00616359" w:rsidP="00B204AB">
            <w:pPr>
              <w:keepNext/>
              <w:rPr>
                <w:rFonts w:ascii="Arial" w:hAnsi="Arial" w:cs="Arial"/>
                <w:sz w:val="22"/>
                <w:szCs w:val="22"/>
              </w:rPr>
            </w:pPr>
            <w:r w:rsidRPr="00106D83">
              <w:rPr>
                <w:rFonts w:ascii="Arial" w:hAnsi="Arial" w:cs="Arial"/>
                <w:sz w:val="22"/>
                <w:szCs w:val="22"/>
              </w:rPr>
              <w:t>Tasks demanding precise, steady control</w:t>
            </w:r>
            <w:commentRangeEnd w:id="169"/>
            <w:r w:rsidR="00EE3FF1" w:rsidRPr="00106D83">
              <w:rPr>
                <w:rStyle w:val="CommentReference"/>
                <w:rFonts w:ascii="Arial" w:hAnsi="Arial" w:cs="Arial"/>
                <w:sz w:val="22"/>
                <w:szCs w:val="22"/>
              </w:rPr>
              <w:commentReference w:id="169"/>
            </w:r>
          </w:p>
        </w:tc>
      </w:tr>
    </w:tbl>
    <w:p w14:paraId="260DE161" w14:textId="3A5B5BA1" w:rsidR="00433B43" w:rsidRPr="00106D83" w:rsidRDefault="00433B43" w:rsidP="00BD0EAE">
      <w:pPr>
        <w:pStyle w:val="Caption"/>
        <w:jc w:val="center"/>
        <w:rPr>
          <w:rFonts w:ascii="Arial" w:hAnsi="Arial" w:cs="Arial"/>
        </w:rPr>
      </w:pPr>
      <w:r w:rsidRPr="00106D83">
        <w:rPr>
          <w:rFonts w:ascii="Arial" w:hAnsi="Arial" w:cs="Arial"/>
        </w:rPr>
        <w:t xml:space="preserve">Table </w:t>
      </w:r>
      <w:r w:rsidR="005F6A1E" w:rsidRPr="00106D83">
        <w:rPr>
          <w:rFonts w:ascii="Arial" w:hAnsi="Arial" w:cs="Arial"/>
        </w:rPr>
        <w:t>8</w:t>
      </w:r>
      <w:r w:rsidRPr="00106D83">
        <w:rPr>
          <w:rFonts w:ascii="Arial" w:hAnsi="Arial" w:cs="Arial"/>
        </w:rPr>
        <w:t>: Summary comparison of the three-candidate reinforcement</w:t>
      </w:r>
      <w:r w:rsidRPr="00106D83">
        <w:rPr>
          <w:rFonts w:ascii="Cambria Math" w:hAnsi="Cambria Math" w:cs="Cambria Math"/>
        </w:rPr>
        <w:t>‐</w:t>
      </w:r>
      <w:r w:rsidRPr="00106D83">
        <w:rPr>
          <w:rFonts w:ascii="Arial" w:hAnsi="Arial" w:cs="Arial"/>
        </w:rPr>
        <w:t>learning algorithms, detailing each method’s learning strategy, main benefit, and the scenarios for which it is best suited.</w:t>
      </w:r>
    </w:p>
    <w:p w14:paraId="1EA10B4B" w14:textId="7C03529C" w:rsidR="00F64E68" w:rsidRPr="00106D83" w:rsidRDefault="00B90C2F" w:rsidP="00BD0EAE">
      <w:pPr>
        <w:jc w:val="both"/>
        <w:rPr>
          <w:rFonts w:ascii="Arial" w:hAnsi="Arial" w:cs="Arial"/>
          <w:sz w:val="22"/>
          <w:szCs w:val="22"/>
        </w:rPr>
      </w:pPr>
      <w:r w:rsidRPr="00106D83">
        <w:rPr>
          <w:rFonts w:ascii="Arial" w:hAnsi="Arial" w:cs="Arial"/>
          <w:sz w:val="22"/>
          <w:szCs w:val="22"/>
        </w:rPr>
        <w:t>PPO was chosen to for its</w:t>
      </w:r>
      <w:r w:rsidR="00C865FA" w:rsidRPr="00106D83">
        <w:rPr>
          <w:rFonts w:ascii="Arial" w:hAnsi="Arial" w:cs="Arial"/>
          <w:sz w:val="22"/>
          <w:szCs w:val="22"/>
        </w:rPr>
        <w:t xml:space="preserve"> proven</w:t>
      </w:r>
      <w:r w:rsidRPr="00106D83">
        <w:rPr>
          <w:rFonts w:ascii="Arial" w:hAnsi="Arial" w:cs="Arial"/>
          <w:sz w:val="22"/>
          <w:szCs w:val="22"/>
        </w:rPr>
        <w:t xml:space="preserve"> s</w:t>
      </w:r>
      <w:r w:rsidR="005748CB" w:rsidRPr="00106D83">
        <w:rPr>
          <w:rFonts w:ascii="Arial" w:hAnsi="Arial" w:cs="Arial"/>
          <w:sz w:val="22"/>
          <w:szCs w:val="22"/>
        </w:rPr>
        <w:t>t</w:t>
      </w:r>
      <w:r w:rsidR="00CB7782" w:rsidRPr="00106D83">
        <w:rPr>
          <w:rFonts w:ascii="Arial" w:hAnsi="Arial" w:cs="Arial"/>
          <w:sz w:val="22"/>
          <w:szCs w:val="22"/>
        </w:rPr>
        <w:t>able</w:t>
      </w:r>
      <w:r w:rsidRPr="00106D83">
        <w:rPr>
          <w:rFonts w:ascii="Arial" w:hAnsi="Arial" w:cs="Arial"/>
          <w:sz w:val="22"/>
          <w:szCs w:val="22"/>
        </w:rPr>
        <w:t xml:space="preserve"> performance in control tasks </w:t>
      </w:r>
      <w:r w:rsidR="00C865FA" w:rsidRPr="00106D83">
        <w:rPr>
          <w:rFonts w:ascii="Arial" w:hAnsi="Arial" w:cs="Arial"/>
          <w:sz w:val="22"/>
          <w:szCs w:val="22"/>
        </w:rPr>
        <w:t xml:space="preserve">in robotics, exemplified by </w:t>
      </w:r>
      <w:r w:rsidR="00CB7E7A" w:rsidRPr="00106D83">
        <w:rPr>
          <w:rFonts w:ascii="Arial" w:hAnsi="Arial" w:cs="Arial"/>
          <w:sz w:val="22"/>
          <w:szCs w:val="22"/>
        </w:rPr>
        <w:t>Kokila et al</w:t>
      </w:r>
      <w:r w:rsidR="008F7F4E" w:rsidRPr="00106D83">
        <w:rPr>
          <w:rFonts w:ascii="Arial" w:hAnsi="Arial" w:cs="Arial"/>
          <w:sz w:val="22"/>
          <w:szCs w:val="22"/>
        </w:rPr>
        <w:t xml:space="preserve"> who </w:t>
      </w:r>
      <w:r w:rsidR="00EE3FF1" w:rsidRPr="00106D83">
        <w:rPr>
          <w:rFonts w:ascii="Arial" w:hAnsi="Arial" w:cs="Arial"/>
          <w:sz w:val="22"/>
          <w:szCs w:val="22"/>
        </w:rPr>
        <w:t>use</w:t>
      </w:r>
      <w:r w:rsidR="008F7F4E" w:rsidRPr="00106D83">
        <w:rPr>
          <w:rFonts w:ascii="Arial" w:hAnsi="Arial" w:cs="Arial"/>
          <w:sz w:val="22"/>
          <w:szCs w:val="22"/>
        </w:rPr>
        <w:t>d</w:t>
      </w:r>
      <w:r w:rsidR="00EE3FF1" w:rsidRPr="00106D83">
        <w:rPr>
          <w:rFonts w:ascii="Arial" w:hAnsi="Arial" w:cs="Arial"/>
          <w:sz w:val="22"/>
          <w:szCs w:val="22"/>
        </w:rPr>
        <w:t xml:space="preserve"> PPO to train </w:t>
      </w:r>
      <w:r w:rsidR="008F7F4E" w:rsidRPr="00106D83">
        <w:rPr>
          <w:rFonts w:ascii="Arial" w:hAnsi="Arial" w:cs="Arial"/>
          <w:sz w:val="22"/>
          <w:szCs w:val="22"/>
        </w:rPr>
        <w:t xml:space="preserve">a </w:t>
      </w:r>
      <w:r w:rsidR="00815D29" w:rsidRPr="00106D83">
        <w:rPr>
          <w:rFonts w:ascii="Arial" w:hAnsi="Arial" w:cs="Arial"/>
          <w:sz w:val="22"/>
          <w:szCs w:val="22"/>
        </w:rPr>
        <w:t>doorhandle</w:t>
      </w:r>
      <w:r w:rsidR="00EE3FF1" w:rsidRPr="00106D83">
        <w:rPr>
          <w:rFonts w:ascii="Arial" w:hAnsi="Arial" w:cs="Arial"/>
          <w:sz w:val="22"/>
          <w:szCs w:val="22"/>
        </w:rPr>
        <w:t xml:space="preserve"> detecting robot</w:t>
      </w:r>
      <w:r w:rsidR="008F7F4E" w:rsidRPr="00106D83">
        <w:rPr>
          <w:rFonts w:ascii="Arial" w:hAnsi="Arial" w:cs="Arial"/>
          <w:sz w:val="22"/>
          <w:szCs w:val="22"/>
        </w:rPr>
        <w:t xml:space="preserve"> </w:t>
      </w:r>
      <w:r w:rsidR="00CB7E7A" w:rsidRPr="00106D83">
        <w:rPr>
          <w:rFonts w:ascii="Arial" w:hAnsi="Arial" w:cs="Arial"/>
          <w:sz w:val="22"/>
          <w:szCs w:val="22"/>
        </w:rPr>
        <w:t>to open door</w:t>
      </w:r>
      <w:r w:rsidR="008F7F4E" w:rsidRPr="00106D83">
        <w:rPr>
          <w:rFonts w:ascii="Arial" w:hAnsi="Arial" w:cs="Arial"/>
          <w:sz w:val="22"/>
          <w:szCs w:val="22"/>
        </w:rPr>
        <w:t>s</w:t>
      </w:r>
      <w:r w:rsidR="00CB7E7A" w:rsidRPr="00106D83">
        <w:rPr>
          <w:rFonts w:ascii="Arial" w:hAnsi="Arial" w:cs="Arial"/>
          <w:sz w:val="22"/>
          <w:szCs w:val="22"/>
        </w:rPr>
        <w:t xml:space="preserve"> (</w:t>
      </w:r>
      <w:r w:rsidR="00844F2F" w:rsidRPr="00106D83">
        <w:rPr>
          <w:rFonts w:ascii="Arial" w:hAnsi="Arial" w:cs="Arial"/>
          <w:sz w:val="22"/>
          <w:szCs w:val="22"/>
        </w:rPr>
        <w:t>6</w:t>
      </w:r>
      <w:r w:rsidR="00F3225A" w:rsidRPr="00106D83">
        <w:rPr>
          <w:rFonts w:ascii="Arial" w:hAnsi="Arial" w:cs="Arial"/>
          <w:sz w:val="22"/>
          <w:szCs w:val="22"/>
        </w:rPr>
        <w:t>2</w:t>
      </w:r>
      <w:r w:rsidR="00CB7E7A" w:rsidRPr="00106D83">
        <w:rPr>
          <w:rFonts w:ascii="Arial" w:hAnsi="Arial" w:cs="Arial"/>
          <w:sz w:val="22"/>
          <w:szCs w:val="22"/>
        </w:rPr>
        <w:t>)</w:t>
      </w:r>
      <w:r w:rsidR="00C865FA" w:rsidRPr="00106D83">
        <w:rPr>
          <w:rFonts w:ascii="Arial" w:hAnsi="Arial" w:cs="Arial"/>
          <w:sz w:val="22"/>
          <w:szCs w:val="22"/>
        </w:rPr>
        <w:t xml:space="preserve">. It is </w:t>
      </w:r>
      <w:r w:rsidR="0085576A" w:rsidRPr="00106D83">
        <w:rPr>
          <w:rFonts w:ascii="Arial" w:hAnsi="Arial" w:cs="Arial"/>
          <w:sz w:val="22"/>
          <w:szCs w:val="22"/>
        </w:rPr>
        <w:t>easier</w:t>
      </w:r>
      <w:r w:rsidRPr="00106D83">
        <w:rPr>
          <w:rFonts w:ascii="Arial" w:hAnsi="Arial" w:cs="Arial"/>
          <w:sz w:val="22"/>
          <w:szCs w:val="22"/>
        </w:rPr>
        <w:t xml:space="preserve"> </w:t>
      </w:r>
      <w:r w:rsidR="00DB4FEA" w:rsidRPr="00106D83">
        <w:rPr>
          <w:rFonts w:ascii="Arial" w:hAnsi="Arial" w:cs="Arial"/>
          <w:sz w:val="22"/>
          <w:szCs w:val="22"/>
        </w:rPr>
        <w:t>to</w:t>
      </w:r>
      <w:r w:rsidRPr="00106D83">
        <w:rPr>
          <w:rFonts w:ascii="Arial" w:hAnsi="Arial" w:cs="Arial"/>
          <w:sz w:val="22"/>
          <w:szCs w:val="22"/>
        </w:rPr>
        <w:t xml:space="preserve"> tun</w:t>
      </w:r>
      <w:r w:rsidR="00DB4FEA" w:rsidRPr="00106D83">
        <w:rPr>
          <w:rFonts w:ascii="Arial" w:hAnsi="Arial" w:cs="Arial"/>
          <w:sz w:val="22"/>
          <w:szCs w:val="22"/>
        </w:rPr>
        <w:t>e</w:t>
      </w:r>
      <w:r w:rsidRPr="00106D83">
        <w:rPr>
          <w:rFonts w:ascii="Arial" w:hAnsi="Arial" w:cs="Arial"/>
          <w:sz w:val="22"/>
          <w:szCs w:val="22"/>
        </w:rPr>
        <w:t xml:space="preserve"> compared to SAC and TD3, </w:t>
      </w:r>
      <w:r w:rsidR="00DB4FEA" w:rsidRPr="00106D83">
        <w:rPr>
          <w:rFonts w:ascii="Arial" w:hAnsi="Arial" w:cs="Arial"/>
          <w:sz w:val="22"/>
          <w:szCs w:val="22"/>
        </w:rPr>
        <w:t>making it an easier model to implement quickly</w:t>
      </w:r>
      <w:r w:rsidR="008751FA" w:rsidRPr="00106D83">
        <w:rPr>
          <w:rFonts w:ascii="Arial" w:hAnsi="Arial" w:cs="Arial"/>
          <w:sz w:val="22"/>
          <w:szCs w:val="22"/>
        </w:rPr>
        <w:t>.</w:t>
      </w:r>
      <w:r w:rsidR="00EE3FF1" w:rsidRPr="00106D83">
        <w:rPr>
          <w:rFonts w:ascii="Arial" w:hAnsi="Arial" w:cs="Arial"/>
          <w:sz w:val="22"/>
          <w:szCs w:val="22"/>
        </w:rPr>
        <w:t xml:space="preserve"> </w:t>
      </w:r>
      <w:r w:rsidR="00897331" w:rsidRPr="00106D83">
        <w:rPr>
          <w:rFonts w:ascii="Arial" w:hAnsi="Arial" w:cs="Arial"/>
          <w:sz w:val="22"/>
          <w:szCs w:val="22"/>
        </w:rPr>
        <w:t>T</w:t>
      </w:r>
      <w:r w:rsidR="001748A6" w:rsidRPr="00106D83">
        <w:rPr>
          <w:rFonts w:ascii="Arial" w:hAnsi="Arial" w:cs="Arial"/>
          <w:sz w:val="22"/>
          <w:szCs w:val="22"/>
        </w:rPr>
        <w:t>he hand</w:t>
      </w:r>
      <w:r w:rsidR="00897331" w:rsidRPr="00106D83">
        <w:rPr>
          <w:rFonts w:ascii="Arial" w:hAnsi="Arial" w:cs="Arial"/>
          <w:sz w:val="22"/>
          <w:szCs w:val="22"/>
        </w:rPr>
        <w:t xml:space="preserve"> was trained</w:t>
      </w:r>
      <w:r w:rsidR="001748A6" w:rsidRPr="00106D83">
        <w:rPr>
          <w:rFonts w:ascii="Arial" w:hAnsi="Arial" w:cs="Arial"/>
          <w:sz w:val="22"/>
          <w:szCs w:val="22"/>
        </w:rPr>
        <w:t xml:space="preserve"> in a custom OpenAI Gym (v0.26.2) environment. This standard RL wrapper uses its reset and step </w:t>
      </w:r>
      <w:r w:rsidR="00241272" w:rsidRPr="00106D83">
        <w:rPr>
          <w:rFonts w:ascii="Arial" w:hAnsi="Arial" w:cs="Arial"/>
          <w:sz w:val="22"/>
          <w:szCs w:val="22"/>
        </w:rPr>
        <w:t>interface</w:t>
      </w:r>
      <w:r w:rsidR="001748A6" w:rsidRPr="00106D83">
        <w:rPr>
          <w:rFonts w:ascii="Arial" w:hAnsi="Arial" w:cs="Arial"/>
          <w:sz w:val="22"/>
          <w:szCs w:val="22"/>
        </w:rPr>
        <w:t xml:space="preserve"> to structure each simulation step into a repeatable loop of observation, action, and reward</w:t>
      </w:r>
      <w:r w:rsidR="00FF1587" w:rsidRPr="00106D83">
        <w:rPr>
          <w:rFonts w:ascii="Arial" w:hAnsi="Arial" w:cs="Arial"/>
          <w:sz w:val="22"/>
          <w:szCs w:val="22"/>
        </w:rPr>
        <w:t xml:space="preserve"> </w:t>
      </w:r>
      <w:r w:rsidR="006A617A" w:rsidRPr="00106D83">
        <w:rPr>
          <w:rFonts w:ascii="Arial" w:hAnsi="Arial" w:cs="Arial"/>
          <w:sz w:val="22"/>
          <w:szCs w:val="22"/>
        </w:rPr>
        <w:t>(</w:t>
      </w:r>
      <w:r w:rsidR="00FF1587" w:rsidRPr="00106D83">
        <w:rPr>
          <w:rFonts w:ascii="Arial" w:hAnsi="Arial" w:cs="Arial"/>
          <w:sz w:val="22"/>
          <w:szCs w:val="22"/>
        </w:rPr>
        <w:t>6</w:t>
      </w:r>
      <w:r w:rsidR="00F3225A" w:rsidRPr="00106D83">
        <w:rPr>
          <w:rFonts w:ascii="Arial" w:hAnsi="Arial" w:cs="Arial"/>
          <w:sz w:val="22"/>
          <w:szCs w:val="22"/>
        </w:rPr>
        <w:t>3</w:t>
      </w:r>
      <w:r w:rsidR="00FF1587" w:rsidRPr="00106D83">
        <w:rPr>
          <w:rFonts w:ascii="Arial" w:hAnsi="Arial" w:cs="Arial"/>
          <w:sz w:val="22"/>
          <w:szCs w:val="22"/>
        </w:rPr>
        <w:t>).</w:t>
      </w:r>
      <w:r w:rsidR="0036562A" w:rsidRPr="00106D83">
        <w:rPr>
          <w:rFonts w:ascii="Arial" w:hAnsi="Arial" w:cs="Arial"/>
          <w:sz w:val="22"/>
          <w:szCs w:val="22"/>
        </w:rPr>
        <w:t xml:space="preserve"> </w:t>
      </w:r>
      <w:r w:rsidR="00EF6B3E" w:rsidRPr="00106D83">
        <w:rPr>
          <w:rFonts w:ascii="Arial" w:hAnsi="Arial" w:cs="Arial"/>
          <w:sz w:val="22"/>
          <w:szCs w:val="22"/>
        </w:rPr>
        <w:t>T</w:t>
      </w:r>
      <w:r w:rsidR="0036562A" w:rsidRPr="00106D83">
        <w:rPr>
          <w:rFonts w:ascii="Arial" w:hAnsi="Arial" w:cs="Arial"/>
          <w:sz w:val="22"/>
          <w:szCs w:val="22"/>
        </w:rPr>
        <w:t xml:space="preserve">his environment </w:t>
      </w:r>
      <w:r w:rsidR="00EF6B3E" w:rsidRPr="00106D83">
        <w:rPr>
          <w:rFonts w:ascii="Arial" w:hAnsi="Arial" w:cs="Arial"/>
          <w:sz w:val="22"/>
          <w:szCs w:val="22"/>
        </w:rPr>
        <w:t xml:space="preserve">was integrated </w:t>
      </w:r>
      <w:r w:rsidR="0036562A" w:rsidRPr="00106D83">
        <w:rPr>
          <w:rFonts w:ascii="Arial" w:hAnsi="Arial" w:cs="Arial"/>
          <w:sz w:val="22"/>
          <w:szCs w:val="22"/>
        </w:rPr>
        <w:t xml:space="preserve">with </w:t>
      </w:r>
      <w:r w:rsidR="007E5CD0" w:rsidRPr="00106D83">
        <w:rPr>
          <w:rFonts w:ascii="Arial" w:hAnsi="Arial" w:cs="Arial"/>
          <w:sz w:val="22"/>
          <w:szCs w:val="22"/>
        </w:rPr>
        <w:t>St</w:t>
      </w:r>
      <w:r w:rsidR="00CB7782" w:rsidRPr="00106D83">
        <w:rPr>
          <w:rFonts w:ascii="Arial" w:hAnsi="Arial" w:cs="Arial"/>
          <w:sz w:val="22"/>
          <w:szCs w:val="22"/>
        </w:rPr>
        <w:t>able</w:t>
      </w:r>
      <w:r w:rsidR="0036562A" w:rsidRPr="00106D83">
        <w:rPr>
          <w:rFonts w:ascii="Arial" w:hAnsi="Arial" w:cs="Arial"/>
          <w:sz w:val="22"/>
          <w:szCs w:val="22"/>
        </w:rPr>
        <w:t>-baselines3</w:t>
      </w:r>
      <w:r w:rsidR="00DF1A9A" w:rsidRPr="00106D83">
        <w:rPr>
          <w:rFonts w:ascii="Arial" w:hAnsi="Arial" w:cs="Arial"/>
          <w:sz w:val="22"/>
          <w:szCs w:val="22"/>
        </w:rPr>
        <w:t xml:space="preserve"> release 2.4.1</w:t>
      </w:r>
      <w:r w:rsidR="0036562A" w:rsidRPr="00106D83">
        <w:rPr>
          <w:rFonts w:ascii="Arial" w:hAnsi="Arial" w:cs="Arial"/>
          <w:sz w:val="22"/>
          <w:szCs w:val="22"/>
        </w:rPr>
        <w:t>, an industry-standard library for RL</w:t>
      </w:r>
      <w:r w:rsidR="008309E8" w:rsidRPr="00106D83">
        <w:rPr>
          <w:rFonts w:ascii="Arial" w:hAnsi="Arial" w:cs="Arial"/>
          <w:sz w:val="22"/>
          <w:szCs w:val="22"/>
        </w:rPr>
        <w:t xml:space="preserve"> (</w:t>
      </w:r>
      <w:hyperlink r:id="rId29">
        <w:r w:rsidR="00F3225A" w:rsidRPr="00106D83">
          <w:rPr>
            <w:rFonts w:ascii="Arial" w:hAnsi="Arial" w:cs="Arial"/>
            <w:sz w:val="22"/>
            <w:szCs w:val="22"/>
          </w:rPr>
          <w:t>64</w:t>
        </w:r>
      </w:hyperlink>
      <w:r w:rsidR="00DE41DA" w:rsidRPr="00106D83">
        <w:rPr>
          <w:rFonts w:ascii="Arial" w:hAnsi="Arial" w:cs="Arial"/>
          <w:sz w:val="22"/>
          <w:szCs w:val="22"/>
        </w:rPr>
        <w:t xml:space="preserve">). </w:t>
      </w:r>
      <w:r w:rsidR="008309E8" w:rsidRPr="00106D83">
        <w:rPr>
          <w:rFonts w:ascii="Arial" w:hAnsi="Arial" w:cs="Arial"/>
          <w:sz w:val="22"/>
          <w:szCs w:val="22"/>
        </w:rPr>
        <w:t>The</w:t>
      </w:r>
      <w:r w:rsidR="0036562A" w:rsidRPr="00106D83">
        <w:rPr>
          <w:rFonts w:ascii="Arial" w:hAnsi="Arial" w:cs="Arial"/>
          <w:sz w:val="22"/>
          <w:szCs w:val="22"/>
        </w:rPr>
        <w:t xml:space="preserve"> P</w:t>
      </w:r>
      <w:r w:rsidR="000E7A0B" w:rsidRPr="00106D83">
        <w:rPr>
          <w:rFonts w:ascii="Arial" w:hAnsi="Arial" w:cs="Arial"/>
          <w:sz w:val="22"/>
          <w:szCs w:val="22"/>
        </w:rPr>
        <w:t xml:space="preserve">PO </w:t>
      </w:r>
      <w:r w:rsidR="0036562A" w:rsidRPr="00106D83">
        <w:rPr>
          <w:rFonts w:ascii="Arial" w:hAnsi="Arial" w:cs="Arial"/>
          <w:sz w:val="22"/>
          <w:szCs w:val="22"/>
        </w:rPr>
        <w:t xml:space="preserve">algorithm </w:t>
      </w:r>
      <w:r w:rsidR="519DAF34" w:rsidRPr="00106D83">
        <w:rPr>
          <w:rFonts w:ascii="Arial" w:hAnsi="Arial" w:cs="Arial"/>
          <w:sz w:val="22"/>
          <w:szCs w:val="22"/>
        </w:rPr>
        <w:t>used</w:t>
      </w:r>
      <w:r w:rsidR="008309E8" w:rsidRPr="00106D83">
        <w:rPr>
          <w:rFonts w:ascii="Arial" w:hAnsi="Arial" w:cs="Arial"/>
          <w:sz w:val="22"/>
          <w:szCs w:val="22"/>
        </w:rPr>
        <w:t xml:space="preserve"> the </w:t>
      </w:r>
      <w:r w:rsidR="007E5CD0" w:rsidRPr="00106D83">
        <w:rPr>
          <w:rFonts w:ascii="Arial" w:hAnsi="Arial" w:cs="Arial"/>
          <w:sz w:val="22"/>
          <w:szCs w:val="22"/>
        </w:rPr>
        <w:t>St</w:t>
      </w:r>
      <w:r w:rsidR="00CB7782" w:rsidRPr="00106D83">
        <w:rPr>
          <w:rFonts w:ascii="Arial" w:hAnsi="Arial" w:cs="Arial"/>
          <w:sz w:val="22"/>
          <w:szCs w:val="22"/>
        </w:rPr>
        <w:t>able</w:t>
      </w:r>
      <w:r w:rsidR="008309E8" w:rsidRPr="00106D83">
        <w:rPr>
          <w:rFonts w:ascii="Arial" w:hAnsi="Arial" w:cs="Arial"/>
          <w:sz w:val="22"/>
          <w:szCs w:val="22"/>
        </w:rPr>
        <w:t>-</w:t>
      </w:r>
      <w:r w:rsidR="007E5CD0" w:rsidRPr="00106D83">
        <w:rPr>
          <w:rFonts w:ascii="Arial" w:hAnsi="Arial" w:cs="Arial"/>
          <w:sz w:val="22"/>
          <w:szCs w:val="22"/>
        </w:rPr>
        <w:t>B</w:t>
      </w:r>
      <w:r w:rsidR="008309E8" w:rsidRPr="00106D83">
        <w:rPr>
          <w:rFonts w:ascii="Arial" w:hAnsi="Arial" w:cs="Arial"/>
          <w:sz w:val="22"/>
          <w:szCs w:val="22"/>
        </w:rPr>
        <w:t xml:space="preserve">aselines3 </w:t>
      </w:r>
      <w:r w:rsidR="0036562A" w:rsidRPr="00106D83">
        <w:rPr>
          <w:rFonts w:ascii="Arial" w:hAnsi="Arial" w:cs="Arial"/>
          <w:sz w:val="22"/>
          <w:szCs w:val="22"/>
        </w:rPr>
        <w:t>default hyperparameters</w:t>
      </w:r>
      <w:r w:rsidR="00767E98" w:rsidRPr="00106D83">
        <w:rPr>
          <w:rFonts w:ascii="Arial" w:hAnsi="Arial" w:cs="Arial"/>
          <w:sz w:val="22"/>
          <w:szCs w:val="22"/>
        </w:rPr>
        <w:t xml:space="preserve"> to reduce the </w:t>
      </w:r>
      <w:r w:rsidR="000E7A0B" w:rsidRPr="00106D83">
        <w:rPr>
          <w:rFonts w:ascii="Arial" w:hAnsi="Arial" w:cs="Arial"/>
          <w:sz w:val="22"/>
          <w:szCs w:val="22"/>
        </w:rPr>
        <w:t>prototype</w:t>
      </w:r>
      <w:r w:rsidR="00F71C13" w:rsidRPr="00106D83">
        <w:rPr>
          <w:rFonts w:ascii="Arial" w:hAnsi="Arial" w:cs="Arial"/>
          <w:sz w:val="22"/>
          <w:szCs w:val="22"/>
        </w:rPr>
        <w:t>’</w:t>
      </w:r>
      <w:r w:rsidR="000E7A0B" w:rsidRPr="00106D83">
        <w:rPr>
          <w:rFonts w:ascii="Arial" w:hAnsi="Arial" w:cs="Arial"/>
          <w:sz w:val="22"/>
          <w:szCs w:val="22"/>
        </w:rPr>
        <w:t xml:space="preserve">s </w:t>
      </w:r>
      <w:r w:rsidR="00767E98" w:rsidRPr="00106D83">
        <w:rPr>
          <w:rFonts w:ascii="Arial" w:hAnsi="Arial" w:cs="Arial"/>
          <w:sz w:val="22"/>
          <w:szCs w:val="22"/>
        </w:rPr>
        <w:t>initial complexity</w:t>
      </w:r>
      <w:r w:rsidR="00F71C13" w:rsidRPr="00106D83">
        <w:rPr>
          <w:rFonts w:ascii="Arial" w:hAnsi="Arial" w:cs="Arial"/>
          <w:sz w:val="22"/>
          <w:szCs w:val="22"/>
        </w:rPr>
        <w:t xml:space="preserve">, </w:t>
      </w:r>
      <w:r w:rsidR="0036562A" w:rsidRPr="00106D83">
        <w:rPr>
          <w:rFonts w:ascii="Arial" w:hAnsi="Arial" w:cs="Arial"/>
          <w:sz w:val="22"/>
          <w:szCs w:val="22"/>
        </w:rPr>
        <w:t>ensur</w:t>
      </w:r>
      <w:r w:rsidR="00F71C13" w:rsidRPr="00106D83">
        <w:rPr>
          <w:rFonts w:ascii="Arial" w:hAnsi="Arial" w:cs="Arial"/>
          <w:sz w:val="22"/>
          <w:szCs w:val="22"/>
        </w:rPr>
        <w:t>ing</w:t>
      </w:r>
      <w:r w:rsidR="00075AFA" w:rsidRPr="00106D83">
        <w:rPr>
          <w:rFonts w:ascii="Arial" w:hAnsi="Arial" w:cs="Arial"/>
          <w:sz w:val="22"/>
          <w:szCs w:val="22"/>
        </w:rPr>
        <w:t xml:space="preserve"> ea</w:t>
      </w:r>
      <w:r w:rsidR="00F71C13" w:rsidRPr="00106D83">
        <w:rPr>
          <w:rFonts w:ascii="Arial" w:hAnsi="Arial" w:cs="Arial"/>
          <w:sz w:val="22"/>
          <w:szCs w:val="22"/>
        </w:rPr>
        <w:t>sier</w:t>
      </w:r>
      <w:r w:rsidR="0036562A" w:rsidRPr="00106D83">
        <w:rPr>
          <w:rFonts w:ascii="Arial" w:hAnsi="Arial" w:cs="Arial"/>
          <w:sz w:val="22"/>
          <w:szCs w:val="22"/>
        </w:rPr>
        <w:t xml:space="preserve"> reproducibility</w:t>
      </w:r>
      <w:r w:rsidR="00075AFA" w:rsidRPr="00106D83">
        <w:rPr>
          <w:rFonts w:ascii="Arial" w:hAnsi="Arial" w:cs="Arial"/>
          <w:sz w:val="22"/>
          <w:szCs w:val="22"/>
        </w:rPr>
        <w:t xml:space="preserve">. </w:t>
      </w:r>
      <w:commentRangeStart w:id="170"/>
      <w:r w:rsidR="005A6A7B" w:rsidRPr="00106D83">
        <w:rPr>
          <w:rFonts w:ascii="Arial" w:hAnsi="Arial" w:cs="Arial"/>
          <w:sz w:val="22"/>
          <w:szCs w:val="22"/>
        </w:rPr>
        <w:t>These defaults balance stability and performance for continuous control tasks, as documented in the PPO parameter specifications</w:t>
      </w:r>
      <w:r w:rsidR="00F64E68" w:rsidRPr="00106D83">
        <w:rPr>
          <w:rFonts w:ascii="Arial" w:hAnsi="Arial" w:cs="Arial"/>
          <w:sz w:val="22"/>
          <w:szCs w:val="22"/>
        </w:rPr>
        <w:t xml:space="preserve"> (</w:t>
      </w:r>
      <w:r w:rsidR="00D27396" w:rsidRPr="00106D83">
        <w:rPr>
          <w:rFonts w:ascii="Arial" w:hAnsi="Arial" w:cs="Arial"/>
          <w:sz w:val="22"/>
          <w:szCs w:val="22"/>
        </w:rPr>
        <w:t>6</w:t>
      </w:r>
      <w:r w:rsidR="00F3225A" w:rsidRPr="00106D83">
        <w:rPr>
          <w:rFonts w:ascii="Arial" w:hAnsi="Arial" w:cs="Arial"/>
          <w:sz w:val="22"/>
          <w:szCs w:val="22"/>
        </w:rPr>
        <w:t>5</w:t>
      </w:r>
      <w:r w:rsidR="00F64E68" w:rsidRPr="00106D83">
        <w:rPr>
          <w:rFonts w:ascii="Arial" w:hAnsi="Arial" w:cs="Arial"/>
          <w:sz w:val="22"/>
          <w:szCs w:val="22"/>
        </w:rPr>
        <w:t>)</w:t>
      </w:r>
      <w:r w:rsidR="00D27396" w:rsidRPr="00106D83">
        <w:rPr>
          <w:rFonts w:ascii="Arial" w:hAnsi="Arial" w:cs="Arial"/>
          <w:sz w:val="22"/>
          <w:szCs w:val="22"/>
        </w:rPr>
        <w:t>.</w:t>
      </w:r>
      <w:r w:rsidR="00075AFA" w:rsidRPr="00106D83">
        <w:rPr>
          <w:rFonts w:ascii="Arial" w:hAnsi="Arial" w:cs="Arial"/>
          <w:sz w:val="22"/>
          <w:szCs w:val="22"/>
        </w:rPr>
        <w:t xml:space="preserve"> Model evaluation was done through checkpointing and </w:t>
      </w:r>
      <w:proofErr w:type="spellStart"/>
      <w:r w:rsidR="00075AFA" w:rsidRPr="00106D83">
        <w:rPr>
          <w:rFonts w:ascii="Arial" w:hAnsi="Arial" w:cs="Arial"/>
          <w:sz w:val="22"/>
          <w:szCs w:val="22"/>
        </w:rPr>
        <w:t>TensorBoard</w:t>
      </w:r>
      <w:proofErr w:type="spellEnd"/>
      <w:r w:rsidR="00075AFA" w:rsidRPr="00106D83">
        <w:rPr>
          <w:rFonts w:ascii="Arial" w:hAnsi="Arial" w:cs="Arial"/>
          <w:sz w:val="22"/>
          <w:szCs w:val="22"/>
        </w:rPr>
        <w:t xml:space="preserve"> </w:t>
      </w:r>
      <w:proofErr w:type="gramStart"/>
      <w:r w:rsidR="00075AFA" w:rsidRPr="00106D83">
        <w:rPr>
          <w:rFonts w:ascii="Arial" w:hAnsi="Arial" w:cs="Arial"/>
          <w:sz w:val="22"/>
          <w:szCs w:val="22"/>
        </w:rPr>
        <w:t>logging, and</w:t>
      </w:r>
      <w:proofErr w:type="gramEnd"/>
      <w:r w:rsidR="00075AFA" w:rsidRPr="00106D83">
        <w:rPr>
          <w:rFonts w:ascii="Arial" w:hAnsi="Arial" w:cs="Arial"/>
          <w:sz w:val="22"/>
          <w:szCs w:val="22"/>
        </w:rPr>
        <w:t xml:space="preserve"> was </w:t>
      </w:r>
      <w:r w:rsidR="00282304" w:rsidRPr="00106D83">
        <w:rPr>
          <w:rFonts w:ascii="Arial" w:hAnsi="Arial" w:cs="Arial"/>
          <w:sz w:val="22"/>
          <w:szCs w:val="22"/>
        </w:rPr>
        <w:t>tuned till the best learning trend was observed</w:t>
      </w:r>
      <w:r w:rsidR="00646D53" w:rsidRPr="00106D83">
        <w:rPr>
          <w:rFonts w:ascii="Arial" w:hAnsi="Arial" w:cs="Arial"/>
          <w:sz w:val="22"/>
          <w:szCs w:val="22"/>
        </w:rPr>
        <w:t>.</w:t>
      </w:r>
      <w:commentRangeEnd w:id="170"/>
      <w:r w:rsidR="00646D53" w:rsidRPr="00106D83">
        <w:rPr>
          <w:rStyle w:val="CommentReference"/>
          <w:rFonts w:ascii="Arial" w:hAnsi="Arial" w:cs="Arial"/>
          <w:sz w:val="22"/>
          <w:szCs w:val="22"/>
        </w:rPr>
        <w:commentReference w:id="170"/>
      </w:r>
    </w:p>
    <w:p w14:paraId="1BA038D5" w14:textId="5806490E" w:rsidR="00E93E9E" w:rsidRPr="00106D83" w:rsidRDefault="001F6726" w:rsidP="00BD0EAE">
      <w:pPr>
        <w:jc w:val="both"/>
        <w:rPr>
          <w:rFonts w:ascii="Arial" w:hAnsi="Arial" w:cs="Arial"/>
          <w:sz w:val="22"/>
          <w:szCs w:val="22"/>
        </w:rPr>
      </w:pPr>
      <w:r w:rsidRPr="00106D83">
        <w:rPr>
          <w:rFonts w:ascii="Arial" w:hAnsi="Arial" w:cs="Arial"/>
          <w:sz w:val="22"/>
          <w:szCs w:val="22"/>
        </w:rPr>
        <w:t xml:space="preserve">The </w:t>
      </w:r>
      <w:r w:rsidR="00690106" w:rsidRPr="00106D83">
        <w:rPr>
          <w:rFonts w:ascii="Arial" w:hAnsi="Arial" w:cs="Arial"/>
          <w:sz w:val="22"/>
          <w:szCs w:val="22"/>
        </w:rPr>
        <w:t>reward</w:t>
      </w:r>
      <w:r w:rsidRPr="00106D83">
        <w:rPr>
          <w:rFonts w:ascii="Arial" w:hAnsi="Arial" w:cs="Arial"/>
          <w:sz w:val="22"/>
          <w:szCs w:val="22"/>
        </w:rPr>
        <w:t xml:space="preserve"> function </w:t>
      </w:r>
      <w:r w:rsidR="003C62CB" w:rsidRPr="00106D83">
        <w:rPr>
          <w:rFonts w:ascii="Arial" w:hAnsi="Arial" w:cs="Arial"/>
          <w:sz w:val="22"/>
          <w:szCs w:val="22"/>
        </w:rPr>
        <w:t xml:space="preserve">used </w:t>
      </w:r>
      <w:r w:rsidRPr="00106D83">
        <w:rPr>
          <w:rFonts w:ascii="Arial" w:hAnsi="Arial" w:cs="Arial"/>
          <w:sz w:val="22"/>
          <w:szCs w:val="22"/>
        </w:rPr>
        <w:t xml:space="preserve">quantifies errors by penalising actions that lead to excessive force or inadequate grip </w:t>
      </w:r>
      <w:r w:rsidR="2C7B53D5" w:rsidRPr="00106D83">
        <w:rPr>
          <w:rFonts w:ascii="Arial" w:hAnsi="Arial" w:cs="Arial"/>
          <w:sz w:val="22"/>
          <w:szCs w:val="22"/>
        </w:rPr>
        <w:t>stability and</w:t>
      </w:r>
      <w:r w:rsidR="00690106" w:rsidRPr="00106D83">
        <w:rPr>
          <w:rFonts w:ascii="Arial" w:hAnsi="Arial" w:cs="Arial"/>
          <w:sz w:val="22"/>
          <w:szCs w:val="22"/>
        </w:rPr>
        <w:t xml:space="preserve"> praising low force and </w:t>
      </w:r>
      <w:r w:rsidR="00B9575F" w:rsidRPr="00106D83">
        <w:rPr>
          <w:rFonts w:ascii="Arial" w:hAnsi="Arial" w:cs="Arial"/>
          <w:sz w:val="22"/>
          <w:szCs w:val="22"/>
        </w:rPr>
        <w:t>slip</w:t>
      </w:r>
      <w:r w:rsidRPr="00106D83">
        <w:rPr>
          <w:rFonts w:ascii="Arial" w:hAnsi="Arial" w:cs="Arial"/>
          <w:sz w:val="22"/>
          <w:szCs w:val="22"/>
        </w:rPr>
        <w:t>.</w:t>
      </w:r>
      <w:r w:rsidR="00F64E68" w:rsidRPr="00106D83">
        <w:rPr>
          <w:rFonts w:ascii="Arial" w:hAnsi="Arial" w:cs="Arial"/>
          <w:sz w:val="22"/>
          <w:szCs w:val="22"/>
        </w:rPr>
        <w:t xml:space="preserve"> </w:t>
      </w:r>
      <w:r w:rsidR="00C1363A" w:rsidRPr="00106D83">
        <w:rPr>
          <w:rFonts w:ascii="Arial" w:hAnsi="Arial" w:cs="Arial"/>
          <w:sz w:val="22"/>
          <w:szCs w:val="22"/>
        </w:rPr>
        <w:t xml:space="preserve">Two models were </w:t>
      </w:r>
      <w:r w:rsidR="00813AC9" w:rsidRPr="00106D83">
        <w:rPr>
          <w:rFonts w:ascii="Arial" w:hAnsi="Arial" w:cs="Arial"/>
          <w:sz w:val="22"/>
          <w:szCs w:val="22"/>
        </w:rPr>
        <w:t>trained</w:t>
      </w:r>
      <w:r w:rsidR="00B445D2" w:rsidRPr="00106D83">
        <w:rPr>
          <w:rFonts w:ascii="Arial" w:hAnsi="Arial" w:cs="Arial"/>
          <w:sz w:val="22"/>
          <w:szCs w:val="22"/>
        </w:rPr>
        <w:t xml:space="preserve">, aiming to gradually introduce complexity through a method called Curriculum Learning. This starts with easier tasks and progressively increases difficulty, </w:t>
      </w:r>
      <w:r w:rsidR="007141A6" w:rsidRPr="00106D83">
        <w:rPr>
          <w:rFonts w:ascii="Arial" w:hAnsi="Arial" w:cs="Arial"/>
          <w:sz w:val="22"/>
          <w:szCs w:val="22"/>
        </w:rPr>
        <w:t>improving</w:t>
      </w:r>
      <w:r w:rsidR="00B445D2" w:rsidRPr="00106D83">
        <w:rPr>
          <w:rFonts w:ascii="Arial" w:hAnsi="Arial" w:cs="Arial"/>
          <w:sz w:val="22"/>
          <w:szCs w:val="22"/>
        </w:rPr>
        <w:t xml:space="preserve"> learning. This approach is supported by Bengio et al, who demonstrated that structured training progressions can improve performance on complex robotics tasks </w:t>
      </w:r>
      <w:r w:rsidR="00B445D2" w:rsidRPr="00106D83">
        <w:rPr>
          <w:rFonts w:ascii="Arial" w:hAnsi="Arial" w:cs="Arial"/>
          <w:sz w:val="22"/>
          <w:szCs w:val="22"/>
        </w:rPr>
        <w:lastRenderedPageBreak/>
        <w:t>(66).</w:t>
      </w:r>
      <w:r w:rsidR="00813AC9" w:rsidRPr="00106D83">
        <w:rPr>
          <w:rFonts w:ascii="Arial" w:hAnsi="Arial" w:cs="Arial"/>
          <w:sz w:val="22"/>
          <w:szCs w:val="22"/>
        </w:rPr>
        <w:t xml:space="preserve"> F</w:t>
      </w:r>
      <w:r w:rsidR="00036873" w:rsidRPr="00106D83">
        <w:rPr>
          <w:rFonts w:ascii="Arial" w:hAnsi="Arial" w:cs="Arial"/>
          <w:sz w:val="22"/>
          <w:szCs w:val="22"/>
        </w:rPr>
        <w:t>irstly, the</w:t>
      </w:r>
      <w:r w:rsidR="00C1363A" w:rsidRPr="00106D83">
        <w:rPr>
          <w:rFonts w:ascii="Arial" w:hAnsi="Arial" w:cs="Arial"/>
          <w:sz w:val="22"/>
          <w:szCs w:val="22"/>
        </w:rPr>
        <w:t xml:space="preserve"> agent was trained </w:t>
      </w:r>
      <w:r w:rsidR="00036873" w:rsidRPr="00106D83">
        <w:rPr>
          <w:rFonts w:ascii="Arial" w:hAnsi="Arial" w:cs="Arial"/>
          <w:sz w:val="22"/>
          <w:szCs w:val="22"/>
        </w:rPr>
        <w:t>on</w:t>
      </w:r>
      <w:r w:rsidR="00C1363A" w:rsidRPr="00106D83">
        <w:rPr>
          <w:rFonts w:ascii="Arial" w:hAnsi="Arial" w:cs="Arial"/>
          <w:sz w:val="22"/>
          <w:szCs w:val="22"/>
        </w:rPr>
        <w:t xml:space="preserve"> a single experiment to master </w:t>
      </w:r>
      <w:r w:rsidR="00036873" w:rsidRPr="00106D83">
        <w:rPr>
          <w:rFonts w:ascii="Arial" w:hAnsi="Arial" w:cs="Arial"/>
          <w:sz w:val="22"/>
          <w:szCs w:val="22"/>
        </w:rPr>
        <w:t xml:space="preserve">the </w:t>
      </w:r>
      <w:r w:rsidR="00C1363A" w:rsidRPr="00106D83">
        <w:rPr>
          <w:rFonts w:ascii="Arial" w:hAnsi="Arial" w:cs="Arial"/>
          <w:sz w:val="22"/>
          <w:szCs w:val="22"/>
        </w:rPr>
        <w:t>simple task</w:t>
      </w:r>
      <w:r w:rsidR="00036873" w:rsidRPr="00106D83">
        <w:rPr>
          <w:rFonts w:ascii="Arial" w:hAnsi="Arial" w:cs="Arial"/>
          <w:sz w:val="22"/>
          <w:szCs w:val="22"/>
        </w:rPr>
        <w:t xml:space="preserve"> of grasping an empty plastic cup</w:t>
      </w:r>
      <w:r w:rsidR="003B41CD" w:rsidRPr="00106D83">
        <w:rPr>
          <w:rFonts w:ascii="Arial" w:hAnsi="Arial" w:cs="Arial"/>
          <w:sz w:val="22"/>
          <w:szCs w:val="22"/>
        </w:rPr>
        <w:t>. T</w:t>
      </w:r>
      <w:r w:rsidR="00036873" w:rsidRPr="00106D83">
        <w:rPr>
          <w:rFonts w:ascii="Arial" w:hAnsi="Arial" w:cs="Arial"/>
          <w:sz w:val="22"/>
          <w:szCs w:val="22"/>
        </w:rPr>
        <w:t>he</w:t>
      </w:r>
      <w:r w:rsidR="00B445D2" w:rsidRPr="00106D83">
        <w:rPr>
          <w:rFonts w:ascii="Arial" w:hAnsi="Arial" w:cs="Arial"/>
          <w:sz w:val="22"/>
          <w:szCs w:val="22"/>
        </w:rPr>
        <w:t>n</w:t>
      </w:r>
      <w:r w:rsidR="00036873" w:rsidRPr="00106D83">
        <w:rPr>
          <w:rFonts w:ascii="Arial" w:hAnsi="Arial" w:cs="Arial"/>
          <w:sz w:val="22"/>
          <w:szCs w:val="22"/>
        </w:rPr>
        <w:t xml:space="preserve"> </w:t>
      </w:r>
      <w:r w:rsidR="003B41CD" w:rsidRPr="00106D83">
        <w:rPr>
          <w:rFonts w:ascii="Arial" w:hAnsi="Arial" w:cs="Arial"/>
          <w:sz w:val="22"/>
          <w:szCs w:val="22"/>
        </w:rPr>
        <w:t>it</w:t>
      </w:r>
      <w:r w:rsidR="00036873" w:rsidRPr="00106D83">
        <w:rPr>
          <w:rFonts w:ascii="Arial" w:hAnsi="Arial" w:cs="Arial"/>
          <w:sz w:val="22"/>
          <w:szCs w:val="22"/>
        </w:rPr>
        <w:t xml:space="preserve"> was t</w:t>
      </w:r>
      <w:r w:rsidR="00C1363A" w:rsidRPr="00106D83">
        <w:rPr>
          <w:rFonts w:ascii="Arial" w:hAnsi="Arial" w:cs="Arial"/>
          <w:sz w:val="22"/>
          <w:szCs w:val="22"/>
        </w:rPr>
        <w:t>rained on all six experiment types</w:t>
      </w:r>
      <w:r w:rsidR="00036873" w:rsidRPr="00106D83">
        <w:rPr>
          <w:rFonts w:ascii="Arial" w:hAnsi="Arial" w:cs="Arial"/>
          <w:sz w:val="22"/>
          <w:szCs w:val="22"/>
        </w:rPr>
        <w:t xml:space="preserve"> at random</w:t>
      </w:r>
      <w:r w:rsidR="00E049DF" w:rsidRPr="00106D83">
        <w:rPr>
          <w:rFonts w:ascii="Arial" w:hAnsi="Arial" w:cs="Arial"/>
          <w:sz w:val="22"/>
          <w:szCs w:val="22"/>
        </w:rPr>
        <w:t xml:space="preserve">. </w:t>
      </w:r>
    </w:p>
    <w:p w14:paraId="0BFB8446" w14:textId="7DDCE87A" w:rsidR="0068220E" w:rsidRPr="00106D83" w:rsidRDefault="005642A1" w:rsidP="00BD0EAE">
      <w:pPr>
        <w:jc w:val="both"/>
        <w:rPr>
          <w:rFonts w:ascii="Arial" w:hAnsi="Arial" w:cs="Arial"/>
          <w:sz w:val="22"/>
          <w:szCs w:val="22"/>
        </w:rPr>
      </w:pPr>
      <w:r w:rsidRPr="00106D83">
        <w:rPr>
          <w:rFonts w:ascii="Arial" w:hAnsi="Arial" w:cs="Arial"/>
          <w:sz w:val="22"/>
          <w:szCs w:val="22"/>
        </w:rPr>
        <w:t xml:space="preserve">In </w:t>
      </w:r>
      <w:r w:rsidR="00F9097A" w:rsidRPr="00106D83">
        <w:rPr>
          <w:rFonts w:ascii="Arial" w:hAnsi="Arial" w:cs="Arial"/>
          <w:sz w:val="22"/>
          <w:szCs w:val="22"/>
        </w:rPr>
        <w:t>both models</w:t>
      </w:r>
      <w:r w:rsidRPr="00106D83">
        <w:rPr>
          <w:rFonts w:ascii="Arial" w:hAnsi="Arial" w:cs="Arial"/>
          <w:sz w:val="22"/>
          <w:szCs w:val="22"/>
        </w:rPr>
        <w:t xml:space="preserve">, the </w:t>
      </w:r>
      <w:r w:rsidR="00690106" w:rsidRPr="00106D83">
        <w:rPr>
          <w:rFonts w:ascii="Arial" w:hAnsi="Arial" w:cs="Arial"/>
          <w:sz w:val="22"/>
          <w:szCs w:val="22"/>
        </w:rPr>
        <w:t>reward</w:t>
      </w:r>
      <w:r w:rsidRPr="00106D83">
        <w:rPr>
          <w:rFonts w:ascii="Arial" w:hAnsi="Arial" w:cs="Arial"/>
          <w:sz w:val="22"/>
          <w:szCs w:val="22"/>
        </w:rPr>
        <w:t xml:space="preserve"> function is defined as follows</w:t>
      </w:r>
      <w:r w:rsidR="00037CDD" w:rsidRPr="00106D83">
        <w:rPr>
          <w:rFonts w:ascii="Arial" w:hAnsi="Arial" w:cs="Arial"/>
          <w:sz w:val="22"/>
          <w:szCs w:val="22"/>
        </w:rPr>
        <w:t xml:space="preserve">. </w:t>
      </w:r>
      <w:r w:rsidR="0068220E" w:rsidRPr="00106D83">
        <w:rPr>
          <w:rFonts w:ascii="Arial" w:hAnsi="Arial" w:cs="Arial"/>
          <w:sz w:val="22"/>
          <w:szCs w:val="22"/>
        </w:rPr>
        <w:t>During each step</w:t>
      </w:r>
      <w:r w:rsidR="00246FC7" w:rsidRPr="00106D83">
        <w:rPr>
          <w:rFonts w:ascii="Arial" w:hAnsi="Arial" w:cs="Arial"/>
          <w:sz w:val="22"/>
          <w:szCs w:val="22"/>
        </w:rPr>
        <w:t>,</w:t>
      </w:r>
      <w:r w:rsidR="00037CDD" w:rsidRPr="00106D83">
        <w:rPr>
          <w:rFonts w:ascii="Arial" w:hAnsi="Arial" w:cs="Arial"/>
          <w:sz w:val="22"/>
          <w:szCs w:val="22"/>
        </w:rPr>
        <w:t xml:space="preserve"> </w:t>
      </w:r>
      <w:r w:rsidR="0068220E" w:rsidRPr="00106D83">
        <w:rPr>
          <w:rFonts w:ascii="Arial" w:hAnsi="Arial" w:cs="Arial"/>
          <w:sz w:val="22"/>
          <w:szCs w:val="22"/>
        </w:rPr>
        <w:t>the immediate reward</w:t>
      </w:r>
      <w:r w:rsidR="00850A39" w:rsidRPr="00106D83">
        <w:rPr>
          <w:rFonts w:ascii="Arial" w:hAnsi="Arial" w:cs="Arial"/>
          <w:sz w:val="22"/>
          <w:szCs w:val="22"/>
        </w:rPr>
        <w:t xml:space="preserve"> </w:t>
      </w:r>
      <m:oMath>
        <m:r>
          <w:rPr>
            <w:rFonts w:ascii="Cambria Math" w:hAnsi="Cambria Math" w:cs="Arial"/>
            <w:sz w:val="22"/>
            <w:szCs w:val="22"/>
          </w:rPr>
          <m:t>(</m:t>
        </m:r>
        <m:sSub>
          <m:sSubPr>
            <m:ctrlPr>
              <w:rPr>
                <w:rFonts w:ascii="Cambria Math" w:hAnsi="Cambria Math" w:cs="Arial"/>
                <w:i/>
                <w:sz w:val="22"/>
                <w:szCs w:val="22"/>
              </w:rPr>
            </m:ctrlPr>
          </m:sSubPr>
          <m:e>
            <m:r>
              <w:rPr>
                <w:rFonts w:ascii="Cambria Math" w:hAnsi="Cambria Math" w:cs="Arial"/>
                <w:sz w:val="22"/>
                <w:szCs w:val="22"/>
              </w:rPr>
              <m:t>R</m:t>
            </m:r>
          </m:e>
          <m:sub>
            <m:r>
              <w:rPr>
                <w:rFonts w:ascii="Cambria Math" w:hAnsi="Cambria Math" w:cs="Arial"/>
                <w:sz w:val="22"/>
                <w:szCs w:val="22"/>
              </w:rPr>
              <m:t>step</m:t>
            </m:r>
          </m:sub>
        </m:sSub>
        <m:r>
          <w:rPr>
            <w:rFonts w:ascii="Cambria Math" w:hAnsi="Cambria Math" w:cs="Arial"/>
            <w:sz w:val="22"/>
            <w:szCs w:val="22"/>
          </w:rPr>
          <m:t>)</m:t>
        </m:r>
      </m:oMath>
      <w:r w:rsidR="0068220E" w:rsidRPr="00106D83">
        <w:rPr>
          <w:rFonts w:ascii="Arial" w:hAnsi="Arial" w:cs="Arial"/>
          <w:sz w:val="22"/>
          <w:szCs w:val="22"/>
        </w:rPr>
        <w:t xml:space="preserve"> </w:t>
      </w:r>
      <w:r w:rsidR="00037CDD" w:rsidRPr="00106D83">
        <w:rPr>
          <w:rFonts w:ascii="Arial" w:hAnsi="Arial" w:cs="Arial"/>
          <w:sz w:val="22"/>
          <w:szCs w:val="22"/>
        </w:rPr>
        <w:t>was</w:t>
      </w:r>
      <w:r w:rsidR="0068220E" w:rsidRPr="00106D83">
        <w:rPr>
          <w:rFonts w:ascii="Arial" w:hAnsi="Arial" w:cs="Arial"/>
          <w:sz w:val="22"/>
          <w:szCs w:val="22"/>
        </w:rPr>
        <w:t xml:space="preserve"> computed as:</w:t>
      </w:r>
    </w:p>
    <w:p w14:paraId="65BC0121" w14:textId="1A2ADBE0" w:rsidR="003D7A0E" w:rsidRPr="00106D83" w:rsidRDefault="00000000" w:rsidP="00BD0EAE">
      <w:pPr>
        <w:ind w:left="720"/>
        <w:jc w:val="both"/>
        <w:rPr>
          <w:rFonts w:ascii="Arial" w:hAnsi="Arial" w:cs="Arial"/>
          <w:sz w:val="22"/>
          <w:szCs w:val="22"/>
        </w:rPr>
      </w:pPr>
      <m:oMathPara>
        <m:oMath>
          <m:eqArr>
            <m:eqArrPr>
              <m:maxDist m:val="1"/>
              <m:ctrlPr>
                <w:rPr>
                  <w:rFonts w:ascii="Cambria Math" w:hAnsi="Cambria Math" w:cs="Arial"/>
                  <w:i/>
                  <w:sz w:val="22"/>
                  <w:szCs w:val="22"/>
                </w:rPr>
              </m:ctrlPr>
            </m:eqArrPr>
            <m:e>
              <m:sSub>
                <m:sSubPr>
                  <m:ctrlPr>
                    <w:rPr>
                      <w:rFonts w:ascii="Cambria Math" w:hAnsi="Cambria Math" w:cs="Arial"/>
                      <w:i/>
                      <w:sz w:val="22"/>
                      <w:szCs w:val="22"/>
                    </w:rPr>
                  </m:ctrlPr>
                </m:sSubPr>
                <m:e>
                  <m:r>
                    <w:rPr>
                      <w:rFonts w:ascii="Cambria Math" w:hAnsi="Cambria Math" w:cs="Arial"/>
                      <w:sz w:val="22"/>
                      <w:szCs w:val="22"/>
                    </w:rPr>
                    <m:t>R</m:t>
                  </m:r>
                </m:e>
                <m:sub>
                  <m:r>
                    <w:rPr>
                      <w:rFonts w:ascii="Cambria Math" w:hAnsi="Cambria Math" w:cs="Arial"/>
                      <w:sz w:val="22"/>
                      <w:szCs w:val="22"/>
                    </w:rPr>
                    <m:t>step</m:t>
                  </m:r>
                </m:sub>
              </m:sSub>
              <m:r>
                <w:rPr>
                  <w:rFonts w:ascii="Cambria Math" w:hAnsi="Cambria Math" w:cs="Arial"/>
                  <w:sz w:val="22"/>
                  <w:szCs w:val="22"/>
                </w:rPr>
                <m:t xml:space="preserve"> = -</m:t>
              </m:r>
              <m:d>
                <m:dPr>
                  <m:ctrlPr>
                    <w:rPr>
                      <w:rFonts w:ascii="Cambria Math" w:hAnsi="Cambria Math" w:cs="Arial"/>
                      <w:i/>
                      <w:sz w:val="22"/>
                      <w:szCs w:val="22"/>
                    </w:rPr>
                  </m:ctrlPr>
                </m:dPr>
                <m:e>
                  <m:sSub>
                    <m:sSubPr>
                      <m:ctrlPr>
                        <w:rPr>
                          <w:rFonts w:ascii="Cambria Math" w:hAnsi="Cambria Math" w:cs="Arial"/>
                          <w:i/>
                          <w:sz w:val="22"/>
                          <w:szCs w:val="22"/>
                        </w:rPr>
                      </m:ctrlPr>
                    </m:sSubPr>
                    <m:e>
                      <m:r>
                        <w:rPr>
                          <w:rFonts w:ascii="Cambria Math" w:hAnsi="Cambria Math" w:cs="Arial"/>
                          <w:sz w:val="22"/>
                          <w:szCs w:val="22"/>
                        </w:rPr>
                        <m:t>ω</m:t>
                      </m:r>
                    </m:e>
                    <m:sub>
                      <m:r>
                        <w:rPr>
                          <w:rFonts w:ascii="Cambria Math" w:hAnsi="Cambria Math" w:cs="Arial"/>
                          <w:sz w:val="22"/>
                          <w:szCs w:val="22"/>
                        </w:rPr>
                        <m:t>force</m:t>
                      </m:r>
                    </m:sub>
                  </m:sSub>
                  <m:r>
                    <w:rPr>
                      <w:rFonts w:ascii="Cambria Math" w:hAnsi="Cambria Math" w:cs="Arial"/>
                      <w:sz w:val="22"/>
                      <w:szCs w:val="22"/>
                    </w:rPr>
                    <m:t>×</m:t>
                  </m:r>
                  <m:sSub>
                    <m:sSubPr>
                      <m:ctrlPr>
                        <w:rPr>
                          <w:rFonts w:ascii="Cambria Math" w:hAnsi="Cambria Math" w:cs="Arial"/>
                          <w:i/>
                          <w:sz w:val="22"/>
                          <w:szCs w:val="22"/>
                        </w:rPr>
                      </m:ctrlPr>
                    </m:sSubPr>
                    <m:e>
                      <m:r>
                        <w:rPr>
                          <w:rFonts w:ascii="Cambria Math" w:hAnsi="Cambria Math" w:cs="Arial"/>
                          <w:sz w:val="22"/>
                          <w:szCs w:val="22"/>
                        </w:rPr>
                        <m:t>F</m:t>
                      </m:r>
                    </m:e>
                    <m:sub>
                      <m:r>
                        <w:rPr>
                          <w:rFonts w:ascii="Cambria Math" w:hAnsi="Cambria Math" w:cs="Arial"/>
                          <w:sz w:val="22"/>
                          <w:szCs w:val="22"/>
                        </w:rPr>
                        <m:t>total</m:t>
                      </m:r>
                    </m:sub>
                  </m:sSub>
                </m:e>
              </m:d>
              <m:r>
                <w:rPr>
                  <w:rFonts w:ascii="Cambria Math" w:hAnsi="Cambria Math" w:cs="Arial"/>
                  <w:sz w:val="22"/>
                  <w:szCs w:val="22"/>
                </w:rPr>
                <m:t>#</m:t>
              </m:r>
              <m:d>
                <m:dPr>
                  <m:ctrlPr>
                    <w:rPr>
                      <w:rFonts w:ascii="Cambria Math" w:hAnsi="Cambria Math" w:cs="Arial"/>
                      <w:i/>
                      <w:sz w:val="22"/>
                      <w:szCs w:val="22"/>
                    </w:rPr>
                  </m:ctrlPr>
                </m:dPr>
                <m:e>
                  <m:r>
                    <w:rPr>
                      <w:rFonts w:ascii="Cambria Math" w:hAnsi="Cambria Math" w:cs="Arial"/>
                      <w:sz w:val="22"/>
                      <w:szCs w:val="22"/>
                    </w:rPr>
                    <m:t>1</m:t>
                  </m:r>
                </m:e>
              </m:d>
            </m:e>
          </m:eqArr>
        </m:oMath>
      </m:oMathPara>
    </w:p>
    <w:p w14:paraId="6C0017CB" w14:textId="6E62EA4B" w:rsidR="00FD063D" w:rsidRPr="00106D83" w:rsidRDefault="00FC08A4" w:rsidP="00BD0EAE">
      <w:pPr>
        <w:jc w:val="both"/>
        <w:rPr>
          <w:rFonts w:ascii="Arial" w:hAnsi="Arial" w:cs="Arial"/>
          <w:sz w:val="22"/>
          <w:szCs w:val="22"/>
        </w:rPr>
      </w:pPr>
      <w:r w:rsidRPr="00106D83">
        <w:rPr>
          <w:rFonts w:ascii="Arial" w:hAnsi="Arial" w:cs="Arial"/>
          <w:sz w:val="22"/>
          <w:szCs w:val="22"/>
        </w:rPr>
        <w:t>W</w:t>
      </w:r>
      <w:r w:rsidR="0068220E" w:rsidRPr="00106D83">
        <w:rPr>
          <w:rFonts w:ascii="Arial" w:hAnsi="Arial" w:cs="Arial"/>
          <w:sz w:val="22"/>
          <w:szCs w:val="22"/>
        </w:rPr>
        <w:t>here</w:t>
      </w:r>
      <w:r w:rsidRPr="00106D83">
        <w:rPr>
          <w:rFonts w:ascii="Arial" w:hAnsi="Arial" w:cs="Arial"/>
          <w:sz w:val="22"/>
          <w:szCs w:val="22"/>
        </w:rPr>
        <w:t>:</w:t>
      </w:r>
    </w:p>
    <w:p w14:paraId="6D799CFA" w14:textId="6D7602AB" w:rsidR="00FD063D" w:rsidRPr="00106D83" w:rsidRDefault="00000000" w:rsidP="00BD0EAE">
      <w:pPr>
        <w:pStyle w:val="ListParagraph"/>
        <w:numPr>
          <w:ilvl w:val="0"/>
          <w:numId w:val="9"/>
        </w:numPr>
        <w:jc w:val="both"/>
        <w:rPr>
          <w:rFonts w:ascii="Arial" w:hAnsi="Arial" w:cs="Arial"/>
          <w:sz w:val="22"/>
          <w:szCs w:val="22"/>
        </w:rPr>
      </w:pPr>
      <m:oMath>
        <m:sSub>
          <m:sSubPr>
            <m:ctrlPr>
              <w:rPr>
                <w:rFonts w:ascii="Cambria Math" w:hAnsi="Cambria Math" w:cs="Arial"/>
                <w:i/>
                <w:sz w:val="22"/>
                <w:szCs w:val="22"/>
              </w:rPr>
            </m:ctrlPr>
          </m:sSubPr>
          <m:e>
            <m:r>
              <w:rPr>
                <w:rFonts w:ascii="Cambria Math" w:hAnsi="Cambria Math" w:cs="Arial"/>
                <w:sz w:val="22"/>
                <w:szCs w:val="22"/>
              </w:rPr>
              <m:t>ω</m:t>
            </m:r>
          </m:e>
          <m:sub>
            <m:r>
              <w:rPr>
                <w:rFonts w:ascii="Cambria Math" w:hAnsi="Cambria Math" w:cs="Arial"/>
                <w:sz w:val="22"/>
                <w:szCs w:val="22"/>
              </w:rPr>
              <m:t>force</m:t>
            </m:r>
          </m:sub>
        </m:sSub>
      </m:oMath>
      <w:r w:rsidR="00EA5906" w:rsidRPr="00106D83">
        <w:rPr>
          <w:rFonts w:ascii="Arial" w:hAnsi="Arial" w:cs="Arial"/>
          <w:sz w:val="22"/>
          <w:szCs w:val="22"/>
        </w:rPr>
        <w:t xml:space="preserve"> </w:t>
      </w:r>
      <w:r w:rsidR="00E873D7" w:rsidRPr="00106D83">
        <w:rPr>
          <w:rFonts w:ascii="Arial" w:hAnsi="Arial" w:cs="Arial"/>
          <w:sz w:val="22"/>
          <w:szCs w:val="22"/>
        </w:rPr>
        <w:t>is a</w:t>
      </w:r>
      <w:r w:rsidR="00222A3E" w:rsidRPr="00106D83">
        <w:rPr>
          <w:rFonts w:ascii="Arial" w:hAnsi="Arial" w:cs="Arial"/>
          <w:sz w:val="22"/>
          <w:szCs w:val="22"/>
        </w:rPr>
        <w:t xml:space="preserve"> weighting factor that scales the force penalty</w:t>
      </w:r>
      <w:r w:rsidR="00E873D7" w:rsidRPr="00106D83">
        <w:rPr>
          <w:rFonts w:ascii="Arial" w:hAnsi="Arial" w:cs="Arial"/>
          <w:sz w:val="22"/>
          <w:szCs w:val="22"/>
        </w:rPr>
        <w:t>.</w:t>
      </w:r>
    </w:p>
    <w:p w14:paraId="17298BCD" w14:textId="63515201" w:rsidR="00252F32" w:rsidRPr="00106D83" w:rsidRDefault="00000000" w:rsidP="00BD0EAE">
      <w:pPr>
        <w:pStyle w:val="ListParagraph"/>
        <w:numPr>
          <w:ilvl w:val="0"/>
          <w:numId w:val="9"/>
        </w:numPr>
        <w:jc w:val="both"/>
        <w:rPr>
          <w:rFonts w:ascii="Arial" w:hAnsi="Arial" w:cs="Arial"/>
          <w:sz w:val="22"/>
          <w:szCs w:val="22"/>
        </w:rPr>
      </w:pPr>
      <m:oMath>
        <m:sSub>
          <m:sSubPr>
            <m:ctrlPr>
              <w:rPr>
                <w:rFonts w:ascii="Cambria Math" w:hAnsi="Cambria Math" w:cs="Arial"/>
                <w:i/>
                <w:sz w:val="22"/>
                <w:szCs w:val="22"/>
              </w:rPr>
            </m:ctrlPr>
          </m:sSubPr>
          <m:e>
            <m:r>
              <w:rPr>
                <w:rFonts w:ascii="Cambria Math" w:hAnsi="Cambria Math" w:cs="Arial"/>
                <w:sz w:val="22"/>
                <w:szCs w:val="22"/>
              </w:rPr>
              <m:t>F</m:t>
            </m:r>
          </m:e>
          <m:sub>
            <m:r>
              <w:rPr>
                <w:rFonts w:ascii="Cambria Math" w:hAnsi="Cambria Math" w:cs="Arial"/>
                <w:sz w:val="22"/>
                <w:szCs w:val="22"/>
              </w:rPr>
              <m:t>total</m:t>
            </m:r>
          </m:sub>
        </m:sSub>
      </m:oMath>
      <w:r w:rsidR="00CD06A3" w:rsidRPr="00106D83">
        <w:rPr>
          <w:rFonts w:ascii="Arial" w:hAnsi="Arial" w:cs="Arial"/>
          <w:sz w:val="22"/>
          <w:szCs w:val="22"/>
        </w:rPr>
        <w:t xml:space="preserve"> is </w:t>
      </w:r>
      <w:r w:rsidR="0049585E" w:rsidRPr="00106D83">
        <w:rPr>
          <w:rFonts w:ascii="Arial" w:hAnsi="Arial" w:cs="Arial"/>
          <w:sz w:val="22"/>
          <w:szCs w:val="22"/>
        </w:rPr>
        <w:t xml:space="preserve">the total </w:t>
      </w:r>
      <w:r w:rsidR="00547311" w:rsidRPr="00106D83">
        <w:rPr>
          <w:rFonts w:ascii="Arial" w:hAnsi="Arial" w:cs="Arial"/>
          <w:sz w:val="22"/>
          <w:szCs w:val="22"/>
        </w:rPr>
        <w:t xml:space="preserve">average </w:t>
      </w:r>
      <w:r w:rsidR="0049585E" w:rsidRPr="00106D83">
        <w:rPr>
          <w:rFonts w:ascii="Arial" w:hAnsi="Arial" w:cs="Arial"/>
          <w:sz w:val="22"/>
          <w:szCs w:val="22"/>
        </w:rPr>
        <w:t>contact force</w:t>
      </w:r>
      <w:r w:rsidR="007D2F9B" w:rsidRPr="00106D83">
        <w:rPr>
          <w:rFonts w:ascii="Arial" w:hAnsi="Arial" w:cs="Arial"/>
          <w:sz w:val="22"/>
          <w:szCs w:val="22"/>
        </w:rPr>
        <w:t xml:space="preserve"> measured across all the joints</w:t>
      </w:r>
      <w:r w:rsidR="00547311" w:rsidRPr="00106D83">
        <w:rPr>
          <w:rFonts w:ascii="Arial" w:hAnsi="Arial" w:cs="Arial"/>
          <w:sz w:val="22"/>
          <w:szCs w:val="22"/>
        </w:rPr>
        <w:t xml:space="preserve"> </w:t>
      </w:r>
      <w:r w:rsidR="00D33D7F" w:rsidRPr="00106D83">
        <w:rPr>
          <w:rFonts w:ascii="Arial" w:hAnsi="Arial" w:cs="Arial"/>
          <w:sz w:val="22"/>
          <w:szCs w:val="22"/>
        </w:rPr>
        <w:t>during</w:t>
      </w:r>
      <w:r w:rsidR="00547311" w:rsidRPr="00106D83">
        <w:rPr>
          <w:rFonts w:ascii="Arial" w:hAnsi="Arial" w:cs="Arial"/>
          <w:sz w:val="22"/>
          <w:szCs w:val="22"/>
        </w:rPr>
        <w:t xml:space="preserve"> the grasp</w:t>
      </w:r>
      <w:r w:rsidR="00D33D7F" w:rsidRPr="00106D83">
        <w:rPr>
          <w:rFonts w:ascii="Arial" w:hAnsi="Arial" w:cs="Arial"/>
          <w:sz w:val="22"/>
          <w:szCs w:val="22"/>
        </w:rPr>
        <w:t xml:space="preserve">, measured </w:t>
      </w:r>
      <w:r w:rsidR="00116DC6" w:rsidRPr="00106D83">
        <w:rPr>
          <w:rFonts w:ascii="Arial" w:hAnsi="Arial" w:cs="Arial"/>
          <w:sz w:val="22"/>
          <w:szCs w:val="22"/>
        </w:rPr>
        <w:t>in Newtons (N)</w:t>
      </w:r>
      <w:r w:rsidR="00E873D7" w:rsidRPr="00106D83">
        <w:rPr>
          <w:rFonts w:ascii="Arial" w:hAnsi="Arial" w:cs="Arial"/>
          <w:sz w:val="22"/>
          <w:szCs w:val="22"/>
        </w:rPr>
        <w:t>.</w:t>
      </w:r>
    </w:p>
    <w:p w14:paraId="39CB82AF" w14:textId="07EDEE16" w:rsidR="00384ACF" w:rsidRPr="00106D83" w:rsidRDefault="0068220E" w:rsidP="00BD0EAE">
      <w:pPr>
        <w:jc w:val="both"/>
        <w:rPr>
          <w:rFonts w:ascii="Arial" w:hAnsi="Arial" w:cs="Arial"/>
          <w:sz w:val="22"/>
          <w:szCs w:val="22"/>
        </w:rPr>
      </w:pPr>
      <w:r w:rsidRPr="00106D83">
        <w:rPr>
          <w:rFonts w:ascii="Arial" w:hAnsi="Arial" w:cs="Arial"/>
          <w:sz w:val="22"/>
          <w:szCs w:val="22"/>
        </w:rPr>
        <w:t xml:space="preserve">At the end of an episode, after </w:t>
      </w:r>
      <w:r w:rsidR="008E5D4D" w:rsidRPr="00106D83">
        <w:rPr>
          <w:rFonts w:ascii="Arial" w:hAnsi="Arial" w:cs="Arial"/>
          <w:sz w:val="22"/>
          <w:szCs w:val="22"/>
        </w:rPr>
        <w:t>the</w:t>
      </w:r>
      <w:r w:rsidR="006F45F6" w:rsidRPr="00106D83">
        <w:rPr>
          <w:rFonts w:ascii="Arial" w:hAnsi="Arial" w:cs="Arial"/>
          <w:sz w:val="22"/>
          <w:szCs w:val="22"/>
        </w:rPr>
        <w:t xml:space="preserve"> shake test</w:t>
      </w:r>
      <w:r w:rsidR="00037CDD" w:rsidRPr="00106D83">
        <w:rPr>
          <w:rFonts w:ascii="Arial" w:hAnsi="Arial" w:cs="Arial"/>
          <w:sz w:val="22"/>
          <w:szCs w:val="22"/>
        </w:rPr>
        <w:t>,</w:t>
      </w:r>
      <w:r w:rsidR="006F45F6" w:rsidRPr="00106D83">
        <w:rPr>
          <w:rFonts w:ascii="Arial" w:hAnsi="Arial" w:cs="Arial"/>
          <w:sz w:val="22"/>
          <w:szCs w:val="22"/>
        </w:rPr>
        <w:t xml:space="preserve"> </w:t>
      </w:r>
      <w:r w:rsidR="008E5D4D" w:rsidRPr="00106D83">
        <w:rPr>
          <w:rFonts w:ascii="Arial" w:hAnsi="Arial" w:cs="Arial"/>
          <w:sz w:val="22"/>
          <w:szCs w:val="22"/>
        </w:rPr>
        <w:t xml:space="preserve">object </w:t>
      </w:r>
      <w:r w:rsidR="002C75EB" w:rsidRPr="00106D83">
        <w:rPr>
          <w:rStyle w:val="katex-mathml"/>
          <w:rFonts w:ascii="Arial" w:hAnsi="Arial" w:cs="Arial"/>
          <w:sz w:val="22"/>
          <w:szCs w:val="22"/>
        </w:rPr>
        <w:t>displacement</w:t>
      </w:r>
      <w:r w:rsidR="002C75EB" w:rsidRPr="00106D83">
        <w:rPr>
          <w:rFonts w:ascii="Arial" w:hAnsi="Arial" w:cs="Arial"/>
          <w:sz w:val="22"/>
          <w:szCs w:val="22"/>
        </w:rPr>
        <w:t xml:space="preserve">, or </w:t>
      </w:r>
      <w:r w:rsidR="006F45F6" w:rsidRPr="00106D83">
        <w:rPr>
          <w:rFonts w:ascii="Arial" w:hAnsi="Arial" w:cs="Arial"/>
          <w:sz w:val="22"/>
          <w:szCs w:val="22"/>
        </w:rPr>
        <w:t>slip</w:t>
      </w:r>
      <w:r w:rsidR="00037CDD" w:rsidRPr="00106D83">
        <w:rPr>
          <w:rFonts w:ascii="Arial" w:hAnsi="Arial" w:cs="Arial"/>
          <w:sz w:val="22"/>
          <w:szCs w:val="22"/>
        </w:rPr>
        <w:t xml:space="preserve"> </w:t>
      </w:r>
      <m:oMath>
        <m:r>
          <w:rPr>
            <w:rFonts w:ascii="Cambria Math" w:hAnsi="Cambria Math" w:cs="Arial"/>
            <w:sz w:val="22"/>
            <w:szCs w:val="22"/>
          </w:rPr>
          <m:t>(</m:t>
        </m:r>
        <m:r>
          <m:rPr>
            <m:sty m:val="p"/>
          </m:rPr>
          <w:rPr>
            <w:rStyle w:val="katex-mathml"/>
            <w:rFonts w:ascii="Cambria Math" w:hAnsi="Cambria Math" w:cs="Arial"/>
            <w:sz w:val="22"/>
            <w:szCs w:val="22"/>
          </w:rPr>
          <m:t>Δ)</m:t>
        </m:r>
      </m:oMath>
      <w:r w:rsidR="006F45F6" w:rsidRPr="00106D83">
        <w:rPr>
          <w:rFonts w:ascii="Arial" w:hAnsi="Arial" w:cs="Arial"/>
          <w:sz w:val="22"/>
          <w:szCs w:val="22"/>
        </w:rPr>
        <w:t xml:space="preserve"> </w:t>
      </w:r>
      <w:r w:rsidR="002C75EB" w:rsidRPr="00106D83">
        <w:rPr>
          <w:rFonts w:ascii="Arial" w:hAnsi="Arial" w:cs="Arial"/>
          <w:sz w:val="22"/>
          <w:szCs w:val="22"/>
        </w:rPr>
        <w:t>,</w:t>
      </w:r>
      <w:r w:rsidR="008E5D4D" w:rsidRPr="00106D83">
        <w:rPr>
          <w:rFonts w:ascii="Arial" w:hAnsi="Arial" w:cs="Arial"/>
          <w:sz w:val="22"/>
          <w:szCs w:val="22"/>
        </w:rPr>
        <w:t xml:space="preserve">was </w:t>
      </w:r>
      <w:r w:rsidR="002C75EB" w:rsidRPr="00106D83">
        <w:rPr>
          <w:rFonts w:ascii="Arial" w:hAnsi="Arial" w:cs="Arial"/>
          <w:sz w:val="22"/>
          <w:szCs w:val="22"/>
        </w:rPr>
        <w:t>calculated</w:t>
      </w:r>
      <w:r w:rsidR="008E5D4D" w:rsidRPr="00106D83">
        <w:rPr>
          <w:rFonts w:ascii="Arial" w:hAnsi="Arial" w:cs="Arial"/>
          <w:sz w:val="22"/>
          <w:szCs w:val="22"/>
        </w:rPr>
        <w:t xml:space="preserve"> </w:t>
      </w:r>
      <w:r w:rsidR="006F45F6" w:rsidRPr="00106D83">
        <w:rPr>
          <w:rFonts w:ascii="Arial" w:hAnsi="Arial" w:cs="Arial"/>
          <w:sz w:val="22"/>
          <w:szCs w:val="22"/>
        </w:rPr>
        <w:t>and an additional penalty</w:t>
      </w:r>
      <w:r w:rsidR="00255B80" w:rsidRPr="00106D83">
        <w:rPr>
          <w:rFonts w:ascii="Arial" w:hAnsi="Arial" w:cs="Arial"/>
          <w:sz w:val="22"/>
          <w:szCs w:val="22"/>
        </w:rPr>
        <w:t xml:space="preserve"> </w:t>
      </w:r>
      <w:r w:rsidR="008E5D4D" w:rsidRPr="00106D83">
        <w:rPr>
          <w:rFonts w:ascii="Arial" w:hAnsi="Arial" w:cs="Arial"/>
          <w:sz w:val="22"/>
          <w:szCs w:val="22"/>
        </w:rPr>
        <w:t>was</w:t>
      </w:r>
      <w:r w:rsidR="006F45F6" w:rsidRPr="00106D83">
        <w:rPr>
          <w:rFonts w:ascii="Arial" w:hAnsi="Arial" w:cs="Arial"/>
          <w:sz w:val="22"/>
          <w:szCs w:val="22"/>
        </w:rPr>
        <w:t xml:space="preserve"> applied:</w:t>
      </w:r>
    </w:p>
    <w:p w14:paraId="542C4A6A" w14:textId="62E32810" w:rsidR="003D7A0E" w:rsidRPr="00106D83" w:rsidRDefault="00000000" w:rsidP="00BD0EAE">
      <w:pPr>
        <w:ind w:left="720"/>
        <w:jc w:val="both"/>
        <w:rPr>
          <w:rStyle w:val="katex-mathml"/>
          <w:rFonts w:ascii="Arial" w:hAnsi="Arial" w:cs="Arial"/>
          <w:sz w:val="22"/>
          <w:szCs w:val="22"/>
        </w:rPr>
      </w:pPr>
      <m:oMathPara>
        <m:oMath>
          <m:eqArr>
            <m:eqArrPr>
              <m:maxDist m:val="1"/>
              <m:ctrlPr>
                <w:rPr>
                  <w:rStyle w:val="katex-mathml"/>
                  <w:rFonts w:ascii="Cambria Math" w:hAnsi="Cambria Math" w:cs="Arial"/>
                  <w:sz w:val="22"/>
                  <w:szCs w:val="22"/>
                </w:rPr>
              </m:ctrlPr>
            </m:eqArrPr>
            <m:e>
              <m:r>
                <w:rPr>
                  <w:rFonts w:ascii="Cambria Math" w:hAnsi="Cambria Math" w:cs="Arial"/>
                  <w:sz w:val="22"/>
                  <w:szCs w:val="22"/>
                </w:rPr>
                <m:t xml:space="preserve">Slip Penalty = </m:t>
              </m:r>
              <m:r>
                <m:rPr>
                  <m:sty m:val="p"/>
                </m:rPr>
                <w:rPr>
                  <w:rFonts w:ascii="Cambria Math" w:hAnsi="Cambria Math" w:cs="Arial"/>
                  <w:sz w:val="22"/>
                  <w:szCs w:val="22"/>
                </w:rPr>
                <m:t>α</m:t>
              </m:r>
              <m:r>
                <w:rPr>
                  <w:rFonts w:ascii="Cambria Math" w:hAnsi="Cambria Math" w:cs="Arial"/>
                  <w:sz w:val="22"/>
                  <w:szCs w:val="22"/>
                </w:rPr>
                <m:t>×</m:t>
              </m:r>
              <m:r>
                <m:rPr>
                  <m:sty m:val="p"/>
                </m:rPr>
                <w:rPr>
                  <w:rStyle w:val="katex-mathml"/>
                  <w:rFonts w:ascii="Cambria Math" w:hAnsi="Cambria Math" w:cs="Arial"/>
                  <w:sz w:val="22"/>
                  <w:szCs w:val="22"/>
                </w:rPr>
                <m:t>Δ</m:t>
              </m:r>
              <m:r>
                <w:rPr>
                  <w:rFonts w:ascii="Cambria Math" w:hAnsi="Cambria Math" w:cs="Arial"/>
                  <w:sz w:val="22"/>
                  <w:szCs w:val="22"/>
                </w:rPr>
                <m:t>#</m:t>
              </m:r>
              <m:d>
                <m:dPr>
                  <m:ctrlPr>
                    <w:rPr>
                      <w:rStyle w:val="katex-mathml"/>
                      <w:rFonts w:ascii="Cambria Math" w:hAnsi="Cambria Math" w:cs="Arial"/>
                      <w:sz w:val="22"/>
                      <w:szCs w:val="22"/>
                    </w:rPr>
                  </m:ctrlPr>
                </m:dPr>
                <m:e>
                  <m:r>
                    <m:rPr>
                      <m:sty m:val="p"/>
                    </m:rPr>
                    <w:rPr>
                      <w:rStyle w:val="katex-mathml"/>
                      <w:rFonts w:ascii="Cambria Math" w:hAnsi="Cambria Math" w:cs="Arial"/>
                      <w:sz w:val="22"/>
                      <w:szCs w:val="22"/>
                    </w:rPr>
                    <m:t>2</m:t>
                  </m:r>
                </m:e>
              </m:d>
              <m:ctrlPr>
                <w:rPr>
                  <w:rFonts w:ascii="Cambria Math" w:hAnsi="Cambria Math" w:cs="Arial"/>
                  <w:i/>
                  <w:sz w:val="22"/>
                  <w:szCs w:val="22"/>
                </w:rPr>
              </m:ctrlPr>
            </m:e>
          </m:eqArr>
        </m:oMath>
      </m:oMathPara>
    </w:p>
    <w:p w14:paraId="60B34733" w14:textId="0999A326" w:rsidR="0074456E" w:rsidRPr="00106D83" w:rsidRDefault="0074456E" w:rsidP="00BD0EAE">
      <w:pPr>
        <w:jc w:val="both"/>
        <w:rPr>
          <w:rFonts w:ascii="Arial" w:hAnsi="Arial" w:cs="Arial"/>
          <w:sz w:val="22"/>
          <w:szCs w:val="22"/>
        </w:rPr>
      </w:pPr>
      <w:r w:rsidRPr="00106D83">
        <w:rPr>
          <w:rFonts w:ascii="Arial" w:hAnsi="Arial" w:cs="Arial"/>
          <w:sz w:val="22"/>
          <w:szCs w:val="22"/>
        </w:rPr>
        <w:t>Where:</w:t>
      </w:r>
    </w:p>
    <w:p w14:paraId="131EA8CD" w14:textId="3D9E1070" w:rsidR="00EA78A1" w:rsidRPr="00106D83" w:rsidRDefault="00B715C7" w:rsidP="00BD0EAE">
      <w:pPr>
        <w:pStyle w:val="ListParagraph"/>
        <w:numPr>
          <w:ilvl w:val="0"/>
          <w:numId w:val="9"/>
        </w:numPr>
        <w:jc w:val="both"/>
        <w:rPr>
          <w:rStyle w:val="katex-mathml"/>
          <w:rFonts w:ascii="Arial" w:hAnsi="Arial" w:cs="Arial"/>
          <w:sz w:val="22"/>
          <w:szCs w:val="22"/>
        </w:rPr>
      </w:pPr>
      <m:oMath>
        <m:r>
          <m:rPr>
            <m:sty m:val="p"/>
          </m:rPr>
          <w:rPr>
            <w:rStyle w:val="katex-mathml"/>
            <w:rFonts w:ascii="Cambria Math" w:hAnsi="Cambria Math" w:cs="Arial"/>
            <w:sz w:val="22"/>
            <w:szCs w:val="22"/>
          </w:rPr>
          <m:t>Δ</m:t>
        </m:r>
      </m:oMath>
      <w:r w:rsidR="00EA78A1" w:rsidRPr="00106D83">
        <w:rPr>
          <w:rStyle w:val="katex-mathml"/>
          <w:rFonts w:ascii="Arial" w:hAnsi="Arial" w:cs="Arial"/>
          <w:sz w:val="22"/>
          <w:szCs w:val="22"/>
        </w:rPr>
        <w:t xml:space="preserve"> </w:t>
      </w:r>
      <w:r w:rsidR="00E873D7" w:rsidRPr="00106D83">
        <w:rPr>
          <w:rStyle w:val="katex-mathml"/>
          <w:rFonts w:ascii="Arial" w:hAnsi="Arial" w:cs="Arial"/>
          <w:sz w:val="22"/>
          <w:szCs w:val="22"/>
        </w:rPr>
        <w:t xml:space="preserve">denotes </w:t>
      </w:r>
      <w:r w:rsidR="009D3C0C" w:rsidRPr="00106D83">
        <w:rPr>
          <w:rStyle w:val="katex-mathml"/>
          <w:rFonts w:ascii="Arial" w:hAnsi="Arial" w:cs="Arial"/>
          <w:sz w:val="22"/>
          <w:szCs w:val="22"/>
        </w:rPr>
        <w:t>slip</w:t>
      </w:r>
      <w:r w:rsidR="00DC70AE" w:rsidRPr="00106D83">
        <w:rPr>
          <w:rStyle w:val="katex-mathml"/>
          <w:rFonts w:ascii="Arial" w:hAnsi="Arial" w:cs="Arial"/>
          <w:sz w:val="22"/>
          <w:szCs w:val="22"/>
        </w:rPr>
        <w:t>,</w:t>
      </w:r>
      <w:r w:rsidR="009D3C0C" w:rsidRPr="00106D83">
        <w:rPr>
          <w:rStyle w:val="katex-mathml"/>
          <w:rFonts w:ascii="Arial" w:hAnsi="Arial" w:cs="Arial"/>
          <w:sz w:val="22"/>
          <w:szCs w:val="22"/>
        </w:rPr>
        <w:t xml:space="preserve"> measured in meters</w:t>
      </w:r>
      <w:r w:rsidR="00D2129E" w:rsidRPr="00106D83">
        <w:rPr>
          <w:rStyle w:val="katex-mathml"/>
          <w:rFonts w:ascii="Arial" w:hAnsi="Arial" w:cs="Arial"/>
          <w:sz w:val="22"/>
          <w:szCs w:val="22"/>
        </w:rPr>
        <w:t xml:space="preserve">, </w:t>
      </w:r>
      <w:r w:rsidR="002C75EB" w:rsidRPr="00106D83">
        <w:rPr>
          <w:rStyle w:val="katex-mathml"/>
          <w:rFonts w:ascii="Arial" w:hAnsi="Arial" w:cs="Arial"/>
          <w:sz w:val="22"/>
          <w:szCs w:val="22"/>
        </w:rPr>
        <w:t xml:space="preserve">between the </w:t>
      </w:r>
      <w:r w:rsidR="00F459F5" w:rsidRPr="00106D83">
        <w:rPr>
          <w:rStyle w:val="katex-mathml"/>
          <w:rFonts w:ascii="Arial" w:hAnsi="Arial" w:cs="Arial"/>
          <w:sz w:val="22"/>
          <w:szCs w:val="22"/>
        </w:rPr>
        <w:t>objects</w:t>
      </w:r>
      <w:r w:rsidR="002C75EB" w:rsidRPr="00106D83">
        <w:rPr>
          <w:rStyle w:val="katex-mathml"/>
          <w:rFonts w:ascii="Arial" w:hAnsi="Arial" w:cs="Arial"/>
          <w:sz w:val="22"/>
          <w:szCs w:val="22"/>
        </w:rPr>
        <w:t xml:space="preserve"> </w:t>
      </w:r>
      <w:r w:rsidR="00D2129E" w:rsidRPr="00106D83">
        <w:rPr>
          <w:rStyle w:val="katex-mathml"/>
          <w:rFonts w:ascii="Arial" w:hAnsi="Arial" w:cs="Arial"/>
          <w:sz w:val="22"/>
          <w:szCs w:val="22"/>
        </w:rPr>
        <w:t xml:space="preserve">initial and final </w:t>
      </w:r>
      <w:r w:rsidR="00802B02" w:rsidRPr="00106D83">
        <w:rPr>
          <w:rStyle w:val="katex-mathml"/>
          <w:rFonts w:ascii="Arial" w:hAnsi="Arial" w:cs="Arial"/>
          <w:sz w:val="22"/>
          <w:szCs w:val="22"/>
        </w:rPr>
        <w:t>position</w:t>
      </w:r>
      <w:r w:rsidR="00D2129E" w:rsidRPr="00106D83">
        <w:rPr>
          <w:rStyle w:val="katex-mathml"/>
          <w:rFonts w:ascii="Arial" w:hAnsi="Arial" w:cs="Arial"/>
          <w:sz w:val="22"/>
          <w:szCs w:val="22"/>
        </w:rPr>
        <w:t xml:space="preserve"> before and after the test </w:t>
      </w:r>
      <w:r w:rsidR="00116DC6" w:rsidRPr="00106D83">
        <w:rPr>
          <w:rStyle w:val="katex-mathml"/>
          <w:rFonts w:ascii="Arial" w:hAnsi="Arial" w:cs="Arial"/>
          <w:sz w:val="22"/>
          <w:szCs w:val="22"/>
        </w:rPr>
        <w:t>(m)</w:t>
      </w:r>
      <w:r w:rsidR="00E873D7" w:rsidRPr="00106D83">
        <w:rPr>
          <w:rStyle w:val="katex-mathml"/>
          <w:rFonts w:ascii="Arial" w:hAnsi="Arial" w:cs="Arial"/>
          <w:sz w:val="22"/>
          <w:szCs w:val="22"/>
        </w:rPr>
        <w:t>.</w:t>
      </w:r>
    </w:p>
    <w:p w14:paraId="7F6A9112" w14:textId="37E0C190" w:rsidR="00B715C7" w:rsidRPr="00106D83" w:rsidRDefault="00B715C7" w:rsidP="00BD0EAE">
      <w:pPr>
        <w:pStyle w:val="ListParagraph"/>
        <w:numPr>
          <w:ilvl w:val="0"/>
          <w:numId w:val="9"/>
        </w:numPr>
        <w:jc w:val="both"/>
        <w:rPr>
          <w:rFonts w:ascii="Arial" w:hAnsi="Arial" w:cs="Arial"/>
          <w:sz w:val="22"/>
          <w:szCs w:val="22"/>
        </w:rPr>
      </w:pPr>
      <m:oMath>
        <m:r>
          <m:rPr>
            <m:sty m:val="p"/>
          </m:rPr>
          <w:rPr>
            <w:rFonts w:ascii="Cambria Math" w:hAnsi="Cambria Math" w:cs="Arial"/>
            <w:sz w:val="22"/>
            <w:szCs w:val="22"/>
          </w:rPr>
          <m:t>α</m:t>
        </m:r>
      </m:oMath>
      <w:r w:rsidR="00116DC6" w:rsidRPr="00106D83">
        <w:rPr>
          <w:rFonts w:ascii="Arial" w:hAnsi="Arial" w:cs="Arial"/>
          <w:sz w:val="22"/>
          <w:szCs w:val="22"/>
        </w:rPr>
        <w:t xml:space="preserve"> </w:t>
      </w:r>
      <w:r w:rsidR="00802B02" w:rsidRPr="00106D83">
        <w:rPr>
          <w:rFonts w:ascii="Arial" w:hAnsi="Arial" w:cs="Arial"/>
          <w:sz w:val="22"/>
          <w:szCs w:val="22"/>
        </w:rPr>
        <w:t>is</w:t>
      </w:r>
      <w:r w:rsidR="00E873D7" w:rsidRPr="00106D83">
        <w:rPr>
          <w:rFonts w:ascii="Arial" w:hAnsi="Arial" w:cs="Arial"/>
          <w:sz w:val="22"/>
          <w:szCs w:val="22"/>
        </w:rPr>
        <w:t xml:space="preserve"> the </w:t>
      </w:r>
      <w:r w:rsidR="00CC5A5F" w:rsidRPr="00106D83">
        <w:rPr>
          <w:rFonts w:ascii="Arial" w:hAnsi="Arial" w:cs="Arial"/>
          <w:sz w:val="22"/>
          <w:szCs w:val="22"/>
        </w:rPr>
        <w:t>weight applied to the slip penalty</w:t>
      </w:r>
      <w:r w:rsidR="00E873D7" w:rsidRPr="00106D83">
        <w:rPr>
          <w:rFonts w:ascii="Arial" w:hAnsi="Arial" w:cs="Arial"/>
          <w:sz w:val="22"/>
          <w:szCs w:val="22"/>
        </w:rPr>
        <w:t>.</w:t>
      </w:r>
    </w:p>
    <w:p w14:paraId="314D1978" w14:textId="73D22E49" w:rsidR="00336FB1" w:rsidRPr="00106D83" w:rsidRDefault="004D7DC3" w:rsidP="00BD0EAE">
      <w:pPr>
        <w:jc w:val="both"/>
        <w:rPr>
          <w:rFonts w:ascii="Arial" w:hAnsi="Arial" w:cs="Arial"/>
          <w:sz w:val="22"/>
          <w:szCs w:val="22"/>
        </w:rPr>
      </w:pPr>
      <w:r w:rsidRPr="00106D83">
        <w:rPr>
          <w:rFonts w:ascii="Arial" w:hAnsi="Arial" w:cs="Arial"/>
          <w:sz w:val="22"/>
          <w:szCs w:val="22"/>
        </w:rPr>
        <w:t>The total reward is then adjusted by subtracting the slip penalty and adding bonus rewards if performance exceeds baseline metrics:</w:t>
      </w:r>
    </w:p>
    <w:p w14:paraId="1D81F651" w14:textId="47753E55" w:rsidR="003D7A0E" w:rsidRPr="00106D83" w:rsidRDefault="00000000" w:rsidP="00BD0EAE">
      <w:pPr>
        <w:jc w:val="both"/>
        <w:rPr>
          <w:rFonts w:ascii="Arial" w:hAnsi="Arial" w:cs="Arial"/>
          <w:sz w:val="22"/>
          <w:szCs w:val="22"/>
        </w:rPr>
      </w:pPr>
      <m:oMathPara>
        <m:oMath>
          <m:eqArr>
            <m:eqArrPr>
              <m:maxDist m:val="1"/>
              <m:ctrlPr>
                <w:rPr>
                  <w:rStyle w:val="mord"/>
                  <w:rFonts w:ascii="Cambria Math" w:hAnsi="Cambria Math" w:cs="Arial"/>
                  <w:i/>
                  <w:sz w:val="22"/>
                  <w:szCs w:val="22"/>
                </w:rPr>
              </m:ctrlPr>
            </m:eqArrPr>
            <m:e>
              <m:sSub>
                <m:sSubPr>
                  <m:ctrlPr>
                    <w:rPr>
                      <w:rStyle w:val="mord"/>
                      <w:rFonts w:ascii="Cambria Math" w:hAnsi="Cambria Math" w:cs="Arial"/>
                      <w:sz w:val="22"/>
                      <w:szCs w:val="22"/>
                    </w:rPr>
                  </m:ctrlPr>
                </m:sSubPr>
                <m:e>
                  <m:r>
                    <w:rPr>
                      <w:rStyle w:val="mord"/>
                      <w:rFonts w:ascii="Cambria Math" w:hAnsi="Cambria Math" w:cs="Arial"/>
                      <w:sz w:val="22"/>
                      <w:szCs w:val="22"/>
                    </w:rPr>
                    <m:t>R</m:t>
                  </m:r>
                </m:e>
                <m:sub>
                  <m:r>
                    <w:rPr>
                      <w:rStyle w:val="mord"/>
                      <w:rFonts w:ascii="Cambria Math" w:hAnsi="Cambria Math" w:cs="Arial"/>
                      <w:sz w:val="22"/>
                      <w:szCs w:val="22"/>
                    </w:rPr>
                    <m:t>final</m:t>
                  </m:r>
                </m:sub>
              </m:sSub>
              <m:r>
                <m:rPr>
                  <m:sty m:val="p"/>
                </m:rPr>
                <w:rPr>
                  <w:rStyle w:val="mrel"/>
                  <w:rFonts w:ascii="Cambria Math" w:hAnsi="Cambria Math" w:cs="Arial"/>
                  <w:sz w:val="22"/>
                  <w:szCs w:val="22"/>
                </w:rPr>
                <m:t>=</m:t>
              </m:r>
              <m:sSub>
                <m:sSubPr>
                  <m:ctrlPr>
                    <w:rPr>
                      <w:rStyle w:val="mord"/>
                      <w:rFonts w:ascii="Cambria Math" w:hAnsi="Cambria Math" w:cs="Arial"/>
                      <w:sz w:val="22"/>
                      <w:szCs w:val="22"/>
                    </w:rPr>
                  </m:ctrlPr>
                </m:sSubPr>
                <m:e>
                  <m:r>
                    <w:rPr>
                      <w:rStyle w:val="mord"/>
                      <w:rFonts w:ascii="Cambria Math" w:hAnsi="Cambria Math" w:cs="Arial"/>
                      <w:sz w:val="22"/>
                      <w:szCs w:val="22"/>
                    </w:rPr>
                    <m:t>R</m:t>
                  </m:r>
                </m:e>
                <m:sub>
                  <m:r>
                    <w:rPr>
                      <w:rStyle w:val="mord"/>
                      <w:rFonts w:ascii="Cambria Math" w:hAnsi="Cambria Math" w:cs="Arial"/>
                      <w:sz w:val="22"/>
                      <w:szCs w:val="22"/>
                    </w:rPr>
                    <m:t>step</m:t>
                  </m:r>
                </m:sub>
              </m:sSub>
              <m:r>
                <m:rPr>
                  <m:sty m:val="p"/>
                </m:rPr>
                <w:rPr>
                  <w:rStyle w:val="mbin"/>
                  <w:rFonts w:ascii="Cambria Math" w:hAnsi="Cambria Math" w:cs="Arial"/>
                  <w:sz w:val="22"/>
                  <w:szCs w:val="22"/>
                </w:rPr>
                <m:t>-</m:t>
              </m:r>
              <m:d>
                <m:dPr>
                  <m:ctrlPr>
                    <w:rPr>
                      <w:rStyle w:val="mopen"/>
                      <w:rFonts w:ascii="Cambria Math" w:hAnsi="Cambria Math" w:cs="Arial"/>
                      <w:i/>
                      <w:sz w:val="22"/>
                      <w:szCs w:val="22"/>
                    </w:rPr>
                  </m:ctrlPr>
                </m:dPr>
                <m:e>
                  <m:r>
                    <m:rPr>
                      <m:sty m:val="p"/>
                    </m:rPr>
                    <w:rPr>
                      <w:rFonts w:ascii="Cambria Math" w:hAnsi="Cambria Math" w:cs="Arial"/>
                      <w:sz w:val="22"/>
                      <w:szCs w:val="22"/>
                    </w:rPr>
                    <m:t>α</m:t>
                  </m:r>
                  <m:r>
                    <m:rPr>
                      <m:sty m:val="p"/>
                    </m:rPr>
                    <w:rPr>
                      <w:rStyle w:val="mbin"/>
                      <w:rFonts w:ascii="Cambria Math" w:hAnsi="Cambria Math" w:cs="Arial"/>
                      <w:sz w:val="22"/>
                      <w:szCs w:val="22"/>
                    </w:rPr>
                    <m:t>×</m:t>
                  </m:r>
                  <m:r>
                    <m:rPr>
                      <m:sty m:val="p"/>
                    </m:rPr>
                    <w:rPr>
                      <w:rStyle w:val="mord"/>
                      <w:rFonts w:ascii="Cambria Math" w:hAnsi="Cambria Math" w:cs="Arial"/>
                      <w:sz w:val="22"/>
                      <w:szCs w:val="22"/>
                    </w:rPr>
                    <m:t>Δ</m:t>
                  </m:r>
                  <m:ctrlPr>
                    <w:rPr>
                      <w:rStyle w:val="mclose"/>
                      <w:rFonts w:ascii="Cambria Math" w:hAnsi="Cambria Math" w:cs="Arial"/>
                      <w:sz w:val="22"/>
                      <w:szCs w:val="22"/>
                    </w:rPr>
                  </m:ctrlPr>
                </m:e>
              </m:d>
              <m:r>
                <m:rPr>
                  <m:sty m:val="p"/>
                </m:rPr>
                <w:rPr>
                  <w:rStyle w:val="mbin"/>
                  <w:rFonts w:ascii="Cambria Math" w:hAnsi="Cambria Math" w:cs="Arial"/>
                  <w:sz w:val="22"/>
                  <w:szCs w:val="22"/>
                </w:rPr>
                <m:t>+</m:t>
              </m:r>
              <m:r>
                <m:rPr>
                  <m:sty m:val="p"/>
                </m:rPr>
                <w:rPr>
                  <w:rStyle w:val="mord"/>
                  <w:rFonts w:ascii="Cambria Math" w:hAnsi="Cambria Math" w:cs="Arial"/>
                  <w:sz w:val="22"/>
                  <w:szCs w:val="22"/>
                </w:rPr>
                <m:t>B</m:t>
              </m:r>
              <m:r>
                <w:rPr>
                  <w:rStyle w:val="mord"/>
                  <w:rFonts w:ascii="Cambria Math" w:hAnsi="Cambria Math" w:cs="Arial"/>
                  <w:sz w:val="22"/>
                  <w:szCs w:val="22"/>
                </w:rPr>
                <m:t>#</m:t>
              </m:r>
              <m:d>
                <m:dPr>
                  <m:ctrlPr>
                    <w:rPr>
                      <w:rStyle w:val="mord"/>
                      <w:rFonts w:ascii="Cambria Math" w:hAnsi="Cambria Math" w:cs="Arial"/>
                      <w:i/>
                      <w:sz w:val="22"/>
                      <w:szCs w:val="22"/>
                    </w:rPr>
                  </m:ctrlPr>
                </m:dPr>
                <m:e>
                  <m:r>
                    <w:rPr>
                      <w:rStyle w:val="mord"/>
                      <w:rFonts w:ascii="Cambria Math" w:hAnsi="Cambria Math" w:cs="Arial"/>
                      <w:sz w:val="22"/>
                      <w:szCs w:val="22"/>
                    </w:rPr>
                    <m:t>3</m:t>
                  </m:r>
                </m:e>
              </m:d>
            </m:e>
          </m:eqArr>
        </m:oMath>
      </m:oMathPara>
    </w:p>
    <w:p w14:paraId="2C00DAA4" w14:textId="24B7A495" w:rsidR="00241042" w:rsidRPr="00106D83" w:rsidRDefault="00F00CA4" w:rsidP="00BD0EAE">
      <w:pPr>
        <w:jc w:val="both"/>
        <w:rPr>
          <w:rFonts w:ascii="Arial" w:hAnsi="Arial" w:cs="Arial"/>
          <w:sz w:val="22"/>
          <w:szCs w:val="22"/>
        </w:rPr>
      </w:pPr>
      <m:oMath>
        <m:r>
          <m:rPr>
            <m:sty m:val="p"/>
          </m:rPr>
          <w:rPr>
            <w:rStyle w:val="mord"/>
            <w:rFonts w:ascii="Cambria Math" w:hAnsi="Cambria Math" w:cs="Arial"/>
            <w:sz w:val="22"/>
            <w:szCs w:val="22"/>
          </w:rPr>
          <m:t>B</m:t>
        </m:r>
      </m:oMath>
      <w:r w:rsidRPr="00106D83">
        <w:rPr>
          <w:rStyle w:val="mord"/>
          <w:rFonts w:ascii="Arial" w:hAnsi="Arial" w:cs="Arial"/>
          <w:sz w:val="22"/>
          <w:szCs w:val="22"/>
        </w:rPr>
        <w:t xml:space="preserve"> represents bonus reward added if the performance surpasses </w:t>
      </w:r>
      <w:r w:rsidR="00C83483" w:rsidRPr="00106D83">
        <w:rPr>
          <w:rStyle w:val="mord"/>
          <w:rFonts w:ascii="Arial" w:hAnsi="Arial" w:cs="Arial"/>
          <w:sz w:val="22"/>
          <w:szCs w:val="22"/>
        </w:rPr>
        <w:t>the</w:t>
      </w:r>
      <w:r w:rsidRPr="00106D83">
        <w:rPr>
          <w:rStyle w:val="mord"/>
          <w:rFonts w:ascii="Arial" w:hAnsi="Arial" w:cs="Arial"/>
          <w:sz w:val="22"/>
          <w:szCs w:val="22"/>
        </w:rPr>
        <w:t xml:space="preserve"> baseline metrics (i.e. if the force</w:t>
      </w:r>
      <w:r w:rsidR="00C83483" w:rsidRPr="00106D83">
        <w:rPr>
          <w:rStyle w:val="mord"/>
          <w:rFonts w:ascii="Arial" w:hAnsi="Arial" w:cs="Arial"/>
          <w:sz w:val="22"/>
          <w:szCs w:val="22"/>
        </w:rPr>
        <w:t xml:space="preserve"> </w:t>
      </w:r>
      <w:r w:rsidRPr="00106D83">
        <w:rPr>
          <w:rStyle w:val="mord"/>
          <w:rFonts w:ascii="Arial" w:hAnsi="Arial" w:cs="Arial"/>
          <w:sz w:val="22"/>
          <w:szCs w:val="22"/>
        </w:rPr>
        <w:t xml:space="preserve">and the slip </w:t>
      </w:r>
      <w:r w:rsidR="00C83483" w:rsidRPr="00106D83">
        <w:rPr>
          <w:rStyle w:val="mord"/>
          <w:rFonts w:ascii="Arial" w:hAnsi="Arial" w:cs="Arial"/>
          <w:sz w:val="22"/>
          <w:szCs w:val="22"/>
        </w:rPr>
        <w:t>are</w:t>
      </w:r>
      <w:r w:rsidRPr="00106D83">
        <w:rPr>
          <w:rStyle w:val="mord"/>
          <w:rFonts w:ascii="Arial" w:hAnsi="Arial" w:cs="Arial"/>
          <w:sz w:val="22"/>
          <w:szCs w:val="22"/>
        </w:rPr>
        <w:t xml:space="preserve"> less than a </w:t>
      </w:r>
      <w:proofErr w:type="gramStart"/>
      <w:r w:rsidRPr="00106D83">
        <w:rPr>
          <w:rStyle w:val="mord"/>
          <w:rFonts w:ascii="Arial" w:hAnsi="Arial" w:cs="Arial"/>
          <w:sz w:val="22"/>
          <w:szCs w:val="22"/>
        </w:rPr>
        <w:t xml:space="preserve">baseline </w:t>
      </w:r>
      <w:r w:rsidR="00C83483" w:rsidRPr="00106D83">
        <w:rPr>
          <w:rStyle w:val="mord"/>
          <w:rFonts w:ascii="Arial" w:hAnsi="Arial" w:cs="Arial"/>
          <w:sz w:val="22"/>
          <w:szCs w:val="22"/>
        </w:rPr>
        <w:t>values</w:t>
      </w:r>
      <w:proofErr w:type="gramEnd"/>
      <w:r w:rsidR="00C83483" w:rsidRPr="00106D83">
        <w:rPr>
          <w:rStyle w:val="mord"/>
          <w:rFonts w:ascii="Arial" w:hAnsi="Arial" w:cs="Arial"/>
          <w:sz w:val="22"/>
          <w:szCs w:val="22"/>
        </w:rPr>
        <w:t xml:space="preserve"> shown on the unenhanced hand</w:t>
      </w:r>
      <w:r w:rsidRPr="00106D83">
        <w:rPr>
          <w:rStyle w:val="mord"/>
          <w:rFonts w:ascii="Arial" w:hAnsi="Arial" w:cs="Arial"/>
          <w:sz w:val="22"/>
          <w:szCs w:val="22"/>
        </w:rPr>
        <w:t xml:space="preserve">). It is </w:t>
      </w:r>
      <w:r w:rsidR="00FC75F2" w:rsidRPr="00106D83">
        <w:rPr>
          <w:rStyle w:val="mord"/>
          <w:rFonts w:ascii="Arial" w:hAnsi="Arial" w:cs="Arial"/>
          <w:sz w:val="22"/>
          <w:szCs w:val="22"/>
        </w:rPr>
        <w:t>defined</w:t>
      </w:r>
      <w:r w:rsidR="00391CB2" w:rsidRPr="00106D83">
        <w:rPr>
          <w:rStyle w:val="mord"/>
          <w:rFonts w:ascii="Arial" w:hAnsi="Arial" w:cs="Arial"/>
          <w:sz w:val="22"/>
          <w:szCs w:val="22"/>
        </w:rPr>
        <w:t xml:space="preserve"> as</w:t>
      </w:r>
      <w:r w:rsidR="00FC08A4" w:rsidRPr="00106D83">
        <w:rPr>
          <w:rFonts w:ascii="Arial" w:hAnsi="Arial" w:cs="Arial"/>
          <w:sz w:val="22"/>
          <w:szCs w:val="22"/>
        </w:rPr>
        <w:t>:</w:t>
      </w:r>
    </w:p>
    <w:p w14:paraId="60E54D1F" w14:textId="4AC13E8B" w:rsidR="00241042" w:rsidRPr="00106D83" w:rsidRDefault="00000000" w:rsidP="00BD0EAE">
      <w:pPr>
        <w:jc w:val="both"/>
        <w:rPr>
          <w:rFonts w:ascii="Arial" w:hAnsi="Arial" w:cs="Arial"/>
          <w:sz w:val="22"/>
          <w:szCs w:val="22"/>
        </w:rPr>
      </w:pPr>
      <m:oMathPara>
        <m:oMath>
          <m:eqArr>
            <m:eqArrPr>
              <m:maxDist m:val="1"/>
              <m:ctrlPr>
                <w:rPr>
                  <w:rFonts w:ascii="Cambria Math" w:hAnsi="Cambria Math" w:cs="Arial"/>
                  <w:i/>
                  <w:sz w:val="22"/>
                  <w:szCs w:val="22"/>
                </w:rPr>
              </m:ctrlPr>
            </m:eqArrPr>
            <m:e>
              <m:r>
                <w:rPr>
                  <w:rFonts w:ascii="Cambria Math" w:hAnsi="Cambria Math" w:cs="Arial"/>
                  <w:sz w:val="22"/>
                  <w:szCs w:val="22"/>
                </w:rPr>
                <m:t xml:space="preserve">B = </m:t>
              </m:r>
              <m:sSub>
                <m:sSubPr>
                  <m:ctrlPr>
                    <w:rPr>
                      <w:rFonts w:ascii="Cambria Math" w:hAnsi="Cambria Math" w:cs="Arial"/>
                      <w:i/>
                      <w:sz w:val="22"/>
                      <w:szCs w:val="22"/>
                    </w:rPr>
                  </m:ctrlPr>
                </m:sSubPr>
                <m:e>
                  <m:r>
                    <w:rPr>
                      <w:rFonts w:ascii="Cambria Math" w:hAnsi="Cambria Math" w:cs="Arial"/>
                      <w:sz w:val="22"/>
                      <w:szCs w:val="22"/>
                    </w:rPr>
                    <m:t>B</m:t>
                  </m:r>
                </m:e>
                <m:sub>
                  <m:r>
                    <w:rPr>
                      <w:rFonts w:ascii="Cambria Math" w:hAnsi="Cambria Math" w:cs="Arial"/>
                      <w:sz w:val="22"/>
                      <w:szCs w:val="22"/>
                    </w:rPr>
                    <m:t>Force</m:t>
                  </m:r>
                </m:sub>
              </m:sSub>
              <m:r>
                <w:rPr>
                  <w:rFonts w:ascii="Cambria Math" w:hAnsi="Cambria Math" w:cs="Arial"/>
                  <w:sz w:val="22"/>
                  <w:szCs w:val="22"/>
                </w:rPr>
                <m:t>+</m:t>
              </m:r>
              <m:sSub>
                <m:sSubPr>
                  <m:ctrlPr>
                    <w:rPr>
                      <w:rFonts w:ascii="Cambria Math" w:hAnsi="Cambria Math" w:cs="Arial"/>
                      <w:i/>
                      <w:sz w:val="22"/>
                      <w:szCs w:val="22"/>
                    </w:rPr>
                  </m:ctrlPr>
                </m:sSubPr>
                <m:e>
                  <m:r>
                    <w:rPr>
                      <w:rFonts w:ascii="Cambria Math" w:hAnsi="Cambria Math" w:cs="Arial"/>
                      <w:sz w:val="22"/>
                      <w:szCs w:val="22"/>
                    </w:rPr>
                    <m:t>B</m:t>
                  </m:r>
                </m:e>
                <m:sub>
                  <m:r>
                    <m:rPr>
                      <m:sty m:val="p"/>
                    </m:rPr>
                    <w:rPr>
                      <w:rStyle w:val="mord"/>
                      <w:rFonts w:ascii="Cambria Math" w:hAnsi="Cambria Math" w:cs="Arial"/>
                      <w:sz w:val="22"/>
                      <w:szCs w:val="22"/>
                    </w:rPr>
                    <m:t>Δ</m:t>
                  </m:r>
                </m:sub>
              </m:sSub>
              <m:r>
                <w:rPr>
                  <w:rFonts w:ascii="Cambria Math" w:hAnsi="Cambria Math" w:cs="Arial"/>
                  <w:sz w:val="22"/>
                  <w:szCs w:val="22"/>
                </w:rPr>
                <m:t>#</m:t>
              </m:r>
              <m:d>
                <m:dPr>
                  <m:ctrlPr>
                    <w:rPr>
                      <w:rFonts w:ascii="Cambria Math" w:hAnsi="Cambria Math" w:cs="Arial"/>
                      <w:i/>
                      <w:sz w:val="22"/>
                      <w:szCs w:val="22"/>
                    </w:rPr>
                  </m:ctrlPr>
                </m:dPr>
                <m:e>
                  <m:r>
                    <w:rPr>
                      <w:rFonts w:ascii="Cambria Math" w:hAnsi="Cambria Math" w:cs="Arial"/>
                      <w:sz w:val="22"/>
                      <w:szCs w:val="22"/>
                    </w:rPr>
                    <m:t>4</m:t>
                  </m:r>
                </m:e>
              </m:d>
            </m:e>
          </m:eqArr>
        </m:oMath>
      </m:oMathPara>
    </w:p>
    <w:p w14:paraId="5CF12F0B" w14:textId="39FC0917" w:rsidR="00241042" w:rsidRPr="00106D83" w:rsidRDefault="00241042" w:rsidP="00BD0EAE">
      <w:pPr>
        <w:jc w:val="both"/>
        <w:rPr>
          <w:rFonts w:ascii="Arial" w:hAnsi="Arial" w:cs="Arial"/>
          <w:sz w:val="22"/>
          <w:szCs w:val="22"/>
        </w:rPr>
      </w:pPr>
      <w:proofErr w:type="gramStart"/>
      <w:r w:rsidRPr="00106D83">
        <w:rPr>
          <w:rFonts w:ascii="Arial" w:hAnsi="Arial" w:cs="Arial"/>
          <w:sz w:val="22"/>
          <w:szCs w:val="22"/>
        </w:rPr>
        <w:t>Where</w:t>
      </w:r>
      <w:proofErr w:type="gramEnd"/>
    </w:p>
    <w:p w14:paraId="50EED3AC" w14:textId="3431A832" w:rsidR="00930FA0" w:rsidRPr="00106D83" w:rsidRDefault="00930FA0" w:rsidP="00BD0EAE">
      <w:pPr>
        <w:pStyle w:val="ListParagraph"/>
        <w:numPr>
          <w:ilvl w:val="0"/>
          <w:numId w:val="9"/>
        </w:numPr>
        <w:jc w:val="both"/>
        <w:rPr>
          <w:rStyle w:val="mord"/>
          <w:rFonts w:ascii="Arial" w:hAnsi="Arial" w:cs="Arial"/>
          <w:sz w:val="22"/>
          <w:szCs w:val="22"/>
        </w:rPr>
      </w:pPr>
      <w:r w:rsidRPr="00106D83">
        <w:rPr>
          <w:rFonts w:ascii="Arial" w:hAnsi="Arial" w:cs="Arial"/>
          <w:sz w:val="22"/>
          <w:szCs w:val="22"/>
        </w:rPr>
        <w:t>If</w:t>
      </w:r>
      <w:r w:rsidR="00093ABE" w:rsidRPr="00106D83">
        <w:rPr>
          <w:rFonts w:ascii="Arial" w:hAnsi="Arial" w:cs="Arial"/>
          <w:sz w:val="22"/>
          <w:szCs w:val="22"/>
        </w:rPr>
        <w:t xml:space="preserve"> </w:t>
      </w:r>
      <m:oMath>
        <m:sSub>
          <m:sSubPr>
            <m:ctrlPr>
              <w:rPr>
                <w:rFonts w:ascii="Cambria Math" w:hAnsi="Cambria Math" w:cs="Arial"/>
                <w:i/>
                <w:sz w:val="22"/>
                <w:szCs w:val="22"/>
              </w:rPr>
            </m:ctrlPr>
          </m:sSubPr>
          <m:e>
            <m:r>
              <w:rPr>
                <w:rFonts w:ascii="Cambria Math" w:hAnsi="Cambria Math" w:cs="Arial"/>
                <w:sz w:val="22"/>
                <w:szCs w:val="22"/>
              </w:rPr>
              <m:t>F</m:t>
            </m:r>
          </m:e>
          <m:sub>
            <m:r>
              <w:rPr>
                <w:rFonts w:ascii="Cambria Math" w:hAnsi="Cambria Math" w:cs="Arial"/>
                <w:sz w:val="22"/>
                <w:szCs w:val="22"/>
              </w:rPr>
              <m:t>total</m:t>
            </m:r>
          </m:sub>
        </m:sSub>
        <m:r>
          <w:rPr>
            <w:rFonts w:ascii="Cambria Math" w:hAnsi="Cambria Math" w:cs="Arial"/>
            <w:sz w:val="22"/>
            <w:szCs w:val="22"/>
          </w:rPr>
          <m:t xml:space="preserve">&lt; </m:t>
        </m:r>
        <m:sSub>
          <m:sSubPr>
            <m:ctrlPr>
              <w:rPr>
                <w:rFonts w:ascii="Cambria Math" w:hAnsi="Cambria Math" w:cs="Arial"/>
                <w:i/>
                <w:sz w:val="22"/>
                <w:szCs w:val="22"/>
              </w:rPr>
            </m:ctrlPr>
          </m:sSubPr>
          <m:e>
            <m:r>
              <w:rPr>
                <w:rFonts w:ascii="Cambria Math" w:hAnsi="Cambria Math" w:cs="Arial"/>
                <w:sz w:val="22"/>
                <w:szCs w:val="22"/>
              </w:rPr>
              <m:t>F</m:t>
            </m:r>
          </m:e>
          <m:sub>
            <m:r>
              <w:rPr>
                <w:rFonts w:ascii="Cambria Math" w:hAnsi="Cambria Math" w:cs="Arial"/>
                <w:sz w:val="22"/>
                <w:szCs w:val="22"/>
              </w:rPr>
              <m:t>Baseline</m:t>
            </m:r>
          </m:sub>
        </m:sSub>
      </m:oMath>
      <w:r w:rsidR="00AA2D2A" w:rsidRPr="00106D83">
        <w:rPr>
          <w:rFonts w:ascii="Arial" w:hAnsi="Arial" w:cs="Arial"/>
          <w:sz w:val="22"/>
          <w:szCs w:val="22"/>
        </w:rPr>
        <w:t xml:space="preserve"> from the </w:t>
      </w:r>
      <w:proofErr w:type="gramStart"/>
      <w:r w:rsidR="00AA2D2A" w:rsidRPr="00106D83">
        <w:rPr>
          <w:rFonts w:ascii="Arial" w:hAnsi="Arial" w:cs="Arial"/>
          <w:sz w:val="22"/>
          <w:szCs w:val="22"/>
        </w:rPr>
        <w:t>Non-RL</w:t>
      </w:r>
      <w:proofErr w:type="gramEnd"/>
      <w:r w:rsidR="00AA2D2A" w:rsidRPr="00106D83">
        <w:rPr>
          <w:rFonts w:ascii="Arial" w:hAnsi="Arial" w:cs="Arial"/>
          <w:sz w:val="22"/>
          <w:szCs w:val="22"/>
        </w:rPr>
        <w:t xml:space="preserve"> model</w:t>
      </w:r>
      <w:r w:rsidR="00D83A04" w:rsidRPr="00106D83">
        <w:rPr>
          <w:rFonts w:ascii="Arial" w:hAnsi="Arial" w:cs="Arial"/>
          <w:sz w:val="22"/>
          <w:szCs w:val="22"/>
        </w:rPr>
        <w:t xml:space="preserve">, </w:t>
      </w:r>
      <m:oMath>
        <m:sSub>
          <m:sSubPr>
            <m:ctrlPr>
              <w:rPr>
                <w:rFonts w:ascii="Cambria Math" w:hAnsi="Cambria Math" w:cs="Arial"/>
                <w:i/>
                <w:sz w:val="22"/>
                <w:szCs w:val="22"/>
              </w:rPr>
            </m:ctrlPr>
          </m:sSubPr>
          <m:e>
            <m:r>
              <w:rPr>
                <w:rFonts w:ascii="Cambria Math" w:hAnsi="Cambria Math" w:cs="Arial"/>
                <w:sz w:val="22"/>
                <w:szCs w:val="22"/>
              </w:rPr>
              <m:t>B</m:t>
            </m:r>
          </m:e>
          <m:sub>
            <m:r>
              <w:rPr>
                <w:rFonts w:ascii="Cambria Math" w:hAnsi="Cambria Math" w:cs="Arial"/>
                <w:sz w:val="22"/>
                <w:szCs w:val="22"/>
              </w:rPr>
              <m:t>Force</m:t>
            </m:r>
          </m:sub>
        </m:sSub>
      </m:oMath>
      <w:r w:rsidR="009F093D" w:rsidRPr="00106D83">
        <w:rPr>
          <w:rStyle w:val="mord"/>
          <w:rFonts w:ascii="Arial" w:hAnsi="Arial" w:cs="Arial"/>
          <w:sz w:val="22"/>
          <w:szCs w:val="22"/>
        </w:rPr>
        <w:t xml:space="preserve"> reward is given</w:t>
      </w:r>
      <w:r w:rsidR="00C83483" w:rsidRPr="00106D83">
        <w:rPr>
          <w:rStyle w:val="mord"/>
          <w:rFonts w:ascii="Arial" w:hAnsi="Arial" w:cs="Arial"/>
          <w:sz w:val="22"/>
          <w:szCs w:val="22"/>
        </w:rPr>
        <w:t>.</w:t>
      </w:r>
    </w:p>
    <w:p w14:paraId="1F0C0566" w14:textId="700E4540" w:rsidR="00DD7797" w:rsidRPr="00106D83" w:rsidRDefault="009F093D" w:rsidP="00BD0EAE">
      <w:pPr>
        <w:pStyle w:val="ListParagraph"/>
        <w:numPr>
          <w:ilvl w:val="0"/>
          <w:numId w:val="9"/>
        </w:numPr>
        <w:jc w:val="both"/>
        <w:rPr>
          <w:rStyle w:val="mord"/>
          <w:rFonts w:ascii="Arial" w:hAnsi="Arial" w:cs="Arial"/>
          <w:sz w:val="22"/>
          <w:szCs w:val="22"/>
        </w:rPr>
      </w:pPr>
      <w:r w:rsidRPr="00106D83">
        <w:rPr>
          <w:rStyle w:val="mord"/>
          <w:rFonts w:ascii="Arial" w:hAnsi="Arial" w:cs="Arial"/>
          <w:sz w:val="22"/>
          <w:szCs w:val="22"/>
        </w:rPr>
        <w:t>If</w:t>
      </w:r>
      <w:r w:rsidR="00FE6DEC" w:rsidRPr="00106D83">
        <w:rPr>
          <w:rStyle w:val="mord"/>
          <w:rFonts w:ascii="Arial" w:hAnsi="Arial" w:cs="Arial"/>
          <w:sz w:val="22"/>
          <w:szCs w:val="22"/>
        </w:rPr>
        <w:t xml:space="preserve"> </w:t>
      </w:r>
      <m:oMath>
        <m:r>
          <m:rPr>
            <m:sty m:val="p"/>
          </m:rPr>
          <w:rPr>
            <w:rStyle w:val="mord"/>
            <w:rFonts w:ascii="Cambria Math" w:hAnsi="Cambria Math" w:cs="Arial"/>
            <w:sz w:val="22"/>
            <w:szCs w:val="22"/>
          </w:rPr>
          <m:t xml:space="preserve">Δ &lt; </m:t>
        </m:r>
        <m:sSub>
          <m:sSubPr>
            <m:ctrlPr>
              <w:rPr>
                <w:rFonts w:ascii="Cambria Math" w:hAnsi="Cambria Math" w:cs="Arial"/>
                <w:i/>
                <w:sz w:val="22"/>
                <w:szCs w:val="22"/>
              </w:rPr>
            </m:ctrlPr>
          </m:sSubPr>
          <m:e>
            <m:r>
              <m:rPr>
                <m:sty m:val="p"/>
              </m:rPr>
              <w:rPr>
                <w:rStyle w:val="mord"/>
                <w:rFonts w:ascii="Cambria Math" w:hAnsi="Cambria Math" w:cs="Arial"/>
                <w:sz w:val="22"/>
                <w:szCs w:val="22"/>
              </w:rPr>
              <m:t>Δ</m:t>
            </m:r>
          </m:e>
          <m:sub>
            <m:r>
              <w:rPr>
                <w:rFonts w:ascii="Cambria Math" w:hAnsi="Cambria Math" w:cs="Arial"/>
                <w:sz w:val="22"/>
                <w:szCs w:val="22"/>
              </w:rPr>
              <m:t>Baseline</m:t>
            </m:r>
          </m:sub>
        </m:sSub>
      </m:oMath>
      <w:r w:rsidR="00D74870" w:rsidRPr="00106D83">
        <w:rPr>
          <w:rStyle w:val="mord"/>
          <w:rFonts w:ascii="Arial" w:hAnsi="Arial" w:cs="Arial"/>
          <w:sz w:val="22"/>
          <w:szCs w:val="22"/>
        </w:rPr>
        <w:t xml:space="preserve"> from the </w:t>
      </w:r>
      <w:proofErr w:type="gramStart"/>
      <w:r w:rsidR="00D74870" w:rsidRPr="00106D83">
        <w:rPr>
          <w:rStyle w:val="mord"/>
          <w:rFonts w:ascii="Arial" w:hAnsi="Arial" w:cs="Arial"/>
          <w:sz w:val="22"/>
          <w:szCs w:val="22"/>
        </w:rPr>
        <w:t>Non-RL</w:t>
      </w:r>
      <w:proofErr w:type="gramEnd"/>
      <w:r w:rsidR="00D74870" w:rsidRPr="00106D83">
        <w:rPr>
          <w:rStyle w:val="mord"/>
          <w:rFonts w:ascii="Arial" w:hAnsi="Arial" w:cs="Arial"/>
          <w:sz w:val="22"/>
          <w:szCs w:val="22"/>
        </w:rPr>
        <w:t xml:space="preserve"> model, a</w:t>
      </w:r>
      <w:r w:rsidR="00CE4901" w:rsidRPr="00106D83">
        <w:rPr>
          <w:rStyle w:val="mord"/>
          <w:rFonts w:ascii="Arial" w:hAnsi="Arial" w:cs="Arial"/>
          <w:sz w:val="22"/>
          <w:szCs w:val="22"/>
        </w:rPr>
        <w:t xml:space="preserve"> </w:t>
      </w:r>
      <m:oMath>
        <m:sSub>
          <m:sSubPr>
            <m:ctrlPr>
              <w:rPr>
                <w:rFonts w:ascii="Cambria Math" w:hAnsi="Cambria Math" w:cs="Arial"/>
                <w:i/>
                <w:sz w:val="22"/>
                <w:szCs w:val="22"/>
              </w:rPr>
            </m:ctrlPr>
          </m:sSubPr>
          <m:e>
            <m:r>
              <w:rPr>
                <w:rFonts w:ascii="Cambria Math" w:hAnsi="Cambria Math" w:cs="Arial"/>
                <w:sz w:val="22"/>
                <w:szCs w:val="22"/>
              </w:rPr>
              <m:t>B</m:t>
            </m:r>
          </m:e>
          <m:sub>
            <m:r>
              <m:rPr>
                <m:sty m:val="p"/>
              </m:rPr>
              <w:rPr>
                <w:rStyle w:val="mord"/>
                <w:rFonts w:ascii="Cambria Math" w:hAnsi="Cambria Math" w:cs="Arial"/>
                <w:sz w:val="22"/>
                <w:szCs w:val="22"/>
              </w:rPr>
              <m:t>Δ</m:t>
            </m:r>
          </m:sub>
        </m:sSub>
      </m:oMath>
      <w:r w:rsidR="00CE4901" w:rsidRPr="00106D83">
        <w:rPr>
          <w:rStyle w:val="mord"/>
          <w:rFonts w:ascii="Arial" w:hAnsi="Arial" w:cs="Arial"/>
          <w:sz w:val="22"/>
          <w:szCs w:val="22"/>
        </w:rPr>
        <w:t xml:space="preserve"> reward is given</w:t>
      </w:r>
      <w:r w:rsidR="00C83483" w:rsidRPr="00106D83">
        <w:rPr>
          <w:rStyle w:val="mord"/>
          <w:rFonts w:ascii="Arial" w:hAnsi="Arial" w:cs="Arial"/>
          <w:sz w:val="22"/>
          <w:szCs w:val="22"/>
        </w:rPr>
        <w:t>.</w:t>
      </w:r>
    </w:p>
    <w:p w14:paraId="07E94158" w14:textId="35C51636" w:rsidR="00945190" w:rsidRPr="00106D83" w:rsidRDefault="00945190" w:rsidP="00BD0EAE">
      <w:pPr>
        <w:jc w:val="both"/>
        <w:rPr>
          <w:rFonts w:ascii="Arial" w:hAnsi="Arial" w:cs="Arial"/>
          <w:sz w:val="22"/>
          <w:szCs w:val="22"/>
        </w:rPr>
      </w:pPr>
      <w:r w:rsidRPr="00106D83">
        <w:rPr>
          <w:rFonts w:ascii="Arial" w:hAnsi="Arial" w:cs="Arial"/>
          <w:sz w:val="22"/>
          <w:szCs w:val="22"/>
        </w:rPr>
        <w:t>Weight</w:t>
      </w:r>
      <w:r w:rsidR="003823A0" w:rsidRPr="00106D83">
        <w:rPr>
          <w:rFonts w:ascii="Arial" w:hAnsi="Arial" w:cs="Arial"/>
          <w:sz w:val="22"/>
          <w:szCs w:val="22"/>
        </w:rPr>
        <w:t>s and bonus rewards</w:t>
      </w:r>
      <w:r w:rsidRPr="00106D83">
        <w:rPr>
          <w:rFonts w:ascii="Arial" w:hAnsi="Arial" w:cs="Arial"/>
          <w:sz w:val="22"/>
          <w:szCs w:val="22"/>
        </w:rPr>
        <w:t xml:space="preserve"> </w:t>
      </w:r>
      <w:r w:rsidR="003823A0" w:rsidRPr="00106D83">
        <w:rPr>
          <w:rFonts w:ascii="Arial" w:hAnsi="Arial" w:cs="Arial"/>
          <w:sz w:val="22"/>
          <w:szCs w:val="22"/>
        </w:rPr>
        <w:t>were</w:t>
      </w:r>
      <w:r w:rsidR="006D71AC" w:rsidRPr="00106D83">
        <w:rPr>
          <w:rFonts w:ascii="Arial" w:hAnsi="Arial" w:cs="Arial"/>
          <w:sz w:val="22"/>
          <w:szCs w:val="22"/>
        </w:rPr>
        <w:t xml:space="preserve"> empirically adjusted based o</w:t>
      </w:r>
      <w:r w:rsidR="007E3B19" w:rsidRPr="00106D83">
        <w:rPr>
          <w:rFonts w:ascii="Arial" w:hAnsi="Arial" w:cs="Arial"/>
          <w:sz w:val="22"/>
          <w:szCs w:val="22"/>
        </w:rPr>
        <w:t>n observed training performance</w:t>
      </w:r>
      <w:r w:rsidR="00C4486A" w:rsidRPr="00106D83">
        <w:rPr>
          <w:rFonts w:ascii="Arial" w:hAnsi="Arial" w:cs="Arial"/>
          <w:sz w:val="22"/>
          <w:szCs w:val="22"/>
        </w:rPr>
        <w:t xml:space="preserve">, </w:t>
      </w:r>
      <w:r w:rsidR="003E7CC1" w:rsidRPr="00106D83">
        <w:rPr>
          <w:rFonts w:ascii="Arial" w:hAnsi="Arial" w:cs="Arial"/>
          <w:sz w:val="22"/>
          <w:szCs w:val="22"/>
        </w:rPr>
        <w:t>like</w:t>
      </w:r>
      <w:r w:rsidR="00C4486A" w:rsidRPr="00106D83">
        <w:rPr>
          <w:rFonts w:ascii="Arial" w:hAnsi="Arial" w:cs="Arial"/>
          <w:sz w:val="22"/>
          <w:szCs w:val="22"/>
        </w:rPr>
        <w:t xml:space="preserve"> the method used by </w:t>
      </w:r>
      <w:proofErr w:type="spellStart"/>
      <w:r w:rsidR="00B378B4" w:rsidRPr="00106D83">
        <w:rPr>
          <w:rFonts w:ascii="Arial" w:hAnsi="Arial" w:cs="Arial"/>
          <w:sz w:val="22"/>
          <w:szCs w:val="22"/>
        </w:rPr>
        <w:t>Savevska</w:t>
      </w:r>
      <w:proofErr w:type="spellEnd"/>
      <w:r w:rsidR="00B378B4" w:rsidRPr="00106D83">
        <w:rPr>
          <w:rFonts w:ascii="Arial" w:hAnsi="Arial" w:cs="Arial"/>
          <w:sz w:val="22"/>
          <w:szCs w:val="22"/>
        </w:rPr>
        <w:t xml:space="preserve"> et al</w:t>
      </w:r>
      <w:r w:rsidR="006D71AC" w:rsidRPr="00106D83">
        <w:rPr>
          <w:rFonts w:ascii="Arial" w:hAnsi="Arial" w:cs="Arial"/>
          <w:sz w:val="22"/>
          <w:szCs w:val="22"/>
        </w:rPr>
        <w:t xml:space="preserve"> </w:t>
      </w:r>
      <w:r w:rsidR="009307F0" w:rsidRPr="00106D83">
        <w:rPr>
          <w:rFonts w:ascii="Arial" w:hAnsi="Arial" w:cs="Arial"/>
          <w:sz w:val="22"/>
          <w:szCs w:val="22"/>
        </w:rPr>
        <w:t>(</w:t>
      </w:r>
      <w:r w:rsidR="00D14A5B" w:rsidRPr="00106D83">
        <w:rPr>
          <w:rFonts w:ascii="Arial" w:hAnsi="Arial" w:cs="Arial"/>
          <w:sz w:val="22"/>
          <w:szCs w:val="22"/>
        </w:rPr>
        <w:t>6</w:t>
      </w:r>
      <w:r w:rsidR="003B5895" w:rsidRPr="00106D83">
        <w:rPr>
          <w:rFonts w:ascii="Arial" w:hAnsi="Arial" w:cs="Arial"/>
          <w:sz w:val="22"/>
          <w:szCs w:val="22"/>
        </w:rPr>
        <w:t>7</w:t>
      </w:r>
      <w:r w:rsidR="009307F0" w:rsidRPr="00106D83">
        <w:rPr>
          <w:rFonts w:ascii="Arial" w:hAnsi="Arial" w:cs="Arial"/>
          <w:sz w:val="22"/>
          <w:szCs w:val="22"/>
        </w:rPr>
        <w:t>)</w:t>
      </w:r>
      <w:r w:rsidR="006D71AC" w:rsidRPr="00106D83">
        <w:rPr>
          <w:rFonts w:ascii="Arial" w:hAnsi="Arial" w:cs="Arial"/>
          <w:sz w:val="22"/>
          <w:szCs w:val="22"/>
        </w:rPr>
        <w:t xml:space="preserve">. </w:t>
      </w:r>
      <w:r w:rsidR="001A2612" w:rsidRPr="00106D83">
        <w:rPr>
          <w:rFonts w:ascii="Arial" w:hAnsi="Arial" w:cs="Arial"/>
          <w:sz w:val="22"/>
          <w:szCs w:val="22"/>
        </w:rPr>
        <w:t>F</w:t>
      </w:r>
      <w:r w:rsidR="006D71AC" w:rsidRPr="00106D83">
        <w:rPr>
          <w:rFonts w:ascii="Arial" w:hAnsi="Arial" w:cs="Arial"/>
          <w:sz w:val="22"/>
          <w:szCs w:val="22"/>
        </w:rPr>
        <w:t xml:space="preserve">inal </w:t>
      </w:r>
      <w:r w:rsidR="0073393A" w:rsidRPr="00106D83">
        <w:rPr>
          <w:rFonts w:ascii="Arial" w:hAnsi="Arial" w:cs="Arial"/>
          <w:sz w:val="22"/>
          <w:szCs w:val="22"/>
        </w:rPr>
        <w:t xml:space="preserve">weights for each </w:t>
      </w:r>
      <w:r w:rsidR="00A66C1E" w:rsidRPr="00106D83">
        <w:rPr>
          <w:rFonts w:ascii="Arial" w:hAnsi="Arial" w:cs="Arial"/>
          <w:sz w:val="22"/>
          <w:szCs w:val="22"/>
        </w:rPr>
        <w:t>model</w:t>
      </w:r>
      <w:r w:rsidR="0073393A" w:rsidRPr="00106D83">
        <w:rPr>
          <w:rFonts w:ascii="Arial" w:hAnsi="Arial" w:cs="Arial"/>
          <w:sz w:val="22"/>
          <w:szCs w:val="22"/>
        </w:rPr>
        <w:t xml:space="preserve"> are reported</w:t>
      </w:r>
      <w:r w:rsidR="00A66C1E" w:rsidRPr="00106D83">
        <w:rPr>
          <w:rFonts w:ascii="Arial" w:hAnsi="Arial" w:cs="Arial"/>
          <w:sz w:val="22"/>
          <w:szCs w:val="22"/>
        </w:rPr>
        <w:t xml:space="preserve"> in </w:t>
      </w:r>
      <w:r w:rsidR="00CB7782" w:rsidRPr="00106D83">
        <w:rPr>
          <w:rFonts w:ascii="Arial" w:hAnsi="Arial" w:cs="Arial"/>
          <w:sz w:val="22"/>
          <w:szCs w:val="22"/>
        </w:rPr>
        <w:t>Table</w:t>
      </w:r>
      <w:r w:rsidR="00EF712D" w:rsidRPr="00106D83">
        <w:rPr>
          <w:rFonts w:ascii="Arial" w:hAnsi="Arial" w:cs="Arial"/>
          <w:sz w:val="22"/>
          <w:szCs w:val="22"/>
        </w:rPr>
        <w:t xml:space="preserve"> </w:t>
      </w:r>
      <w:r w:rsidR="005F6A1E" w:rsidRPr="00106D83">
        <w:rPr>
          <w:rFonts w:ascii="Arial" w:hAnsi="Arial" w:cs="Arial"/>
          <w:sz w:val="22"/>
          <w:szCs w:val="22"/>
        </w:rPr>
        <w:t>9</w:t>
      </w:r>
      <w:r w:rsidR="00EF712D" w:rsidRPr="00106D83">
        <w:rPr>
          <w:rFonts w:ascii="Arial" w:hAnsi="Arial" w:cs="Arial"/>
          <w:sz w:val="22"/>
          <w:szCs w:val="22"/>
        </w:rPr>
        <w:t>.</w:t>
      </w:r>
    </w:p>
    <w:tbl>
      <w:tblPr>
        <w:tblStyle w:val="TableGrid"/>
        <w:tblW w:w="0" w:type="auto"/>
        <w:tblLook w:val="04A0" w:firstRow="1" w:lastRow="0" w:firstColumn="1" w:lastColumn="0" w:noHBand="0" w:noVBand="1"/>
      </w:tblPr>
      <w:tblGrid>
        <w:gridCol w:w="3116"/>
        <w:gridCol w:w="3117"/>
        <w:gridCol w:w="3117"/>
      </w:tblGrid>
      <w:tr w:rsidR="00975A9C" w:rsidRPr="00106D83" w14:paraId="67222059" w14:textId="77777777" w:rsidTr="00975A9C">
        <w:tc>
          <w:tcPr>
            <w:tcW w:w="3116" w:type="dxa"/>
          </w:tcPr>
          <w:p w14:paraId="5B14E54D" w14:textId="1FD46237" w:rsidR="00975A9C" w:rsidRPr="00106D83" w:rsidRDefault="00975A9C" w:rsidP="000B57F5">
            <w:pPr>
              <w:rPr>
                <w:rFonts w:ascii="Arial" w:hAnsi="Arial" w:cs="Arial"/>
                <w:b/>
                <w:bCs/>
                <w:sz w:val="22"/>
                <w:szCs w:val="22"/>
              </w:rPr>
            </w:pPr>
            <w:r w:rsidRPr="00106D83">
              <w:rPr>
                <w:rFonts w:ascii="Arial" w:hAnsi="Arial" w:cs="Arial"/>
                <w:b/>
                <w:bCs/>
                <w:sz w:val="22"/>
                <w:szCs w:val="22"/>
              </w:rPr>
              <w:t>Parameter</w:t>
            </w:r>
          </w:p>
        </w:tc>
        <w:tc>
          <w:tcPr>
            <w:tcW w:w="3117" w:type="dxa"/>
          </w:tcPr>
          <w:p w14:paraId="4BADA525" w14:textId="68FFE43E" w:rsidR="00975A9C" w:rsidRPr="00106D83" w:rsidRDefault="00975A9C" w:rsidP="000B57F5">
            <w:pPr>
              <w:rPr>
                <w:rFonts w:ascii="Arial" w:hAnsi="Arial" w:cs="Arial"/>
                <w:b/>
                <w:bCs/>
                <w:sz w:val="22"/>
                <w:szCs w:val="22"/>
              </w:rPr>
            </w:pPr>
            <w:r w:rsidRPr="00106D83">
              <w:rPr>
                <w:rFonts w:ascii="Arial" w:hAnsi="Arial" w:cs="Arial"/>
                <w:b/>
                <w:bCs/>
                <w:sz w:val="22"/>
                <w:szCs w:val="22"/>
              </w:rPr>
              <w:t xml:space="preserve">Value </w:t>
            </w:r>
            <w:r w:rsidR="0070399B" w:rsidRPr="00106D83">
              <w:rPr>
                <w:rFonts w:ascii="Arial" w:hAnsi="Arial" w:cs="Arial"/>
                <w:b/>
                <w:bCs/>
                <w:sz w:val="22"/>
                <w:szCs w:val="22"/>
              </w:rPr>
              <w:t>for model</w:t>
            </w:r>
            <w:r w:rsidR="00B003D4" w:rsidRPr="00106D83">
              <w:rPr>
                <w:rFonts w:ascii="Arial" w:hAnsi="Arial" w:cs="Arial"/>
                <w:b/>
                <w:bCs/>
                <w:sz w:val="22"/>
                <w:szCs w:val="22"/>
              </w:rPr>
              <w:t xml:space="preserve"> single</w:t>
            </w:r>
          </w:p>
        </w:tc>
        <w:tc>
          <w:tcPr>
            <w:tcW w:w="3117" w:type="dxa"/>
          </w:tcPr>
          <w:p w14:paraId="5FA5650A" w14:textId="7B849F16" w:rsidR="00975A9C" w:rsidRPr="00106D83" w:rsidRDefault="00B003D4" w:rsidP="000B57F5">
            <w:pPr>
              <w:rPr>
                <w:rFonts w:ascii="Arial" w:hAnsi="Arial" w:cs="Arial"/>
                <w:b/>
                <w:bCs/>
                <w:sz w:val="22"/>
                <w:szCs w:val="22"/>
              </w:rPr>
            </w:pPr>
            <w:r w:rsidRPr="00106D83">
              <w:rPr>
                <w:rFonts w:ascii="Arial" w:hAnsi="Arial" w:cs="Arial"/>
                <w:b/>
                <w:bCs/>
                <w:sz w:val="22"/>
                <w:szCs w:val="22"/>
              </w:rPr>
              <w:t>Value for model all</w:t>
            </w:r>
          </w:p>
        </w:tc>
      </w:tr>
      <w:tr w:rsidR="00975A9C" w:rsidRPr="00106D83" w14:paraId="786B323A" w14:textId="77777777" w:rsidTr="0051033B">
        <w:trPr>
          <w:trHeight w:val="466"/>
        </w:trPr>
        <w:tc>
          <w:tcPr>
            <w:tcW w:w="3116" w:type="dxa"/>
          </w:tcPr>
          <w:p w14:paraId="233FEFDE" w14:textId="2F8E4A2D" w:rsidR="00975A9C" w:rsidRPr="00106D83" w:rsidRDefault="00000000" w:rsidP="000B57F5">
            <w:pPr>
              <w:rPr>
                <w:rFonts w:ascii="Arial" w:hAnsi="Arial" w:cs="Arial"/>
                <w:sz w:val="22"/>
                <w:szCs w:val="22"/>
              </w:rPr>
            </w:pPr>
            <m:oMathPara>
              <m:oMath>
                <m:sSub>
                  <m:sSubPr>
                    <m:ctrlPr>
                      <w:rPr>
                        <w:rFonts w:ascii="Cambria Math" w:hAnsi="Cambria Math" w:cs="Arial"/>
                        <w:i/>
                        <w:sz w:val="22"/>
                        <w:szCs w:val="22"/>
                      </w:rPr>
                    </m:ctrlPr>
                  </m:sSubPr>
                  <m:e>
                    <m:r>
                      <w:rPr>
                        <w:rFonts w:ascii="Cambria Math" w:hAnsi="Cambria Math" w:cs="Arial"/>
                        <w:sz w:val="22"/>
                        <w:szCs w:val="22"/>
                      </w:rPr>
                      <m:t>ω</m:t>
                    </m:r>
                  </m:e>
                  <m:sub>
                    <m:r>
                      <w:rPr>
                        <w:rFonts w:ascii="Cambria Math" w:hAnsi="Cambria Math" w:cs="Arial"/>
                        <w:sz w:val="22"/>
                        <w:szCs w:val="22"/>
                      </w:rPr>
                      <m:t>force</m:t>
                    </m:r>
                  </m:sub>
                </m:sSub>
              </m:oMath>
            </m:oMathPara>
          </w:p>
        </w:tc>
        <w:tc>
          <w:tcPr>
            <w:tcW w:w="3117" w:type="dxa"/>
          </w:tcPr>
          <w:p w14:paraId="66E1E2F3" w14:textId="20ACAFDC" w:rsidR="00975A9C" w:rsidRPr="00106D83" w:rsidRDefault="00145CF0" w:rsidP="000B57F5">
            <w:pPr>
              <w:rPr>
                <w:rFonts w:ascii="Arial" w:hAnsi="Arial" w:cs="Arial"/>
                <w:sz w:val="22"/>
                <w:szCs w:val="22"/>
              </w:rPr>
            </w:pPr>
            <w:r w:rsidRPr="00106D83">
              <w:rPr>
                <w:rFonts w:ascii="Arial" w:hAnsi="Arial" w:cs="Arial"/>
                <w:sz w:val="22"/>
                <w:szCs w:val="22"/>
              </w:rPr>
              <w:t>1.0</w:t>
            </w:r>
          </w:p>
        </w:tc>
        <w:tc>
          <w:tcPr>
            <w:tcW w:w="3117" w:type="dxa"/>
          </w:tcPr>
          <w:p w14:paraId="02CC732D" w14:textId="17D9CDA9" w:rsidR="00975A9C" w:rsidRPr="00106D83" w:rsidRDefault="00C737CD" w:rsidP="000B57F5">
            <w:pPr>
              <w:rPr>
                <w:rFonts w:ascii="Arial" w:hAnsi="Arial" w:cs="Arial"/>
                <w:sz w:val="22"/>
                <w:szCs w:val="22"/>
              </w:rPr>
            </w:pPr>
            <w:r w:rsidRPr="00106D83">
              <w:rPr>
                <w:rFonts w:ascii="Arial" w:hAnsi="Arial" w:cs="Arial"/>
                <w:sz w:val="22"/>
                <w:szCs w:val="22"/>
              </w:rPr>
              <w:t>0.1</w:t>
            </w:r>
          </w:p>
        </w:tc>
      </w:tr>
      <w:tr w:rsidR="00975A9C" w:rsidRPr="00106D83" w14:paraId="687B2207" w14:textId="77777777" w:rsidTr="0051033B">
        <w:trPr>
          <w:trHeight w:val="443"/>
        </w:trPr>
        <w:tc>
          <w:tcPr>
            <w:tcW w:w="3116" w:type="dxa"/>
          </w:tcPr>
          <w:p w14:paraId="4372D3B5" w14:textId="0B160AB0" w:rsidR="00975A9C" w:rsidRPr="00106D83" w:rsidRDefault="00F856E6" w:rsidP="000B57F5">
            <w:pPr>
              <w:rPr>
                <w:rFonts w:ascii="Arial" w:hAnsi="Arial" w:cs="Arial"/>
                <w:sz w:val="22"/>
                <w:szCs w:val="22"/>
              </w:rPr>
            </w:pPr>
            <m:oMathPara>
              <m:oMath>
                <m:r>
                  <m:rPr>
                    <m:sty m:val="p"/>
                  </m:rPr>
                  <w:rPr>
                    <w:rFonts w:ascii="Cambria Math" w:hAnsi="Cambria Math" w:cs="Arial"/>
                    <w:sz w:val="22"/>
                    <w:szCs w:val="22"/>
                  </w:rPr>
                  <m:t>α</m:t>
                </m:r>
              </m:oMath>
            </m:oMathPara>
          </w:p>
        </w:tc>
        <w:tc>
          <w:tcPr>
            <w:tcW w:w="3117" w:type="dxa"/>
          </w:tcPr>
          <w:p w14:paraId="2730A218" w14:textId="3225BBFC" w:rsidR="00975A9C" w:rsidRPr="00106D83" w:rsidRDefault="00457B38" w:rsidP="000B57F5">
            <w:pPr>
              <w:rPr>
                <w:rFonts w:ascii="Arial" w:hAnsi="Arial" w:cs="Arial"/>
                <w:sz w:val="22"/>
                <w:szCs w:val="22"/>
              </w:rPr>
            </w:pPr>
            <w:r w:rsidRPr="00106D83">
              <w:rPr>
                <w:rFonts w:ascii="Arial" w:hAnsi="Arial" w:cs="Arial"/>
                <w:sz w:val="22"/>
                <w:szCs w:val="22"/>
              </w:rPr>
              <w:t>20.0</w:t>
            </w:r>
          </w:p>
        </w:tc>
        <w:tc>
          <w:tcPr>
            <w:tcW w:w="3117" w:type="dxa"/>
          </w:tcPr>
          <w:p w14:paraId="0FC7364F" w14:textId="6D2C9B53" w:rsidR="00975A9C" w:rsidRPr="00106D83" w:rsidRDefault="00DA6E56" w:rsidP="000B57F5">
            <w:pPr>
              <w:rPr>
                <w:rFonts w:ascii="Arial" w:hAnsi="Arial" w:cs="Arial"/>
                <w:sz w:val="22"/>
                <w:szCs w:val="22"/>
              </w:rPr>
            </w:pPr>
            <w:r w:rsidRPr="00106D83">
              <w:rPr>
                <w:rFonts w:ascii="Arial" w:hAnsi="Arial" w:cs="Arial"/>
                <w:sz w:val="22"/>
                <w:szCs w:val="22"/>
              </w:rPr>
              <w:t>100.0</w:t>
            </w:r>
          </w:p>
        </w:tc>
      </w:tr>
      <w:tr w:rsidR="00975A9C" w:rsidRPr="00106D83" w14:paraId="2EA53A2E" w14:textId="77777777" w:rsidTr="0051033B">
        <w:trPr>
          <w:trHeight w:val="619"/>
        </w:trPr>
        <w:tc>
          <w:tcPr>
            <w:tcW w:w="3116" w:type="dxa"/>
          </w:tcPr>
          <w:p w14:paraId="56D562A0" w14:textId="7D537D1E" w:rsidR="00975A9C" w:rsidRPr="00106D83" w:rsidRDefault="00000000" w:rsidP="000B57F5">
            <w:pPr>
              <w:rPr>
                <w:rFonts w:ascii="Arial" w:hAnsi="Arial" w:cs="Arial"/>
                <w:sz w:val="22"/>
                <w:szCs w:val="22"/>
              </w:rPr>
            </w:pPr>
            <m:oMathPara>
              <m:oMath>
                <m:sSub>
                  <m:sSubPr>
                    <m:ctrlPr>
                      <w:rPr>
                        <w:rFonts w:ascii="Cambria Math" w:hAnsi="Cambria Math" w:cs="Arial"/>
                        <w:i/>
                        <w:sz w:val="22"/>
                        <w:szCs w:val="22"/>
                      </w:rPr>
                    </m:ctrlPr>
                  </m:sSubPr>
                  <m:e>
                    <m:r>
                      <w:rPr>
                        <w:rFonts w:ascii="Cambria Math" w:hAnsi="Cambria Math" w:cs="Arial"/>
                        <w:sz w:val="22"/>
                        <w:szCs w:val="22"/>
                      </w:rPr>
                      <m:t>F</m:t>
                    </m:r>
                  </m:e>
                  <m:sub>
                    <m:r>
                      <w:rPr>
                        <w:rFonts w:ascii="Cambria Math" w:hAnsi="Cambria Math" w:cs="Arial"/>
                        <w:sz w:val="22"/>
                        <w:szCs w:val="22"/>
                      </w:rPr>
                      <m:t>Baseline</m:t>
                    </m:r>
                  </m:sub>
                </m:sSub>
              </m:oMath>
            </m:oMathPara>
          </w:p>
        </w:tc>
        <w:tc>
          <w:tcPr>
            <w:tcW w:w="3117" w:type="dxa"/>
          </w:tcPr>
          <w:p w14:paraId="5335662C" w14:textId="1BFEAFA6" w:rsidR="00975A9C" w:rsidRPr="00106D83" w:rsidRDefault="006575FB" w:rsidP="000B57F5">
            <w:pPr>
              <w:rPr>
                <w:rFonts w:ascii="Arial" w:hAnsi="Arial" w:cs="Arial"/>
                <w:sz w:val="22"/>
                <w:szCs w:val="22"/>
              </w:rPr>
            </w:pPr>
            <w:r w:rsidRPr="00106D83">
              <w:rPr>
                <w:rFonts w:ascii="Arial" w:hAnsi="Arial" w:cs="Arial"/>
                <w:sz w:val="22"/>
                <w:szCs w:val="22"/>
              </w:rPr>
              <w:t>29.8353365 N</w:t>
            </w:r>
          </w:p>
        </w:tc>
        <w:tc>
          <w:tcPr>
            <w:tcW w:w="3117" w:type="dxa"/>
          </w:tcPr>
          <w:p w14:paraId="429D7BDA" w14:textId="650C53DB" w:rsidR="00975A9C" w:rsidRPr="00106D83" w:rsidRDefault="00174D29" w:rsidP="000B57F5">
            <w:pPr>
              <w:rPr>
                <w:rFonts w:ascii="Arial" w:hAnsi="Arial" w:cs="Arial"/>
                <w:sz w:val="22"/>
                <w:szCs w:val="22"/>
              </w:rPr>
            </w:pPr>
            <w:r w:rsidRPr="00106D83">
              <w:rPr>
                <w:rFonts w:ascii="Arial" w:hAnsi="Arial" w:cs="Arial"/>
                <w:sz w:val="22"/>
                <w:szCs w:val="22"/>
              </w:rPr>
              <w:t>Scenario-specific</w:t>
            </w:r>
          </w:p>
        </w:tc>
      </w:tr>
      <w:tr w:rsidR="00975A9C" w:rsidRPr="00106D83" w14:paraId="2A48654E" w14:textId="77777777" w:rsidTr="0051033B">
        <w:trPr>
          <w:trHeight w:val="540"/>
        </w:trPr>
        <w:tc>
          <w:tcPr>
            <w:tcW w:w="3116" w:type="dxa"/>
          </w:tcPr>
          <w:p w14:paraId="13B5C457" w14:textId="287294C2" w:rsidR="00975A9C" w:rsidRPr="00106D83" w:rsidRDefault="00000000" w:rsidP="000B57F5">
            <w:pPr>
              <w:rPr>
                <w:rFonts w:ascii="Arial" w:hAnsi="Arial" w:cs="Arial"/>
                <w:sz w:val="22"/>
                <w:szCs w:val="22"/>
              </w:rPr>
            </w:pPr>
            <m:oMathPara>
              <m:oMath>
                <m:sSub>
                  <m:sSubPr>
                    <m:ctrlPr>
                      <w:rPr>
                        <w:rFonts w:ascii="Cambria Math" w:hAnsi="Cambria Math" w:cs="Arial"/>
                        <w:i/>
                        <w:sz w:val="22"/>
                        <w:szCs w:val="22"/>
                      </w:rPr>
                    </m:ctrlPr>
                  </m:sSubPr>
                  <m:e>
                    <m:r>
                      <m:rPr>
                        <m:sty m:val="p"/>
                      </m:rPr>
                      <w:rPr>
                        <w:rStyle w:val="mord"/>
                        <w:rFonts w:ascii="Cambria Math" w:hAnsi="Cambria Math" w:cs="Arial"/>
                        <w:sz w:val="22"/>
                        <w:szCs w:val="22"/>
                      </w:rPr>
                      <m:t>Δ</m:t>
                    </m:r>
                  </m:e>
                  <m:sub>
                    <m:r>
                      <w:rPr>
                        <w:rFonts w:ascii="Cambria Math" w:hAnsi="Cambria Math" w:cs="Arial"/>
                        <w:sz w:val="22"/>
                        <w:szCs w:val="22"/>
                      </w:rPr>
                      <m:t>Baseline</m:t>
                    </m:r>
                  </m:sub>
                </m:sSub>
              </m:oMath>
            </m:oMathPara>
          </w:p>
        </w:tc>
        <w:tc>
          <w:tcPr>
            <w:tcW w:w="3117" w:type="dxa"/>
          </w:tcPr>
          <w:p w14:paraId="3F39F7FA" w14:textId="7B6ACEBE" w:rsidR="00975A9C" w:rsidRPr="00106D83" w:rsidRDefault="006575FB" w:rsidP="000B57F5">
            <w:pPr>
              <w:rPr>
                <w:rFonts w:ascii="Arial" w:hAnsi="Arial" w:cs="Arial"/>
                <w:sz w:val="22"/>
                <w:szCs w:val="22"/>
              </w:rPr>
            </w:pPr>
            <w:r w:rsidRPr="00106D83">
              <w:rPr>
                <w:rFonts w:ascii="Arial" w:hAnsi="Arial" w:cs="Arial"/>
                <w:sz w:val="22"/>
                <w:szCs w:val="22"/>
              </w:rPr>
              <w:t>0.003378328 m</w:t>
            </w:r>
          </w:p>
        </w:tc>
        <w:tc>
          <w:tcPr>
            <w:tcW w:w="3117" w:type="dxa"/>
          </w:tcPr>
          <w:p w14:paraId="2DEAF867" w14:textId="30A49A5F" w:rsidR="00975A9C" w:rsidRPr="00106D83" w:rsidRDefault="0090322A" w:rsidP="000B57F5">
            <w:pPr>
              <w:rPr>
                <w:rFonts w:ascii="Arial" w:hAnsi="Arial" w:cs="Arial"/>
                <w:sz w:val="22"/>
                <w:szCs w:val="22"/>
              </w:rPr>
            </w:pPr>
            <w:r w:rsidRPr="00106D83">
              <w:rPr>
                <w:rFonts w:ascii="Arial" w:hAnsi="Arial" w:cs="Arial"/>
                <w:sz w:val="22"/>
                <w:szCs w:val="22"/>
              </w:rPr>
              <w:t>Scenario-specific</w:t>
            </w:r>
          </w:p>
        </w:tc>
      </w:tr>
      <w:tr w:rsidR="00975A9C" w:rsidRPr="00106D83" w14:paraId="23BAB182" w14:textId="77777777" w:rsidTr="0051033B">
        <w:trPr>
          <w:trHeight w:val="532"/>
        </w:trPr>
        <w:tc>
          <w:tcPr>
            <w:tcW w:w="3116" w:type="dxa"/>
          </w:tcPr>
          <w:p w14:paraId="36632BAA" w14:textId="079156AA" w:rsidR="00975A9C" w:rsidRPr="00106D83" w:rsidRDefault="00000000" w:rsidP="000B57F5">
            <w:pPr>
              <w:rPr>
                <w:rFonts w:ascii="Arial" w:hAnsi="Arial" w:cs="Arial"/>
                <w:sz w:val="22"/>
                <w:szCs w:val="22"/>
              </w:rPr>
            </w:pPr>
            <m:oMathPara>
              <m:oMath>
                <m:sSub>
                  <m:sSubPr>
                    <m:ctrlPr>
                      <w:rPr>
                        <w:rFonts w:ascii="Cambria Math" w:hAnsi="Cambria Math" w:cs="Arial"/>
                        <w:i/>
                        <w:sz w:val="22"/>
                        <w:szCs w:val="22"/>
                      </w:rPr>
                    </m:ctrlPr>
                  </m:sSubPr>
                  <m:e>
                    <m:r>
                      <w:rPr>
                        <w:rFonts w:ascii="Cambria Math" w:hAnsi="Cambria Math" w:cs="Arial"/>
                        <w:sz w:val="22"/>
                        <w:szCs w:val="22"/>
                      </w:rPr>
                      <m:t>B</m:t>
                    </m:r>
                  </m:e>
                  <m:sub>
                    <m:r>
                      <w:rPr>
                        <w:rFonts w:ascii="Cambria Math" w:hAnsi="Cambria Math" w:cs="Arial"/>
                        <w:sz w:val="22"/>
                        <w:szCs w:val="22"/>
                      </w:rPr>
                      <m:t>Force</m:t>
                    </m:r>
                  </m:sub>
                </m:sSub>
              </m:oMath>
            </m:oMathPara>
          </w:p>
        </w:tc>
        <w:tc>
          <w:tcPr>
            <w:tcW w:w="3117" w:type="dxa"/>
          </w:tcPr>
          <w:p w14:paraId="158EF9CB" w14:textId="4C3D710B" w:rsidR="00975A9C" w:rsidRPr="00106D83" w:rsidRDefault="006575FB" w:rsidP="000B57F5">
            <w:pPr>
              <w:rPr>
                <w:rFonts w:ascii="Arial" w:hAnsi="Arial" w:cs="Arial"/>
                <w:sz w:val="22"/>
                <w:szCs w:val="22"/>
              </w:rPr>
            </w:pPr>
            <w:r w:rsidRPr="00106D83">
              <w:rPr>
                <w:rFonts w:ascii="Arial" w:hAnsi="Arial" w:cs="Arial"/>
                <w:sz w:val="22"/>
                <w:szCs w:val="22"/>
              </w:rPr>
              <w:t>10.0</w:t>
            </w:r>
          </w:p>
        </w:tc>
        <w:tc>
          <w:tcPr>
            <w:tcW w:w="3117" w:type="dxa"/>
          </w:tcPr>
          <w:p w14:paraId="29119CD7" w14:textId="4536D186" w:rsidR="00975A9C" w:rsidRPr="00106D83" w:rsidRDefault="0090322A" w:rsidP="000B57F5">
            <w:pPr>
              <w:rPr>
                <w:rFonts w:ascii="Arial" w:hAnsi="Arial" w:cs="Arial"/>
                <w:sz w:val="22"/>
                <w:szCs w:val="22"/>
              </w:rPr>
            </w:pPr>
            <w:r w:rsidRPr="00106D83">
              <w:rPr>
                <w:rFonts w:ascii="Arial" w:hAnsi="Arial" w:cs="Arial"/>
                <w:sz w:val="22"/>
                <w:szCs w:val="22"/>
              </w:rPr>
              <w:t>15.0</w:t>
            </w:r>
          </w:p>
        </w:tc>
      </w:tr>
      <w:tr w:rsidR="00975A9C" w:rsidRPr="00106D83" w14:paraId="092A1805" w14:textId="77777777" w:rsidTr="0051033B">
        <w:trPr>
          <w:trHeight w:val="523"/>
        </w:trPr>
        <w:tc>
          <w:tcPr>
            <w:tcW w:w="3116" w:type="dxa"/>
          </w:tcPr>
          <w:p w14:paraId="4C38940E" w14:textId="5E097D4A" w:rsidR="00975A9C" w:rsidRPr="00106D83" w:rsidRDefault="00000000" w:rsidP="000B57F5">
            <w:pPr>
              <w:rPr>
                <w:rFonts w:ascii="Arial" w:hAnsi="Arial" w:cs="Arial"/>
                <w:sz w:val="22"/>
                <w:szCs w:val="22"/>
              </w:rPr>
            </w:pPr>
            <m:oMathPara>
              <m:oMath>
                <m:sSub>
                  <m:sSubPr>
                    <m:ctrlPr>
                      <w:rPr>
                        <w:rFonts w:ascii="Cambria Math" w:hAnsi="Cambria Math" w:cs="Arial"/>
                        <w:i/>
                        <w:sz w:val="22"/>
                        <w:szCs w:val="22"/>
                      </w:rPr>
                    </m:ctrlPr>
                  </m:sSubPr>
                  <m:e>
                    <m:r>
                      <w:rPr>
                        <w:rFonts w:ascii="Cambria Math" w:hAnsi="Cambria Math" w:cs="Arial"/>
                        <w:sz w:val="22"/>
                        <w:szCs w:val="22"/>
                      </w:rPr>
                      <m:t>B</m:t>
                    </m:r>
                  </m:e>
                  <m:sub>
                    <m:r>
                      <m:rPr>
                        <m:sty m:val="p"/>
                      </m:rPr>
                      <w:rPr>
                        <w:rStyle w:val="mord"/>
                        <w:rFonts w:ascii="Cambria Math" w:hAnsi="Cambria Math" w:cs="Arial"/>
                        <w:sz w:val="22"/>
                        <w:szCs w:val="22"/>
                      </w:rPr>
                      <m:t>Δ</m:t>
                    </m:r>
                  </m:sub>
                </m:sSub>
              </m:oMath>
            </m:oMathPara>
          </w:p>
        </w:tc>
        <w:tc>
          <w:tcPr>
            <w:tcW w:w="3117" w:type="dxa"/>
          </w:tcPr>
          <w:p w14:paraId="3194B008" w14:textId="3FC164D6" w:rsidR="00975A9C" w:rsidRPr="00106D83" w:rsidRDefault="004F4C3A" w:rsidP="000B57F5">
            <w:pPr>
              <w:rPr>
                <w:rFonts w:ascii="Arial" w:hAnsi="Arial" w:cs="Arial"/>
                <w:sz w:val="22"/>
                <w:szCs w:val="22"/>
              </w:rPr>
            </w:pPr>
            <w:r w:rsidRPr="00106D83">
              <w:rPr>
                <w:rFonts w:ascii="Arial" w:hAnsi="Arial" w:cs="Arial"/>
                <w:sz w:val="22"/>
                <w:szCs w:val="22"/>
              </w:rPr>
              <w:t>10.0</w:t>
            </w:r>
          </w:p>
        </w:tc>
        <w:tc>
          <w:tcPr>
            <w:tcW w:w="3117" w:type="dxa"/>
          </w:tcPr>
          <w:p w14:paraId="3031FFAB" w14:textId="1DD65CA7" w:rsidR="00975A9C" w:rsidRPr="00106D83" w:rsidRDefault="0090322A" w:rsidP="00B72CB5">
            <w:pPr>
              <w:keepNext/>
              <w:rPr>
                <w:rFonts w:ascii="Arial" w:hAnsi="Arial" w:cs="Arial"/>
                <w:sz w:val="22"/>
                <w:szCs w:val="22"/>
              </w:rPr>
            </w:pPr>
            <w:r w:rsidRPr="00106D83">
              <w:rPr>
                <w:rFonts w:ascii="Arial" w:hAnsi="Arial" w:cs="Arial"/>
                <w:sz w:val="22"/>
                <w:szCs w:val="22"/>
              </w:rPr>
              <w:t>15.0</w:t>
            </w:r>
          </w:p>
        </w:tc>
      </w:tr>
    </w:tbl>
    <w:p w14:paraId="3FF927C5" w14:textId="38FCD0C0" w:rsidR="00B72CB5" w:rsidRPr="00106D83" w:rsidRDefault="00B72CB5" w:rsidP="00BD0EAE">
      <w:pPr>
        <w:pStyle w:val="Caption"/>
        <w:jc w:val="center"/>
        <w:rPr>
          <w:rFonts w:ascii="Arial" w:hAnsi="Arial" w:cs="Arial"/>
        </w:rPr>
      </w:pPr>
      <w:r w:rsidRPr="00106D83">
        <w:rPr>
          <w:rFonts w:ascii="Arial" w:hAnsi="Arial" w:cs="Arial"/>
        </w:rPr>
        <w:t xml:space="preserve">Table </w:t>
      </w:r>
      <w:r w:rsidR="005F6A1E" w:rsidRPr="00106D83">
        <w:rPr>
          <w:rFonts w:ascii="Arial" w:hAnsi="Arial" w:cs="Arial"/>
        </w:rPr>
        <w:t>9</w:t>
      </w:r>
      <w:r w:rsidRPr="00106D83">
        <w:rPr>
          <w:rFonts w:ascii="Arial" w:hAnsi="Arial" w:cs="Arial"/>
        </w:rPr>
        <w:t>: Final reward function parameters for the two RL training regimes.</w:t>
      </w:r>
      <w:r w:rsidR="00D421FC" w:rsidRPr="00106D83">
        <w:rPr>
          <w:rFonts w:ascii="Arial" w:hAnsi="Arial" w:cs="Arial"/>
        </w:rPr>
        <w:t xml:space="preserve"> </w:t>
      </w:r>
      <w:r w:rsidRPr="00106D83">
        <w:rPr>
          <w:rFonts w:ascii="Arial" w:hAnsi="Arial" w:cs="Arial"/>
        </w:rPr>
        <w:t xml:space="preserve">The single experiment model uses a force weight </w:t>
      </w:r>
      <m:oMath>
        <m:r>
          <w:rPr>
            <w:rFonts w:ascii="Cambria Math" w:hAnsi="Cambria Math" w:cs="Arial"/>
          </w:rPr>
          <m:t>(</m:t>
        </m:r>
        <m:sSub>
          <m:sSubPr>
            <m:ctrlPr>
              <w:rPr>
                <w:rFonts w:ascii="Cambria Math" w:hAnsi="Cambria Math" w:cs="Arial"/>
              </w:rPr>
            </m:ctrlPr>
          </m:sSubPr>
          <m:e>
            <m:r>
              <w:rPr>
                <w:rFonts w:ascii="Cambria Math" w:hAnsi="Cambria Math" w:cs="Arial"/>
              </w:rPr>
              <m:t>ω</m:t>
            </m:r>
          </m:e>
          <m:sub>
            <m:r>
              <w:rPr>
                <w:rFonts w:ascii="Cambria Math" w:hAnsi="Cambria Math" w:cs="Arial"/>
              </w:rPr>
              <m:t>force</m:t>
            </m:r>
          </m:sub>
        </m:sSub>
        <m:r>
          <w:rPr>
            <w:rFonts w:ascii="Cambria Math" w:hAnsi="Cambria Math" w:cs="Arial"/>
          </w:rPr>
          <m:t>)</m:t>
        </m:r>
      </m:oMath>
      <w:r w:rsidRPr="00106D83">
        <w:rPr>
          <w:rFonts w:ascii="Arial" w:hAnsi="Arial" w:cs="Arial"/>
        </w:rPr>
        <w:t xml:space="preserve">  of 1.0 and penalty scale </w:t>
      </w:r>
      <m:oMath>
        <m:r>
          <w:rPr>
            <w:rFonts w:ascii="Cambria Math" w:hAnsi="Cambria Math" w:cs="Arial"/>
          </w:rPr>
          <m:t>(α)</m:t>
        </m:r>
      </m:oMath>
      <w:r w:rsidRPr="00106D83">
        <w:rPr>
          <w:rFonts w:ascii="Arial" w:hAnsi="Arial" w:cs="Arial"/>
        </w:rPr>
        <w:t xml:space="preserve">  of 20, whereas the all</w:t>
      </w:r>
      <w:r w:rsidR="00671FFF" w:rsidRPr="00106D83">
        <w:rPr>
          <w:rFonts w:ascii="Arial" w:hAnsi="Arial" w:cs="Arial"/>
        </w:rPr>
        <w:t>-</w:t>
      </w:r>
      <w:r w:rsidRPr="00106D83">
        <w:rPr>
          <w:rFonts w:ascii="Arial" w:hAnsi="Arial" w:cs="Arial"/>
        </w:rPr>
        <w:t xml:space="preserve">experiments model applies a lower force weight (0.1) and higher penalty scale (100). Scenario specific baselines for contact force </w:t>
      </w:r>
      <m:oMath>
        <m:r>
          <w:rPr>
            <w:rFonts w:ascii="Cambria Math" w:hAnsi="Cambria Math" w:cs="Arial"/>
          </w:rPr>
          <m:t>(</m:t>
        </m:r>
        <m:sSub>
          <m:sSubPr>
            <m:ctrlPr>
              <w:rPr>
                <w:rFonts w:ascii="Cambria Math" w:hAnsi="Cambria Math" w:cs="Arial"/>
              </w:rPr>
            </m:ctrlPr>
          </m:sSubPr>
          <m:e>
            <m:r>
              <w:rPr>
                <w:rFonts w:ascii="Cambria Math" w:hAnsi="Cambria Math" w:cs="Arial"/>
              </w:rPr>
              <m:t>F</m:t>
            </m:r>
          </m:e>
          <m:sub>
            <m:r>
              <w:rPr>
                <w:rFonts w:ascii="Cambria Math" w:hAnsi="Cambria Math" w:cs="Arial"/>
              </w:rPr>
              <m:t>Baseline</m:t>
            </m:r>
          </m:sub>
        </m:sSub>
        <m:r>
          <w:rPr>
            <w:rFonts w:ascii="Cambria Math" w:hAnsi="Cambria Math" w:cs="Arial"/>
          </w:rPr>
          <m:t>)</m:t>
        </m:r>
      </m:oMath>
      <w:r w:rsidRPr="00106D83">
        <w:rPr>
          <w:rFonts w:ascii="Arial" w:hAnsi="Arial" w:cs="Arial"/>
        </w:rPr>
        <w:t xml:space="preserve">  and displacement  </w:t>
      </w:r>
      <m:oMath>
        <m:sSub>
          <m:sSubPr>
            <m:ctrlPr>
              <w:rPr>
                <w:rFonts w:ascii="Cambria Math" w:hAnsi="Cambria Math" w:cs="Arial"/>
              </w:rPr>
            </m:ctrlPr>
          </m:sSubPr>
          <m:e>
            <m:r>
              <w:rPr>
                <w:rStyle w:val="mord"/>
                <w:rFonts w:ascii="Cambria Math" w:hAnsi="Cambria Math" w:cs="Arial"/>
              </w:rPr>
              <m:t>(Δ</m:t>
            </m:r>
          </m:e>
          <m:sub>
            <m:r>
              <w:rPr>
                <w:rFonts w:ascii="Cambria Math" w:hAnsi="Cambria Math" w:cs="Arial"/>
              </w:rPr>
              <m:t>Baseline</m:t>
            </m:r>
          </m:sub>
        </m:sSub>
        <m:r>
          <w:rPr>
            <w:rFonts w:ascii="Cambria Math" w:hAnsi="Cambria Math" w:cs="Arial"/>
          </w:rPr>
          <m:t>)</m:t>
        </m:r>
      </m:oMath>
      <w:r w:rsidRPr="00106D83">
        <w:rPr>
          <w:rFonts w:ascii="Arial" w:hAnsi="Arial" w:cs="Arial"/>
        </w:rPr>
        <w:t xml:space="preserve"> were drawn from the corresponding non RL  hand trials, and bonus thresholds </w:t>
      </w:r>
      <m:oMath>
        <m:sSub>
          <m:sSubPr>
            <m:ctrlPr>
              <w:rPr>
                <w:rFonts w:ascii="Cambria Math" w:hAnsi="Cambria Math" w:cs="Arial"/>
              </w:rPr>
            </m:ctrlPr>
          </m:sSubPr>
          <m:e>
            <m:sSub>
              <m:sSubPr>
                <m:ctrlPr>
                  <w:rPr>
                    <w:rFonts w:ascii="Cambria Math" w:hAnsi="Cambria Math" w:cs="Arial"/>
                  </w:rPr>
                </m:ctrlPr>
              </m:sSubPr>
              <m:e>
                <m:r>
                  <w:rPr>
                    <w:rFonts w:ascii="Cambria Math" w:hAnsi="Cambria Math" w:cs="Arial"/>
                  </w:rPr>
                  <m:t>(B</m:t>
                </m:r>
              </m:e>
              <m:sub>
                <m:r>
                  <w:rPr>
                    <w:rFonts w:ascii="Cambria Math" w:hAnsi="Cambria Math" w:cs="Arial"/>
                  </w:rPr>
                  <m:t>Force</m:t>
                </m:r>
              </m:sub>
            </m:sSub>
            <m:r>
              <w:rPr>
                <w:rFonts w:ascii="Cambria Math" w:hAnsi="Cambria Math" w:cs="Arial"/>
              </w:rPr>
              <m:t>, B</m:t>
            </m:r>
          </m:e>
          <m:sub>
            <m:r>
              <w:rPr>
                <w:rStyle w:val="mord"/>
                <w:rFonts w:ascii="Cambria Math" w:hAnsi="Cambria Math" w:cs="Arial"/>
              </w:rPr>
              <m:t>Δ</m:t>
            </m:r>
          </m:sub>
        </m:sSub>
        <m:r>
          <w:rPr>
            <w:rFonts w:ascii="Cambria Math" w:hAnsi="Cambria Math" w:cs="Arial"/>
          </w:rPr>
          <m:t>)</m:t>
        </m:r>
      </m:oMath>
      <w:r w:rsidRPr="00106D83">
        <w:rPr>
          <w:rFonts w:ascii="Arial" w:hAnsi="Arial" w:cs="Arial"/>
        </w:rPr>
        <w:t xml:space="preserve"> indicate the extra reward awarded for meeting or exceeding those criteria.</w:t>
      </w:r>
    </w:p>
    <w:p w14:paraId="337C9D0C" w14:textId="2BCD29C7" w:rsidR="00A76ED0" w:rsidRPr="00106D83" w:rsidRDefault="0090322A" w:rsidP="00BD0EAE">
      <w:pPr>
        <w:jc w:val="both"/>
        <w:rPr>
          <w:rFonts w:ascii="Arial" w:hAnsi="Arial" w:cs="Arial"/>
          <w:sz w:val="22"/>
          <w:szCs w:val="22"/>
        </w:rPr>
      </w:pPr>
      <w:commentRangeStart w:id="171"/>
      <w:r w:rsidRPr="00106D83">
        <w:rPr>
          <w:rFonts w:ascii="Arial" w:hAnsi="Arial" w:cs="Arial"/>
          <w:sz w:val="22"/>
          <w:szCs w:val="22"/>
        </w:rPr>
        <w:t>The final reward function for</w:t>
      </w:r>
      <w:r w:rsidR="008037D0" w:rsidRPr="00106D83">
        <w:rPr>
          <w:rFonts w:ascii="Arial" w:hAnsi="Arial" w:cs="Arial"/>
          <w:sz w:val="22"/>
          <w:szCs w:val="22"/>
        </w:rPr>
        <w:t xml:space="preserve"> the single experiment design</w:t>
      </w:r>
      <w:r w:rsidRPr="00106D83">
        <w:rPr>
          <w:rFonts w:ascii="Arial" w:hAnsi="Arial" w:cs="Arial"/>
          <w:sz w:val="22"/>
          <w:szCs w:val="22"/>
        </w:rPr>
        <w:t xml:space="preserve"> was</w:t>
      </w:r>
      <w:r w:rsidR="008037D0" w:rsidRPr="00106D83">
        <w:rPr>
          <w:rFonts w:ascii="Arial" w:hAnsi="Arial" w:cs="Arial"/>
          <w:sz w:val="22"/>
          <w:szCs w:val="22"/>
        </w:rPr>
        <w:t>:</w:t>
      </w:r>
    </w:p>
    <w:p w14:paraId="629E34F4" w14:textId="49179B7C" w:rsidR="0051230B" w:rsidRPr="00106D83" w:rsidRDefault="00000000" w:rsidP="00BD0EAE">
      <w:pPr>
        <w:jc w:val="both"/>
        <w:rPr>
          <w:rFonts w:ascii="Arial" w:hAnsi="Arial" w:cs="Arial"/>
          <w:sz w:val="22"/>
          <w:szCs w:val="22"/>
        </w:rPr>
      </w:pPr>
      <m:oMathPara>
        <m:oMath>
          <m:eqArr>
            <m:eqArrPr>
              <m:maxDist m:val="1"/>
              <m:ctrlPr>
                <w:rPr>
                  <w:rStyle w:val="mord"/>
                  <w:rFonts w:ascii="Cambria Math" w:hAnsi="Cambria Math" w:cs="Arial"/>
                  <w:sz w:val="22"/>
                  <w:szCs w:val="22"/>
                </w:rPr>
              </m:ctrlPr>
            </m:eqArrPr>
            <m:e>
              <m:sSub>
                <m:sSubPr>
                  <m:ctrlPr>
                    <w:rPr>
                      <w:rFonts w:ascii="Cambria Math" w:hAnsi="Cambria Math" w:cs="Arial"/>
                      <w:i/>
                      <w:sz w:val="22"/>
                      <w:szCs w:val="22"/>
                    </w:rPr>
                  </m:ctrlPr>
                </m:sSubPr>
                <m:e>
                  <m:r>
                    <w:rPr>
                      <w:rFonts w:ascii="Cambria Math" w:hAnsi="Cambria Math" w:cs="Arial"/>
                      <w:sz w:val="22"/>
                      <w:szCs w:val="22"/>
                    </w:rPr>
                    <m:t>R</m:t>
                  </m:r>
                </m:e>
                <m:sub>
                  <m:r>
                    <w:rPr>
                      <w:rFonts w:ascii="Cambria Math" w:hAnsi="Cambria Math" w:cs="Arial"/>
                      <w:sz w:val="22"/>
                      <w:szCs w:val="22"/>
                    </w:rPr>
                    <m:t>Final</m:t>
                  </m:r>
                </m:sub>
              </m:sSub>
              <m:r>
                <w:rPr>
                  <w:rFonts w:ascii="Cambria Math" w:hAnsi="Cambria Math" w:cs="Arial"/>
                  <w:sz w:val="22"/>
                  <w:szCs w:val="22"/>
                </w:rPr>
                <m:t>=-</m:t>
              </m:r>
              <m:d>
                <m:dPr>
                  <m:ctrlPr>
                    <w:rPr>
                      <w:rStyle w:val="mord"/>
                      <w:rFonts w:ascii="Cambria Math" w:hAnsi="Cambria Math" w:cs="Arial"/>
                      <w:sz w:val="22"/>
                      <w:szCs w:val="22"/>
                    </w:rPr>
                  </m:ctrlPr>
                </m:dPr>
                <m:e>
                  <m:r>
                    <w:rPr>
                      <w:rFonts w:ascii="Cambria Math" w:hAnsi="Cambria Math" w:cs="Arial"/>
                      <w:sz w:val="22"/>
                      <w:szCs w:val="22"/>
                    </w:rPr>
                    <m:t>1.0×</m:t>
                  </m:r>
                  <m:sSub>
                    <m:sSubPr>
                      <m:ctrlPr>
                        <w:rPr>
                          <w:rFonts w:ascii="Cambria Math" w:hAnsi="Cambria Math" w:cs="Arial"/>
                          <w:i/>
                          <w:sz w:val="22"/>
                          <w:szCs w:val="22"/>
                        </w:rPr>
                      </m:ctrlPr>
                    </m:sSubPr>
                    <m:e>
                      <m:r>
                        <w:rPr>
                          <w:rFonts w:ascii="Cambria Math" w:hAnsi="Cambria Math" w:cs="Arial"/>
                          <w:sz w:val="22"/>
                          <w:szCs w:val="22"/>
                        </w:rPr>
                        <m:t>F</m:t>
                      </m:r>
                    </m:e>
                    <m:sub>
                      <m:r>
                        <w:rPr>
                          <w:rFonts w:ascii="Cambria Math" w:hAnsi="Cambria Math" w:cs="Arial"/>
                          <w:sz w:val="22"/>
                          <w:szCs w:val="22"/>
                        </w:rPr>
                        <m:t>total</m:t>
                      </m:r>
                    </m:sub>
                  </m:sSub>
                </m:e>
              </m:d>
              <m:r>
                <m:rPr>
                  <m:sty m:val="p"/>
                </m:rPr>
                <w:rPr>
                  <w:rStyle w:val="mbin"/>
                  <w:rFonts w:ascii="Cambria Math" w:hAnsi="Cambria Math" w:cs="Arial"/>
                  <w:sz w:val="22"/>
                  <w:szCs w:val="22"/>
                </w:rPr>
                <m:t>-</m:t>
              </m:r>
              <m:d>
                <m:dPr>
                  <m:ctrlPr>
                    <w:rPr>
                      <w:rStyle w:val="mopen"/>
                      <w:rFonts w:ascii="Cambria Math" w:hAnsi="Cambria Math" w:cs="Arial"/>
                      <w:i/>
                      <w:sz w:val="22"/>
                      <w:szCs w:val="22"/>
                    </w:rPr>
                  </m:ctrlPr>
                </m:dPr>
                <m:e>
                  <m:r>
                    <m:rPr>
                      <m:sty m:val="p"/>
                    </m:rPr>
                    <w:rPr>
                      <w:rFonts w:ascii="Cambria Math" w:hAnsi="Cambria Math" w:cs="Arial"/>
                      <w:sz w:val="22"/>
                      <w:szCs w:val="22"/>
                    </w:rPr>
                    <m:t>20.0</m:t>
                  </m:r>
                  <m:r>
                    <m:rPr>
                      <m:sty m:val="p"/>
                    </m:rPr>
                    <w:rPr>
                      <w:rStyle w:val="mbin"/>
                      <w:rFonts w:ascii="Cambria Math" w:hAnsi="Cambria Math" w:cs="Arial"/>
                      <w:sz w:val="22"/>
                      <w:szCs w:val="22"/>
                    </w:rPr>
                    <m:t>×</m:t>
                  </m:r>
                  <m:r>
                    <m:rPr>
                      <m:sty m:val="p"/>
                    </m:rPr>
                    <w:rPr>
                      <w:rStyle w:val="mord"/>
                      <w:rFonts w:ascii="Cambria Math" w:hAnsi="Cambria Math" w:cs="Arial"/>
                      <w:sz w:val="22"/>
                      <w:szCs w:val="22"/>
                    </w:rPr>
                    <m:t>Δ</m:t>
                  </m:r>
                  <m:ctrlPr>
                    <w:rPr>
                      <w:rStyle w:val="mclose"/>
                      <w:rFonts w:ascii="Cambria Math" w:hAnsi="Cambria Math" w:cs="Arial"/>
                      <w:sz w:val="22"/>
                      <w:szCs w:val="22"/>
                    </w:rPr>
                  </m:ctrlPr>
                </m:e>
              </m:d>
              <m:r>
                <m:rPr>
                  <m:sty m:val="p"/>
                </m:rPr>
                <w:rPr>
                  <w:rStyle w:val="mbin"/>
                  <w:rFonts w:ascii="Cambria Math" w:hAnsi="Cambria Math" w:cs="Arial"/>
                  <w:sz w:val="22"/>
                  <w:szCs w:val="22"/>
                </w:rPr>
                <m:t>+</m:t>
              </m:r>
              <m:r>
                <m:rPr>
                  <m:sty m:val="p"/>
                </m:rPr>
                <w:rPr>
                  <w:rStyle w:val="mord"/>
                  <w:rFonts w:ascii="Cambria Math" w:hAnsi="Cambria Math" w:cs="Arial"/>
                  <w:sz w:val="22"/>
                  <w:szCs w:val="22"/>
                </w:rPr>
                <m:t>B</m:t>
              </m:r>
              <m:r>
                <w:rPr>
                  <w:rFonts w:ascii="Cambria Math" w:hAnsi="Cambria Math" w:cs="Arial"/>
                  <w:sz w:val="22"/>
                  <w:szCs w:val="22"/>
                </w:rPr>
                <m:t>#</m:t>
              </m:r>
              <m:d>
                <m:dPr>
                  <m:ctrlPr>
                    <w:rPr>
                      <w:rStyle w:val="mord"/>
                      <w:rFonts w:ascii="Cambria Math" w:hAnsi="Cambria Math" w:cs="Arial"/>
                      <w:sz w:val="22"/>
                      <w:szCs w:val="22"/>
                    </w:rPr>
                  </m:ctrlPr>
                </m:dPr>
                <m:e>
                  <m:r>
                    <m:rPr>
                      <m:sty m:val="p"/>
                    </m:rPr>
                    <w:rPr>
                      <w:rStyle w:val="mord"/>
                      <w:rFonts w:ascii="Cambria Math" w:hAnsi="Cambria Math" w:cs="Arial"/>
                      <w:sz w:val="22"/>
                      <w:szCs w:val="22"/>
                    </w:rPr>
                    <m:t>5</m:t>
                  </m:r>
                </m:e>
              </m:d>
              <m:ctrlPr>
                <w:rPr>
                  <w:rFonts w:ascii="Cambria Math" w:hAnsi="Cambria Math" w:cs="Arial"/>
                  <w:i/>
                  <w:sz w:val="22"/>
                  <w:szCs w:val="22"/>
                </w:rPr>
              </m:ctrlPr>
            </m:e>
          </m:eqArr>
        </m:oMath>
      </m:oMathPara>
    </w:p>
    <w:p w14:paraId="5D561316" w14:textId="0767DA86" w:rsidR="00F9097A" w:rsidRPr="00106D83" w:rsidRDefault="00F9097A" w:rsidP="00BD0EAE">
      <w:pPr>
        <w:jc w:val="both"/>
        <w:rPr>
          <w:rFonts w:ascii="Arial" w:hAnsi="Arial" w:cs="Arial"/>
          <w:sz w:val="22"/>
          <w:szCs w:val="22"/>
        </w:rPr>
      </w:pPr>
      <w:r w:rsidRPr="00106D83">
        <w:rPr>
          <w:rFonts w:ascii="Arial" w:hAnsi="Arial" w:cs="Arial"/>
          <w:sz w:val="22"/>
          <w:szCs w:val="22"/>
        </w:rPr>
        <w:t>For the all</w:t>
      </w:r>
      <w:r w:rsidR="00A56BB5" w:rsidRPr="00106D83">
        <w:rPr>
          <w:rFonts w:ascii="Arial" w:hAnsi="Arial" w:cs="Arial"/>
          <w:sz w:val="22"/>
          <w:szCs w:val="22"/>
        </w:rPr>
        <w:t>-</w:t>
      </w:r>
      <w:r w:rsidRPr="00106D83">
        <w:rPr>
          <w:rFonts w:ascii="Arial" w:hAnsi="Arial" w:cs="Arial"/>
          <w:sz w:val="22"/>
          <w:szCs w:val="22"/>
        </w:rPr>
        <w:t xml:space="preserve">experiment design, the </w:t>
      </w:r>
      <w:r w:rsidR="00690106" w:rsidRPr="00106D83">
        <w:rPr>
          <w:rFonts w:ascii="Arial" w:hAnsi="Arial" w:cs="Arial"/>
          <w:sz w:val="22"/>
          <w:szCs w:val="22"/>
        </w:rPr>
        <w:t>reward</w:t>
      </w:r>
      <w:r w:rsidRPr="00106D83">
        <w:rPr>
          <w:rFonts w:ascii="Arial" w:hAnsi="Arial" w:cs="Arial"/>
          <w:sz w:val="22"/>
          <w:szCs w:val="22"/>
        </w:rPr>
        <w:t xml:space="preserve"> function </w:t>
      </w:r>
      <w:r w:rsidR="00671FFF" w:rsidRPr="00106D83">
        <w:rPr>
          <w:rFonts w:ascii="Arial" w:hAnsi="Arial" w:cs="Arial"/>
          <w:sz w:val="22"/>
          <w:szCs w:val="22"/>
        </w:rPr>
        <w:t>was</w:t>
      </w:r>
      <w:r w:rsidRPr="00106D83">
        <w:rPr>
          <w:rFonts w:ascii="Arial" w:hAnsi="Arial" w:cs="Arial"/>
          <w:sz w:val="22"/>
          <w:szCs w:val="22"/>
        </w:rPr>
        <w:t xml:space="preserve"> extended to include additional terms that account for the variability across different object types, thereby promoting a policy that generali</w:t>
      </w:r>
      <w:r w:rsidR="00137E55" w:rsidRPr="00106D83">
        <w:rPr>
          <w:rFonts w:ascii="Arial" w:hAnsi="Arial" w:cs="Arial"/>
          <w:sz w:val="22"/>
          <w:szCs w:val="22"/>
        </w:rPr>
        <w:t>s</w:t>
      </w:r>
      <w:r w:rsidRPr="00106D83">
        <w:rPr>
          <w:rFonts w:ascii="Arial" w:hAnsi="Arial" w:cs="Arial"/>
          <w:sz w:val="22"/>
          <w:szCs w:val="22"/>
        </w:rPr>
        <w:t xml:space="preserve">es well across </w:t>
      </w:r>
      <w:r w:rsidR="00B01E96" w:rsidRPr="00106D83">
        <w:rPr>
          <w:rFonts w:ascii="Arial" w:hAnsi="Arial" w:cs="Arial"/>
          <w:sz w:val="22"/>
          <w:szCs w:val="22"/>
        </w:rPr>
        <w:t>all</w:t>
      </w:r>
      <w:r w:rsidRPr="00106D83">
        <w:rPr>
          <w:rFonts w:ascii="Arial" w:hAnsi="Arial" w:cs="Arial"/>
          <w:sz w:val="22"/>
          <w:szCs w:val="22"/>
        </w:rPr>
        <w:t xml:space="preserve"> conditions. The </w:t>
      </w:r>
      <w:r w:rsidR="00690106" w:rsidRPr="00106D83">
        <w:rPr>
          <w:rFonts w:ascii="Arial" w:hAnsi="Arial" w:cs="Arial"/>
          <w:sz w:val="22"/>
          <w:szCs w:val="22"/>
        </w:rPr>
        <w:t>reward</w:t>
      </w:r>
      <w:r w:rsidRPr="00106D83">
        <w:rPr>
          <w:rFonts w:ascii="Arial" w:hAnsi="Arial" w:cs="Arial"/>
          <w:sz w:val="22"/>
          <w:szCs w:val="22"/>
        </w:rPr>
        <w:t xml:space="preserve"> function was:</w:t>
      </w:r>
    </w:p>
    <w:p w14:paraId="34254512" w14:textId="3DCB80EB" w:rsidR="00352895" w:rsidRPr="00106D83" w:rsidRDefault="00000000" w:rsidP="00BD0EAE">
      <w:pPr>
        <w:jc w:val="both"/>
        <w:rPr>
          <w:rFonts w:ascii="Arial" w:hAnsi="Arial" w:cs="Arial"/>
          <w:sz w:val="22"/>
          <w:szCs w:val="22"/>
        </w:rPr>
      </w:pPr>
      <m:oMathPara>
        <m:oMath>
          <m:eqArr>
            <m:eqArrPr>
              <m:maxDist m:val="1"/>
              <m:ctrlPr>
                <w:rPr>
                  <w:rStyle w:val="mord"/>
                  <w:rFonts w:ascii="Cambria Math" w:hAnsi="Cambria Math" w:cs="Arial"/>
                  <w:sz w:val="22"/>
                  <w:szCs w:val="22"/>
                </w:rPr>
              </m:ctrlPr>
            </m:eqArrPr>
            <m:e>
              <m:sSub>
                <m:sSubPr>
                  <m:ctrlPr>
                    <w:rPr>
                      <w:rFonts w:ascii="Cambria Math" w:hAnsi="Cambria Math" w:cs="Arial"/>
                      <w:i/>
                      <w:sz w:val="22"/>
                      <w:szCs w:val="22"/>
                    </w:rPr>
                  </m:ctrlPr>
                </m:sSubPr>
                <m:e>
                  <m:r>
                    <w:rPr>
                      <w:rFonts w:ascii="Cambria Math" w:hAnsi="Cambria Math" w:cs="Arial"/>
                      <w:sz w:val="22"/>
                      <w:szCs w:val="22"/>
                    </w:rPr>
                    <m:t>R</m:t>
                  </m:r>
                </m:e>
                <m:sub>
                  <m:r>
                    <w:rPr>
                      <w:rFonts w:ascii="Cambria Math" w:hAnsi="Cambria Math" w:cs="Arial"/>
                      <w:sz w:val="22"/>
                      <w:szCs w:val="22"/>
                    </w:rPr>
                    <m:t>Final</m:t>
                  </m:r>
                </m:sub>
              </m:sSub>
              <m:r>
                <w:rPr>
                  <w:rFonts w:ascii="Cambria Math" w:hAnsi="Cambria Math" w:cs="Arial"/>
                  <w:sz w:val="22"/>
                  <w:szCs w:val="22"/>
                </w:rPr>
                <m:t>=-</m:t>
              </m:r>
              <m:d>
                <m:dPr>
                  <m:ctrlPr>
                    <w:rPr>
                      <w:rStyle w:val="mord"/>
                      <w:rFonts w:ascii="Cambria Math" w:hAnsi="Cambria Math" w:cs="Arial"/>
                      <w:sz w:val="22"/>
                      <w:szCs w:val="22"/>
                    </w:rPr>
                  </m:ctrlPr>
                </m:dPr>
                <m:e>
                  <m:r>
                    <m:rPr>
                      <m:sty m:val="p"/>
                    </m:rPr>
                    <w:rPr>
                      <w:rFonts w:ascii="Cambria Math" w:hAnsi="Cambria Math" w:cs="Arial"/>
                      <w:sz w:val="22"/>
                      <w:szCs w:val="22"/>
                    </w:rPr>
                    <m:t>0.1</m:t>
                  </m:r>
                  <m:r>
                    <w:rPr>
                      <w:rFonts w:ascii="Cambria Math" w:hAnsi="Cambria Math" w:cs="Arial"/>
                      <w:sz w:val="22"/>
                      <w:szCs w:val="22"/>
                    </w:rPr>
                    <m:t>×</m:t>
                  </m:r>
                  <m:sSub>
                    <m:sSubPr>
                      <m:ctrlPr>
                        <w:rPr>
                          <w:rFonts w:ascii="Cambria Math" w:hAnsi="Cambria Math" w:cs="Arial"/>
                          <w:i/>
                          <w:sz w:val="22"/>
                          <w:szCs w:val="22"/>
                        </w:rPr>
                      </m:ctrlPr>
                    </m:sSubPr>
                    <m:e>
                      <m:r>
                        <w:rPr>
                          <w:rFonts w:ascii="Cambria Math" w:hAnsi="Cambria Math" w:cs="Arial"/>
                          <w:sz w:val="22"/>
                          <w:szCs w:val="22"/>
                        </w:rPr>
                        <m:t>F</m:t>
                      </m:r>
                    </m:e>
                    <m:sub>
                      <m:r>
                        <w:rPr>
                          <w:rFonts w:ascii="Cambria Math" w:hAnsi="Cambria Math" w:cs="Arial"/>
                          <w:sz w:val="22"/>
                          <w:szCs w:val="22"/>
                        </w:rPr>
                        <m:t>total</m:t>
                      </m:r>
                    </m:sub>
                  </m:sSub>
                </m:e>
              </m:d>
              <m:r>
                <m:rPr>
                  <m:sty m:val="p"/>
                </m:rPr>
                <w:rPr>
                  <w:rStyle w:val="mbin"/>
                  <w:rFonts w:ascii="Cambria Math" w:hAnsi="Cambria Math" w:cs="Arial"/>
                  <w:sz w:val="22"/>
                  <w:szCs w:val="22"/>
                </w:rPr>
                <m:t>-</m:t>
              </m:r>
              <m:d>
                <m:dPr>
                  <m:ctrlPr>
                    <w:rPr>
                      <w:rStyle w:val="mopen"/>
                      <w:rFonts w:ascii="Cambria Math" w:hAnsi="Cambria Math" w:cs="Arial"/>
                      <w:i/>
                      <w:sz w:val="22"/>
                      <w:szCs w:val="22"/>
                    </w:rPr>
                  </m:ctrlPr>
                </m:dPr>
                <m:e>
                  <m:r>
                    <m:rPr>
                      <m:sty m:val="p"/>
                    </m:rPr>
                    <w:rPr>
                      <w:rFonts w:ascii="Cambria Math" w:hAnsi="Cambria Math" w:cs="Arial"/>
                      <w:sz w:val="22"/>
                      <w:szCs w:val="22"/>
                    </w:rPr>
                    <m:t>100.0</m:t>
                  </m:r>
                  <m:r>
                    <m:rPr>
                      <m:sty m:val="p"/>
                    </m:rPr>
                    <w:rPr>
                      <w:rStyle w:val="mbin"/>
                      <w:rFonts w:ascii="Cambria Math" w:hAnsi="Cambria Math" w:cs="Arial"/>
                      <w:sz w:val="22"/>
                      <w:szCs w:val="22"/>
                    </w:rPr>
                    <m:t>×</m:t>
                  </m:r>
                  <m:r>
                    <m:rPr>
                      <m:sty m:val="p"/>
                    </m:rPr>
                    <w:rPr>
                      <w:rStyle w:val="mord"/>
                      <w:rFonts w:ascii="Cambria Math" w:hAnsi="Cambria Math" w:cs="Arial"/>
                      <w:sz w:val="22"/>
                      <w:szCs w:val="22"/>
                    </w:rPr>
                    <m:t>Δ</m:t>
                  </m:r>
                  <m:ctrlPr>
                    <w:rPr>
                      <w:rStyle w:val="mclose"/>
                      <w:rFonts w:ascii="Cambria Math" w:hAnsi="Cambria Math" w:cs="Arial"/>
                      <w:sz w:val="22"/>
                      <w:szCs w:val="22"/>
                    </w:rPr>
                  </m:ctrlPr>
                </m:e>
              </m:d>
              <m:r>
                <m:rPr>
                  <m:sty m:val="p"/>
                </m:rPr>
                <w:rPr>
                  <w:rStyle w:val="mbin"/>
                  <w:rFonts w:ascii="Cambria Math" w:hAnsi="Cambria Math" w:cs="Arial"/>
                  <w:sz w:val="22"/>
                  <w:szCs w:val="22"/>
                </w:rPr>
                <m:t>+</m:t>
              </m:r>
              <m:r>
                <m:rPr>
                  <m:sty m:val="p"/>
                </m:rPr>
                <w:rPr>
                  <w:rStyle w:val="mord"/>
                  <w:rFonts w:ascii="Cambria Math" w:hAnsi="Cambria Math" w:cs="Arial"/>
                  <w:sz w:val="22"/>
                  <w:szCs w:val="22"/>
                </w:rPr>
                <m:t>B</m:t>
              </m:r>
              <m:r>
                <w:rPr>
                  <w:rFonts w:ascii="Cambria Math" w:hAnsi="Cambria Math" w:cs="Arial"/>
                  <w:sz w:val="22"/>
                  <w:szCs w:val="22"/>
                </w:rPr>
                <m:t>#</m:t>
              </m:r>
              <m:d>
                <m:dPr>
                  <m:ctrlPr>
                    <w:rPr>
                      <w:rStyle w:val="mord"/>
                      <w:rFonts w:ascii="Cambria Math" w:hAnsi="Cambria Math" w:cs="Arial"/>
                      <w:sz w:val="22"/>
                      <w:szCs w:val="22"/>
                    </w:rPr>
                  </m:ctrlPr>
                </m:dPr>
                <m:e>
                  <m:r>
                    <m:rPr>
                      <m:sty m:val="p"/>
                    </m:rPr>
                    <w:rPr>
                      <w:rStyle w:val="mord"/>
                      <w:rFonts w:ascii="Cambria Math" w:hAnsi="Cambria Math" w:cs="Arial"/>
                      <w:sz w:val="22"/>
                      <w:szCs w:val="22"/>
                    </w:rPr>
                    <m:t>6</m:t>
                  </m:r>
                </m:e>
              </m:d>
              <m:ctrlPr>
                <w:rPr>
                  <w:rFonts w:ascii="Cambria Math" w:hAnsi="Cambria Math" w:cs="Arial"/>
                  <w:i/>
                  <w:sz w:val="22"/>
                  <w:szCs w:val="22"/>
                </w:rPr>
              </m:ctrlPr>
            </m:e>
          </m:eqArr>
        </m:oMath>
      </m:oMathPara>
    </w:p>
    <w:p w14:paraId="462039CC" w14:textId="260C9627" w:rsidR="00F9097A" w:rsidRPr="00106D83" w:rsidRDefault="00B86D77" w:rsidP="00BD0EAE">
      <w:pPr>
        <w:jc w:val="both"/>
        <w:rPr>
          <w:rFonts w:ascii="Arial" w:hAnsi="Arial" w:cs="Arial"/>
          <w:sz w:val="22"/>
          <w:szCs w:val="22"/>
        </w:rPr>
      </w:pPr>
      <w:r w:rsidRPr="00106D83">
        <w:rPr>
          <w:rFonts w:ascii="Arial" w:hAnsi="Arial" w:cs="Arial"/>
          <w:sz w:val="22"/>
          <w:szCs w:val="22"/>
        </w:rPr>
        <w:t>The weights were adjusted in the all-experiments design to improve performance across all six conditions.</w:t>
      </w:r>
      <w:commentRangeEnd w:id="171"/>
      <w:r w:rsidR="00B01E96" w:rsidRPr="00106D83">
        <w:rPr>
          <w:rStyle w:val="CommentReference"/>
          <w:rFonts w:ascii="Arial" w:hAnsi="Arial" w:cs="Arial"/>
          <w:sz w:val="22"/>
          <w:szCs w:val="22"/>
        </w:rPr>
        <w:commentReference w:id="171"/>
      </w:r>
    </w:p>
    <w:p w14:paraId="370EF25E" w14:textId="0C4E06F2" w:rsidR="00F05AD7" w:rsidRPr="00106D83" w:rsidRDefault="002906F2" w:rsidP="00BD0EAE">
      <w:pPr>
        <w:jc w:val="both"/>
        <w:rPr>
          <w:rFonts w:ascii="Arial" w:hAnsi="Arial" w:cs="Arial"/>
          <w:sz w:val="22"/>
          <w:szCs w:val="22"/>
        </w:rPr>
      </w:pPr>
      <w:r w:rsidRPr="00106D83">
        <w:rPr>
          <w:rFonts w:ascii="Arial" w:hAnsi="Arial" w:cs="Arial"/>
          <w:sz w:val="22"/>
          <w:szCs w:val="22"/>
        </w:rPr>
        <w:t xml:space="preserve">The two models were trained for 500,000 steps, a duration chosen to ensure stable grip control in line with simulation-to-real precedents (68,69). </w:t>
      </w:r>
      <w:r w:rsidR="00AA6397" w:rsidRPr="00106D83">
        <w:rPr>
          <w:rFonts w:ascii="Arial" w:hAnsi="Arial" w:cs="Arial"/>
          <w:sz w:val="22"/>
          <w:szCs w:val="22"/>
        </w:rPr>
        <w:t>Training performance metrics were collected</w:t>
      </w:r>
      <w:r w:rsidR="0030733F" w:rsidRPr="00106D83">
        <w:rPr>
          <w:rFonts w:ascii="Arial" w:hAnsi="Arial" w:cs="Arial"/>
          <w:sz w:val="22"/>
          <w:szCs w:val="22"/>
        </w:rPr>
        <w:t xml:space="preserve">, shown on </w:t>
      </w:r>
      <w:r w:rsidR="001C310C" w:rsidRPr="00106D83">
        <w:rPr>
          <w:rFonts w:ascii="Arial" w:hAnsi="Arial" w:cs="Arial"/>
          <w:sz w:val="22"/>
          <w:szCs w:val="22"/>
        </w:rPr>
        <w:t>F</w:t>
      </w:r>
      <w:r w:rsidR="0030733F" w:rsidRPr="00106D83">
        <w:rPr>
          <w:rFonts w:ascii="Arial" w:hAnsi="Arial" w:cs="Arial"/>
          <w:sz w:val="22"/>
          <w:szCs w:val="22"/>
        </w:rPr>
        <w:t>igure</w:t>
      </w:r>
      <w:r w:rsidR="001C310C" w:rsidRPr="00106D83">
        <w:rPr>
          <w:rFonts w:ascii="Arial" w:hAnsi="Arial" w:cs="Arial"/>
          <w:sz w:val="22"/>
          <w:szCs w:val="22"/>
        </w:rPr>
        <w:t>’s</w:t>
      </w:r>
      <w:r w:rsidR="0030733F" w:rsidRPr="00106D83">
        <w:rPr>
          <w:rFonts w:ascii="Arial" w:hAnsi="Arial" w:cs="Arial"/>
          <w:sz w:val="22"/>
          <w:szCs w:val="22"/>
        </w:rPr>
        <w:t xml:space="preserve"> A</w:t>
      </w:r>
      <w:r w:rsidR="001C310C" w:rsidRPr="00106D83">
        <w:rPr>
          <w:rFonts w:ascii="Arial" w:hAnsi="Arial" w:cs="Arial"/>
          <w:sz w:val="22"/>
          <w:szCs w:val="22"/>
        </w:rPr>
        <w:t>2 and A3</w:t>
      </w:r>
      <w:r w:rsidR="00AA6397" w:rsidRPr="00106D83">
        <w:rPr>
          <w:rFonts w:ascii="Arial" w:hAnsi="Arial" w:cs="Arial"/>
          <w:sz w:val="22"/>
          <w:szCs w:val="22"/>
        </w:rPr>
        <w:t xml:space="preserve">, and the final model was evaluated against the non-RL enhanced hand </w:t>
      </w:r>
      <w:r w:rsidRPr="00106D83">
        <w:rPr>
          <w:rFonts w:ascii="Arial" w:hAnsi="Arial" w:cs="Arial"/>
          <w:sz w:val="22"/>
          <w:szCs w:val="22"/>
        </w:rPr>
        <w:t>over</w:t>
      </w:r>
      <w:r w:rsidR="00AA6397" w:rsidRPr="00106D83">
        <w:rPr>
          <w:rFonts w:ascii="Arial" w:hAnsi="Arial" w:cs="Arial"/>
          <w:sz w:val="22"/>
          <w:szCs w:val="22"/>
        </w:rPr>
        <w:t xml:space="preserve"> 30 grasping trials for each of the 6 </w:t>
      </w:r>
      <w:r w:rsidR="00D06B47" w:rsidRPr="00106D83">
        <w:rPr>
          <w:rFonts w:ascii="Arial" w:hAnsi="Arial" w:cs="Arial"/>
          <w:sz w:val="22"/>
          <w:szCs w:val="22"/>
        </w:rPr>
        <w:t>experiments</w:t>
      </w:r>
      <w:r w:rsidR="00AA6397" w:rsidRPr="00106D83">
        <w:rPr>
          <w:rFonts w:ascii="Arial" w:hAnsi="Arial" w:cs="Arial"/>
          <w:sz w:val="22"/>
          <w:szCs w:val="22"/>
        </w:rPr>
        <w:t>.</w:t>
      </w:r>
    </w:p>
    <w:p w14:paraId="30BEA9DB" w14:textId="1494E361" w:rsidR="00575DBC" w:rsidRPr="00106D83" w:rsidRDefault="623DC121" w:rsidP="00FD5829">
      <w:pPr>
        <w:pStyle w:val="Heading2"/>
        <w:jc w:val="center"/>
        <w:rPr>
          <w:rFonts w:ascii="Arial" w:hAnsi="Arial" w:cs="Arial"/>
          <w:sz w:val="22"/>
          <w:szCs w:val="22"/>
        </w:rPr>
      </w:pPr>
      <w:bookmarkStart w:id="172" w:name="_Toc1942444457"/>
      <w:bookmarkStart w:id="173" w:name="_Toc197363921"/>
      <w:bookmarkStart w:id="174" w:name="_Toc197364560"/>
      <w:bookmarkStart w:id="175" w:name="_Toc197364599"/>
      <w:bookmarkStart w:id="176" w:name="_Toc197626254"/>
      <w:bookmarkStart w:id="177" w:name="_Toc197768168"/>
      <w:bookmarkStart w:id="178" w:name="_Toc197770474"/>
      <w:bookmarkStart w:id="179" w:name="_Toc197984223"/>
      <w:bookmarkStart w:id="180" w:name="_Toc198116547"/>
      <w:r w:rsidRPr="00106D83">
        <w:rPr>
          <w:rFonts w:ascii="Arial" w:hAnsi="Arial" w:cs="Arial"/>
          <w:sz w:val="22"/>
          <w:szCs w:val="22"/>
        </w:rPr>
        <w:t>2.</w:t>
      </w:r>
      <w:r w:rsidR="14B08EBE" w:rsidRPr="00106D83">
        <w:rPr>
          <w:rFonts w:ascii="Arial" w:hAnsi="Arial" w:cs="Arial"/>
          <w:sz w:val="22"/>
          <w:szCs w:val="22"/>
        </w:rPr>
        <w:t>5</w:t>
      </w:r>
      <w:r w:rsidRPr="00106D83">
        <w:rPr>
          <w:rFonts w:ascii="Arial" w:hAnsi="Arial" w:cs="Arial"/>
          <w:sz w:val="22"/>
          <w:szCs w:val="22"/>
        </w:rPr>
        <w:t xml:space="preserve"> Evaluation Metrics</w:t>
      </w:r>
      <w:bookmarkStart w:id="181" w:name="_Toc689865128"/>
      <w:bookmarkEnd w:id="172"/>
      <w:bookmarkEnd w:id="173"/>
      <w:bookmarkEnd w:id="174"/>
      <w:bookmarkEnd w:id="175"/>
      <w:r w:rsidR="00E54468" w:rsidRPr="00106D83">
        <w:rPr>
          <w:rFonts w:ascii="Arial" w:hAnsi="Arial" w:cs="Arial"/>
          <w:sz w:val="22"/>
          <w:szCs w:val="22"/>
        </w:rPr>
        <w:t xml:space="preserve"> and Statistical Analysis</w:t>
      </w:r>
      <w:bookmarkEnd w:id="176"/>
      <w:bookmarkEnd w:id="177"/>
      <w:bookmarkEnd w:id="178"/>
      <w:bookmarkEnd w:id="179"/>
      <w:bookmarkEnd w:id="180"/>
    </w:p>
    <w:p w14:paraId="43D3E659" w14:textId="3183A8F8" w:rsidR="00E54468" w:rsidRPr="00106D83" w:rsidRDefault="008C536E" w:rsidP="00BD0EAE">
      <w:pPr>
        <w:jc w:val="both"/>
        <w:rPr>
          <w:rFonts w:ascii="Arial" w:hAnsi="Arial" w:cs="Arial"/>
          <w:sz w:val="22"/>
          <w:szCs w:val="22"/>
        </w:rPr>
      </w:pPr>
      <w:commentRangeStart w:id="182"/>
      <w:r w:rsidRPr="00106D83">
        <w:rPr>
          <w:rFonts w:ascii="Arial" w:hAnsi="Arial" w:cs="Arial"/>
          <w:sz w:val="22"/>
          <w:szCs w:val="22"/>
        </w:rPr>
        <w:t xml:space="preserve">CV performance was measured with accuracy, precision, recall, and </w:t>
      </w:r>
      <w:r w:rsidR="00D06B47" w:rsidRPr="00106D83">
        <w:rPr>
          <w:rFonts w:ascii="Arial" w:hAnsi="Arial" w:cs="Arial"/>
          <w:sz w:val="22"/>
          <w:szCs w:val="22"/>
        </w:rPr>
        <w:t xml:space="preserve">an </w:t>
      </w:r>
      <w:r w:rsidRPr="00106D83">
        <w:rPr>
          <w:rFonts w:ascii="Arial" w:hAnsi="Arial" w:cs="Arial"/>
          <w:sz w:val="22"/>
          <w:szCs w:val="22"/>
        </w:rPr>
        <w:t>F1</w:t>
      </w:r>
      <w:r w:rsidR="00D06B47" w:rsidRPr="00106D83">
        <w:rPr>
          <w:rFonts w:ascii="Arial" w:hAnsi="Arial" w:cs="Arial"/>
          <w:sz w:val="22"/>
          <w:szCs w:val="22"/>
        </w:rPr>
        <w:t xml:space="preserve"> score</w:t>
      </w:r>
      <w:commentRangeEnd w:id="182"/>
      <w:r w:rsidR="00D06B47" w:rsidRPr="00106D83">
        <w:rPr>
          <w:rStyle w:val="CommentReference"/>
          <w:rFonts w:ascii="Arial" w:hAnsi="Arial" w:cs="Arial"/>
          <w:sz w:val="22"/>
          <w:szCs w:val="22"/>
        </w:rPr>
        <w:commentReference w:id="182"/>
      </w:r>
      <w:r w:rsidR="00B21281" w:rsidRPr="00106D83">
        <w:rPr>
          <w:rFonts w:ascii="Arial" w:hAnsi="Arial" w:cs="Arial"/>
          <w:sz w:val="22"/>
          <w:szCs w:val="22"/>
        </w:rPr>
        <w:t xml:space="preserve">, explained on Table </w:t>
      </w:r>
      <w:r w:rsidR="005F6A1E" w:rsidRPr="00106D83">
        <w:rPr>
          <w:rFonts w:ascii="Arial" w:hAnsi="Arial" w:cs="Arial"/>
          <w:sz w:val="22"/>
          <w:szCs w:val="22"/>
        </w:rPr>
        <w:t>10</w:t>
      </w:r>
      <w:r w:rsidRPr="00106D83">
        <w:rPr>
          <w:rFonts w:ascii="Arial" w:hAnsi="Arial" w:cs="Arial"/>
          <w:sz w:val="22"/>
          <w:szCs w:val="22"/>
        </w:rPr>
        <w:t>.</w:t>
      </w:r>
      <w:r w:rsidR="00CC3D17" w:rsidRPr="00106D83">
        <w:rPr>
          <w:rFonts w:ascii="Arial" w:hAnsi="Arial" w:cs="Arial"/>
          <w:sz w:val="22"/>
          <w:szCs w:val="22"/>
        </w:rPr>
        <w:t xml:space="preserve"> </w:t>
      </w:r>
      <w:r w:rsidR="00105306" w:rsidRPr="00106D83">
        <w:rPr>
          <w:rFonts w:ascii="Arial" w:hAnsi="Arial" w:cs="Arial"/>
          <w:sz w:val="22"/>
          <w:szCs w:val="22"/>
        </w:rPr>
        <w:t xml:space="preserve">Detection confidence and inference time were tracked as real-time metrics to assess the model’s robustness across the four environmental conditions. </w:t>
      </w:r>
      <w:commentRangeStart w:id="183"/>
      <w:r w:rsidR="0080452F" w:rsidRPr="00106D83">
        <w:rPr>
          <w:rFonts w:ascii="Arial" w:hAnsi="Arial" w:cs="Arial"/>
          <w:sz w:val="22"/>
          <w:szCs w:val="22"/>
        </w:rPr>
        <w:t>RL model training was assessed using episode reward, training loss, entropy, and episode length to track convergence and learning dynamics</w:t>
      </w:r>
      <w:commentRangeEnd w:id="183"/>
      <w:r w:rsidR="00C753E7" w:rsidRPr="00106D83">
        <w:rPr>
          <w:rStyle w:val="CommentReference"/>
          <w:rFonts w:ascii="Arial" w:hAnsi="Arial" w:cs="Arial"/>
          <w:sz w:val="22"/>
          <w:szCs w:val="22"/>
        </w:rPr>
        <w:commentReference w:id="183"/>
      </w:r>
      <w:r w:rsidR="0080452F" w:rsidRPr="00106D83">
        <w:rPr>
          <w:rFonts w:ascii="Arial" w:hAnsi="Arial" w:cs="Arial"/>
          <w:sz w:val="22"/>
          <w:szCs w:val="22"/>
        </w:rPr>
        <w:t xml:space="preserve">. </w:t>
      </w:r>
      <w:r w:rsidR="009A6B0D" w:rsidRPr="00106D83">
        <w:rPr>
          <w:rFonts w:ascii="Arial" w:hAnsi="Arial" w:cs="Arial"/>
          <w:sz w:val="22"/>
          <w:szCs w:val="22"/>
        </w:rPr>
        <w:t>The f</w:t>
      </w:r>
      <w:r w:rsidR="0080452F" w:rsidRPr="00106D83">
        <w:rPr>
          <w:rFonts w:ascii="Arial" w:hAnsi="Arial" w:cs="Arial"/>
          <w:sz w:val="22"/>
          <w:szCs w:val="22"/>
        </w:rPr>
        <w:t xml:space="preserve">inal grip performance was evaluated </w:t>
      </w:r>
      <w:r w:rsidR="00940034" w:rsidRPr="00106D83">
        <w:rPr>
          <w:rFonts w:ascii="Arial" w:hAnsi="Arial" w:cs="Arial"/>
          <w:sz w:val="22"/>
          <w:szCs w:val="22"/>
        </w:rPr>
        <w:t xml:space="preserve">against the non-RL models performance </w:t>
      </w:r>
      <w:r w:rsidR="0080452F" w:rsidRPr="00106D83">
        <w:rPr>
          <w:rFonts w:ascii="Arial" w:hAnsi="Arial" w:cs="Arial"/>
          <w:sz w:val="22"/>
          <w:szCs w:val="22"/>
        </w:rPr>
        <w:t xml:space="preserve">using average grip force, </w:t>
      </w:r>
      <w:r w:rsidR="003E3F67" w:rsidRPr="00106D83">
        <w:rPr>
          <w:rFonts w:ascii="Arial" w:hAnsi="Arial" w:cs="Arial"/>
          <w:sz w:val="22"/>
          <w:szCs w:val="22"/>
        </w:rPr>
        <w:t xml:space="preserve">reaction </w:t>
      </w:r>
      <w:r w:rsidR="0080452F" w:rsidRPr="00106D83">
        <w:rPr>
          <w:rFonts w:ascii="Arial" w:hAnsi="Arial" w:cs="Arial"/>
          <w:sz w:val="22"/>
          <w:szCs w:val="22"/>
        </w:rPr>
        <w:t xml:space="preserve">force distribution across </w:t>
      </w:r>
      <w:r w:rsidR="00940034" w:rsidRPr="00106D83">
        <w:rPr>
          <w:rFonts w:ascii="Arial" w:hAnsi="Arial" w:cs="Arial"/>
          <w:sz w:val="22"/>
          <w:szCs w:val="22"/>
        </w:rPr>
        <w:t xml:space="preserve">the </w:t>
      </w:r>
      <w:r w:rsidR="003E3F67" w:rsidRPr="00106D83">
        <w:rPr>
          <w:rFonts w:ascii="Arial" w:hAnsi="Arial" w:cs="Arial"/>
          <w:sz w:val="22"/>
          <w:szCs w:val="22"/>
        </w:rPr>
        <w:t>links</w:t>
      </w:r>
      <w:r w:rsidR="0080452F" w:rsidRPr="00106D83">
        <w:rPr>
          <w:rFonts w:ascii="Arial" w:hAnsi="Arial" w:cs="Arial"/>
          <w:sz w:val="22"/>
          <w:szCs w:val="22"/>
        </w:rPr>
        <w:t xml:space="preserve">, and </w:t>
      </w:r>
      <w:r w:rsidR="003E3F67" w:rsidRPr="00106D83">
        <w:rPr>
          <w:rFonts w:ascii="Arial" w:hAnsi="Arial" w:cs="Arial"/>
          <w:sz w:val="22"/>
          <w:szCs w:val="22"/>
        </w:rPr>
        <w:t xml:space="preserve">the </w:t>
      </w:r>
      <w:r w:rsidR="0080452F" w:rsidRPr="00106D83">
        <w:rPr>
          <w:rFonts w:ascii="Arial" w:hAnsi="Arial" w:cs="Arial"/>
          <w:sz w:val="22"/>
          <w:szCs w:val="22"/>
        </w:rPr>
        <w:t>slip</w:t>
      </w:r>
      <w:r w:rsidR="003E3F67" w:rsidRPr="00106D83">
        <w:rPr>
          <w:rFonts w:ascii="Arial" w:hAnsi="Arial" w:cs="Arial"/>
          <w:sz w:val="22"/>
          <w:szCs w:val="22"/>
        </w:rPr>
        <w:t xml:space="preserve"> experienced by the </w:t>
      </w:r>
      <w:r w:rsidR="00F459F5" w:rsidRPr="00106D83">
        <w:rPr>
          <w:rFonts w:ascii="Arial" w:hAnsi="Arial" w:cs="Arial"/>
          <w:sz w:val="22"/>
          <w:szCs w:val="22"/>
        </w:rPr>
        <w:t>drinking containers</w:t>
      </w:r>
      <w:r w:rsidR="003E3F67" w:rsidRPr="00106D83">
        <w:rPr>
          <w:rFonts w:ascii="Arial" w:hAnsi="Arial" w:cs="Arial"/>
          <w:sz w:val="22"/>
          <w:szCs w:val="22"/>
        </w:rPr>
        <w:t xml:space="preserve"> </w:t>
      </w:r>
      <w:r w:rsidR="00D06B47" w:rsidRPr="00106D83">
        <w:rPr>
          <w:rFonts w:ascii="Arial" w:hAnsi="Arial" w:cs="Arial"/>
          <w:sz w:val="22"/>
          <w:szCs w:val="22"/>
        </w:rPr>
        <w:t>after</w:t>
      </w:r>
      <w:r w:rsidR="003E3F67" w:rsidRPr="00106D83">
        <w:rPr>
          <w:rFonts w:ascii="Arial" w:hAnsi="Arial" w:cs="Arial"/>
          <w:sz w:val="22"/>
          <w:szCs w:val="22"/>
        </w:rPr>
        <w:t xml:space="preserve"> the shake test</w:t>
      </w:r>
      <w:r w:rsidR="0080452F" w:rsidRPr="00106D83">
        <w:rPr>
          <w:rFonts w:ascii="Arial" w:hAnsi="Arial" w:cs="Arial"/>
          <w:sz w:val="22"/>
          <w:szCs w:val="22"/>
        </w:rPr>
        <w:t>.</w:t>
      </w:r>
    </w:p>
    <w:p w14:paraId="381B5313" w14:textId="375A420A" w:rsidR="004D5A10" w:rsidRPr="00106D83" w:rsidRDefault="006B6649" w:rsidP="00BD0EAE">
      <w:pPr>
        <w:jc w:val="both"/>
        <w:rPr>
          <w:rFonts w:ascii="Arial" w:hAnsi="Arial" w:cs="Arial"/>
          <w:sz w:val="22"/>
          <w:szCs w:val="22"/>
        </w:rPr>
      </w:pPr>
      <w:commentRangeStart w:id="184"/>
      <w:r w:rsidRPr="00106D83">
        <w:rPr>
          <w:rFonts w:ascii="Arial" w:hAnsi="Arial" w:cs="Arial"/>
          <w:sz w:val="22"/>
          <w:szCs w:val="22"/>
        </w:rPr>
        <w:t>Normality and homogeneity of variance were assessed with Shapiro–Wilk and Levene tests to guide the choice of statistical analyses</w:t>
      </w:r>
      <w:r w:rsidR="00402245" w:rsidRPr="00106D83">
        <w:rPr>
          <w:rFonts w:ascii="Arial" w:hAnsi="Arial" w:cs="Arial"/>
          <w:sz w:val="22"/>
          <w:szCs w:val="22"/>
        </w:rPr>
        <w:t xml:space="preserve">, for which </w:t>
      </w:r>
      <w:r w:rsidR="00135DB5" w:rsidRPr="00106D83">
        <w:rPr>
          <w:rFonts w:ascii="Arial" w:hAnsi="Arial" w:cs="Arial"/>
          <w:sz w:val="22"/>
          <w:szCs w:val="22"/>
        </w:rPr>
        <w:t>the</w:t>
      </w:r>
      <w:r w:rsidR="00051555" w:rsidRPr="00106D83">
        <w:rPr>
          <w:rFonts w:ascii="Arial" w:hAnsi="Arial" w:cs="Arial"/>
          <w:sz w:val="22"/>
          <w:szCs w:val="22"/>
        </w:rPr>
        <w:t xml:space="preserve"> real-time</w:t>
      </w:r>
      <w:r w:rsidR="00402245" w:rsidRPr="00106D83">
        <w:rPr>
          <w:rFonts w:ascii="Arial" w:hAnsi="Arial" w:cs="Arial"/>
          <w:sz w:val="22"/>
          <w:szCs w:val="22"/>
        </w:rPr>
        <w:t xml:space="preserve"> </w:t>
      </w:r>
      <w:r w:rsidR="00931847" w:rsidRPr="00106D83">
        <w:rPr>
          <w:rFonts w:ascii="Arial" w:hAnsi="Arial" w:cs="Arial"/>
          <w:sz w:val="22"/>
          <w:szCs w:val="22"/>
        </w:rPr>
        <w:t xml:space="preserve">CV </w:t>
      </w:r>
      <w:r w:rsidR="00051555" w:rsidRPr="00106D83">
        <w:rPr>
          <w:rFonts w:ascii="Arial" w:hAnsi="Arial" w:cs="Arial"/>
          <w:sz w:val="22"/>
          <w:szCs w:val="22"/>
        </w:rPr>
        <w:t xml:space="preserve">performance </w:t>
      </w:r>
      <w:r w:rsidR="00402245" w:rsidRPr="00106D83">
        <w:rPr>
          <w:rFonts w:ascii="Arial" w:hAnsi="Arial" w:cs="Arial"/>
          <w:sz w:val="22"/>
          <w:szCs w:val="22"/>
        </w:rPr>
        <w:t>results failed</w:t>
      </w:r>
      <w:r w:rsidR="00051555" w:rsidRPr="00106D83">
        <w:rPr>
          <w:rFonts w:ascii="Arial" w:hAnsi="Arial" w:cs="Arial"/>
          <w:sz w:val="22"/>
          <w:szCs w:val="22"/>
        </w:rPr>
        <w:t>. Though, the variances were comparable</w:t>
      </w:r>
      <w:r w:rsidR="00402245" w:rsidRPr="00106D83">
        <w:rPr>
          <w:rFonts w:ascii="Arial" w:hAnsi="Arial" w:cs="Arial"/>
          <w:sz w:val="22"/>
          <w:szCs w:val="22"/>
        </w:rPr>
        <w:t xml:space="preserve">, leading to the use of </w:t>
      </w:r>
      <w:r w:rsidR="00523EDD" w:rsidRPr="00106D83">
        <w:rPr>
          <w:rFonts w:ascii="Arial" w:hAnsi="Arial" w:cs="Arial"/>
          <w:sz w:val="22"/>
          <w:szCs w:val="22"/>
        </w:rPr>
        <w:t>a Kruskal–</w:t>
      </w:r>
      <w:proofErr w:type="gramStart"/>
      <w:r w:rsidR="00523EDD" w:rsidRPr="00106D83">
        <w:rPr>
          <w:rFonts w:ascii="Arial" w:hAnsi="Arial" w:cs="Arial"/>
          <w:sz w:val="22"/>
          <w:szCs w:val="22"/>
        </w:rPr>
        <w:t>Wallis</w:t>
      </w:r>
      <w:proofErr w:type="gramEnd"/>
      <w:r w:rsidR="00523EDD" w:rsidRPr="00106D83">
        <w:rPr>
          <w:rFonts w:ascii="Arial" w:hAnsi="Arial" w:cs="Arial"/>
          <w:sz w:val="22"/>
          <w:szCs w:val="22"/>
        </w:rPr>
        <w:t xml:space="preserve"> test (η²</w:t>
      </w:r>
      <w:r w:rsidR="00523EDD" w:rsidRPr="00106D83">
        <w:rPr>
          <w:rFonts w:ascii="Segoe UI Symbol" w:hAnsi="Segoe UI Symbol" w:cs="Segoe UI Symbol"/>
          <w:sz w:val="22"/>
          <w:szCs w:val="22"/>
        </w:rPr>
        <w:t>ₕ</w:t>
      </w:r>
      <w:r w:rsidR="00523EDD" w:rsidRPr="00106D83">
        <w:rPr>
          <w:rFonts w:ascii="Arial" w:hAnsi="Arial" w:cs="Arial"/>
          <w:sz w:val="22"/>
          <w:szCs w:val="22"/>
        </w:rPr>
        <w:t>), followed by Dunn’s post-hoc pairwise comparisons</w:t>
      </w:r>
      <w:r w:rsidR="0015040E" w:rsidRPr="00106D83">
        <w:rPr>
          <w:rFonts w:ascii="Arial" w:hAnsi="Arial" w:cs="Arial"/>
          <w:sz w:val="22"/>
          <w:szCs w:val="22"/>
        </w:rPr>
        <w:t>,</w:t>
      </w:r>
      <w:r w:rsidR="00523EDD" w:rsidRPr="00106D83">
        <w:rPr>
          <w:rFonts w:ascii="Arial" w:hAnsi="Arial" w:cs="Arial"/>
          <w:sz w:val="22"/>
          <w:szCs w:val="22"/>
        </w:rPr>
        <w:t xml:space="preserve"> reporting effect sizes (r).</w:t>
      </w:r>
    </w:p>
    <w:p w14:paraId="43C48E2B" w14:textId="70D2B761" w:rsidR="00356B3A" w:rsidRPr="00106D83" w:rsidRDefault="00D21973" w:rsidP="00BD0EAE">
      <w:pPr>
        <w:jc w:val="both"/>
        <w:rPr>
          <w:rFonts w:ascii="Arial" w:hAnsi="Arial" w:cs="Arial"/>
          <w:sz w:val="22"/>
          <w:szCs w:val="22"/>
        </w:rPr>
      </w:pPr>
      <w:r w:rsidRPr="00106D83">
        <w:rPr>
          <w:rFonts w:ascii="Arial" w:hAnsi="Arial" w:cs="Arial"/>
          <w:sz w:val="22"/>
          <w:szCs w:val="22"/>
        </w:rPr>
        <w:t xml:space="preserve">For the RL vs </w:t>
      </w:r>
      <w:r w:rsidR="009E4344" w:rsidRPr="00106D83">
        <w:rPr>
          <w:rFonts w:ascii="Arial" w:hAnsi="Arial" w:cs="Arial"/>
          <w:sz w:val="22"/>
          <w:szCs w:val="22"/>
        </w:rPr>
        <w:t>non-RL</w:t>
      </w:r>
      <w:r w:rsidRPr="00106D83">
        <w:rPr>
          <w:rFonts w:ascii="Arial" w:hAnsi="Arial" w:cs="Arial"/>
          <w:sz w:val="22"/>
          <w:szCs w:val="22"/>
        </w:rPr>
        <w:t xml:space="preserve"> hand assessment,</w:t>
      </w:r>
      <w:r w:rsidR="00A047EF" w:rsidRPr="00106D83">
        <w:rPr>
          <w:rFonts w:ascii="Arial" w:hAnsi="Arial" w:cs="Arial"/>
          <w:sz w:val="22"/>
          <w:szCs w:val="22"/>
        </w:rPr>
        <w:t xml:space="preserve"> </w:t>
      </w:r>
      <w:r w:rsidR="00EC0A62" w:rsidRPr="00106D83">
        <w:rPr>
          <w:rFonts w:ascii="Arial" w:hAnsi="Arial" w:cs="Arial"/>
          <w:sz w:val="22"/>
          <w:szCs w:val="22"/>
        </w:rPr>
        <w:t>raw metrics and standard deviations were reported for comparison.</w:t>
      </w:r>
      <w:r w:rsidR="005A22A8" w:rsidRPr="00106D83">
        <w:rPr>
          <w:rFonts w:ascii="Arial" w:hAnsi="Arial" w:cs="Arial"/>
          <w:sz w:val="22"/>
          <w:szCs w:val="22"/>
        </w:rPr>
        <w:t xml:space="preserve"> </w:t>
      </w:r>
      <w:r w:rsidR="00EC0A62" w:rsidRPr="00106D83">
        <w:rPr>
          <w:rFonts w:ascii="Arial" w:hAnsi="Arial" w:cs="Arial"/>
          <w:sz w:val="22"/>
          <w:szCs w:val="22"/>
        </w:rPr>
        <w:t>T</w:t>
      </w:r>
      <w:r w:rsidR="00A047EF" w:rsidRPr="00106D83">
        <w:rPr>
          <w:rFonts w:ascii="Arial" w:hAnsi="Arial" w:cs="Arial"/>
          <w:sz w:val="22"/>
          <w:szCs w:val="22"/>
        </w:rPr>
        <w:t xml:space="preserve">he single </w:t>
      </w:r>
      <w:r w:rsidR="000B57F5" w:rsidRPr="00106D83">
        <w:rPr>
          <w:rFonts w:ascii="Arial" w:hAnsi="Arial" w:cs="Arial"/>
          <w:sz w:val="22"/>
          <w:szCs w:val="22"/>
        </w:rPr>
        <w:t>experiment</w:t>
      </w:r>
      <w:r w:rsidR="00A047EF" w:rsidRPr="00106D83">
        <w:rPr>
          <w:rFonts w:ascii="Arial" w:hAnsi="Arial" w:cs="Arial"/>
          <w:sz w:val="22"/>
          <w:szCs w:val="22"/>
        </w:rPr>
        <w:t xml:space="preserve"> model</w:t>
      </w:r>
      <w:r w:rsidRPr="00106D83">
        <w:rPr>
          <w:rFonts w:ascii="Arial" w:hAnsi="Arial" w:cs="Arial"/>
          <w:sz w:val="22"/>
          <w:szCs w:val="22"/>
        </w:rPr>
        <w:t xml:space="preserve"> showed </w:t>
      </w:r>
      <w:proofErr w:type="gramStart"/>
      <w:r w:rsidR="00A047EF" w:rsidRPr="00106D83">
        <w:rPr>
          <w:rFonts w:ascii="Arial" w:hAnsi="Arial" w:cs="Arial"/>
          <w:sz w:val="22"/>
          <w:szCs w:val="22"/>
        </w:rPr>
        <w:t>normality</w:t>
      </w:r>
      <w:proofErr w:type="gramEnd"/>
      <w:r w:rsidR="005A4DBD" w:rsidRPr="00106D83">
        <w:rPr>
          <w:rFonts w:ascii="Arial" w:hAnsi="Arial" w:cs="Arial"/>
          <w:sz w:val="22"/>
          <w:szCs w:val="22"/>
        </w:rPr>
        <w:t xml:space="preserve"> but </w:t>
      </w:r>
      <w:r w:rsidR="00BA00F9" w:rsidRPr="00106D83">
        <w:rPr>
          <w:rFonts w:ascii="Arial" w:hAnsi="Arial" w:cs="Arial"/>
          <w:sz w:val="22"/>
          <w:szCs w:val="22"/>
        </w:rPr>
        <w:t>variances were significantly different, leading to the use of Welch’s t-test to evaluate</w:t>
      </w:r>
      <w:r w:rsidR="00164891" w:rsidRPr="00106D83">
        <w:rPr>
          <w:rFonts w:ascii="Arial" w:hAnsi="Arial" w:cs="Arial"/>
          <w:sz w:val="22"/>
          <w:szCs w:val="22"/>
        </w:rPr>
        <w:t xml:space="preserve"> performance </w:t>
      </w:r>
      <w:r w:rsidRPr="00106D83">
        <w:rPr>
          <w:rFonts w:ascii="Arial" w:hAnsi="Arial" w:cs="Arial"/>
          <w:sz w:val="22"/>
          <w:szCs w:val="22"/>
        </w:rPr>
        <w:t>of</w:t>
      </w:r>
      <w:r w:rsidR="00EE68BE" w:rsidRPr="00106D83">
        <w:rPr>
          <w:rFonts w:ascii="Arial" w:hAnsi="Arial" w:cs="Arial"/>
          <w:sz w:val="22"/>
          <w:szCs w:val="22"/>
        </w:rPr>
        <w:t xml:space="preserve"> gripping force and force distributio</w:t>
      </w:r>
      <w:r w:rsidRPr="00106D83">
        <w:rPr>
          <w:rFonts w:ascii="Arial" w:hAnsi="Arial" w:cs="Arial"/>
          <w:sz w:val="22"/>
          <w:szCs w:val="22"/>
        </w:rPr>
        <w:t>n</w:t>
      </w:r>
      <w:r w:rsidR="000E2DF3" w:rsidRPr="00106D83">
        <w:rPr>
          <w:rFonts w:ascii="Arial" w:hAnsi="Arial" w:cs="Arial"/>
          <w:sz w:val="22"/>
          <w:szCs w:val="22"/>
        </w:rPr>
        <w:t>. The slip metric</w:t>
      </w:r>
      <w:r w:rsidR="000576DE" w:rsidRPr="00106D83">
        <w:rPr>
          <w:rFonts w:ascii="Arial" w:hAnsi="Arial" w:cs="Arial"/>
          <w:sz w:val="22"/>
          <w:szCs w:val="22"/>
        </w:rPr>
        <w:t xml:space="preserve"> found that the slip was not n</w:t>
      </w:r>
      <w:r w:rsidR="006F6B72" w:rsidRPr="00106D83">
        <w:rPr>
          <w:rFonts w:ascii="Arial" w:hAnsi="Arial" w:cs="Arial"/>
          <w:sz w:val="22"/>
          <w:szCs w:val="22"/>
        </w:rPr>
        <w:t>ormally distributed</w:t>
      </w:r>
      <w:r w:rsidR="00331F65" w:rsidRPr="00106D83">
        <w:rPr>
          <w:rFonts w:ascii="Arial" w:hAnsi="Arial" w:cs="Arial"/>
          <w:sz w:val="22"/>
          <w:szCs w:val="22"/>
        </w:rPr>
        <w:t>, leading to the use of the Mann-Whitney U test</w:t>
      </w:r>
      <w:r w:rsidR="0058666D" w:rsidRPr="00106D83">
        <w:rPr>
          <w:rFonts w:ascii="Arial" w:hAnsi="Arial" w:cs="Arial"/>
          <w:sz w:val="22"/>
          <w:szCs w:val="22"/>
        </w:rPr>
        <w:t>.</w:t>
      </w:r>
      <w:r w:rsidR="00E35BC8" w:rsidRPr="00106D83">
        <w:rPr>
          <w:rFonts w:ascii="Arial" w:hAnsi="Arial" w:cs="Arial"/>
          <w:sz w:val="22"/>
          <w:szCs w:val="22"/>
        </w:rPr>
        <w:t xml:space="preserve"> For</w:t>
      </w:r>
      <w:r w:rsidR="00357D21" w:rsidRPr="00106D83">
        <w:rPr>
          <w:rFonts w:ascii="Arial" w:hAnsi="Arial" w:cs="Arial"/>
          <w:sz w:val="22"/>
          <w:szCs w:val="22"/>
        </w:rPr>
        <w:t xml:space="preserve"> the all</w:t>
      </w:r>
      <w:ins w:id="185" w:author="benjaminjihawkins@gmail.com" w:date="2025-04-17T16:47:00Z">
        <w:r w:rsidR="3FE25763" w:rsidRPr="00106D83">
          <w:rPr>
            <w:rFonts w:ascii="Arial" w:hAnsi="Arial" w:cs="Arial"/>
            <w:sz w:val="22"/>
            <w:szCs w:val="22"/>
          </w:rPr>
          <w:t>-</w:t>
        </w:r>
      </w:ins>
      <w:r w:rsidR="000B57F5" w:rsidRPr="00106D83">
        <w:rPr>
          <w:rFonts w:ascii="Arial" w:hAnsi="Arial" w:cs="Arial"/>
          <w:sz w:val="22"/>
          <w:szCs w:val="22"/>
        </w:rPr>
        <w:t>experiment</w:t>
      </w:r>
      <w:r w:rsidR="0027434E" w:rsidRPr="00106D83">
        <w:rPr>
          <w:rFonts w:ascii="Arial" w:hAnsi="Arial" w:cs="Arial"/>
          <w:sz w:val="22"/>
          <w:szCs w:val="22"/>
        </w:rPr>
        <w:t xml:space="preserve"> model, </w:t>
      </w:r>
      <w:r w:rsidR="00002911" w:rsidRPr="00106D83">
        <w:rPr>
          <w:rFonts w:ascii="Arial" w:hAnsi="Arial" w:cs="Arial"/>
          <w:sz w:val="22"/>
          <w:szCs w:val="22"/>
        </w:rPr>
        <w:t>normality was not observed overall</w:t>
      </w:r>
      <w:r w:rsidR="003819BE" w:rsidRPr="00106D83">
        <w:rPr>
          <w:rFonts w:ascii="Arial" w:hAnsi="Arial" w:cs="Arial"/>
          <w:sz w:val="22"/>
          <w:szCs w:val="22"/>
        </w:rPr>
        <w:t xml:space="preserve">, leading to the use of the </w:t>
      </w:r>
      <w:r w:rsidR="00575DBC" w:rsidRPr="00106D83">
        <w:rPr>
          <w:rFonts w:ascii="Arial" w:hAnsi="Arial" w:cs="Arial"/>
          <w:sz w:val="22"/>
          <w:szCs w:val="22"/>
        </w:rPr>
        <w:t>Mann–Whitney U</w:t>
      </w:r>
      <w:r w:rsidR="003819BE" w:rsidRPr="00106D83">
        <w:rPr>
          <w:rFonts w:ascii="Arial" w:hAnsi="Arial" w:cs="Arial"/>
          <w:sz w:val="22"/>
          <w:szCs w:val="22"/>
        </w:rPr>
        <w:t xml:space="preserve"> test </w:t>
      </w:r>
      <w:r w:rsidR="00575DBC" w:rsidRPr="00106D83">
        <w:rPr>
          <w:rFonts w:ascii="Arial" w:hAnsi="Arial" w:cs="Arial"/>
          <w:sz w:val="22"/>
          <w:szCs w:val="22"/>
        </w:rPr>
        <w:t xml:space="preserve">to </w:t>
      </w:r>
      <w:r w:rsidR="005A22A8" w:rsidRPr="00106D83">
        <w:rPr>
          <w:rFonts w:ascii="Arial" w:hAnsi="Arial" w:cs="Arial"/>
          <w:sz w:val="22"/>
          <w:szCs w:val="22"/>
        </w:rPr>
        <w:t>assess</w:t>
      </w:r>
      <w:r w:rsidR="003819BE" w:rsidRPr="00106D83">
        <w:rPr>
          <w:rFonts w:ascii="Arial" w:hAnsi="Arial" w:cs="Arial"/>
          <w:sz w:val="22"/>
          <w:szCs w:val="22"/>
        </w:rPr>
        <w:t xml:space="preserve"> </w:t>
      </w:r>
      <w:r w:rsidR="00937FF2" w:rsidRPr="00106D83">
        <w:rPr>
          <w:rFonts w:ascii="Arial" w:hAnsi="Arial" w:cs="Arial"/>
          <w:sz w:val="22"/>
          <w:szCs w:val="22"/>
        </w:rPr>
        <w:t xml:space="preserve">all </w:t>
      </w:r>
      <w:r w:rsidR="00EC743D" w:rsidRPr="00106D83">
        <w:rPr>
          <w:rFonts w:ascii="Arial" w:hAnsi="Arial" w:cs="Arial"/>
          <w:sz w:val="22"/>
          <w:szCs w:val="22"/>
        </w:rPr>
        <w:t>metrics</w:t>
      </w:r>
      <w:r w:rsidR="003819BE" w:rsidRPr="00106D83">
        <w:rPr>
          <w:rFonts w:ascii="Arial" w:hAnsi="Arial" w:cs="Arial"/>
          <w:sz w:val="22"/>
          <w:szCs w:val="22"/>
        </w:rPr>
        <w:t>.</w:t>
      </w:r>
      <w:bookmarkEnd w:id="181"/>
      <w:commentRangeEnd w:id="184"/>
      <w:r w:rsidR="00356B3A" w:rsidRPr="00106D83">
        <w:rPr>
          <w:rStyle w:val="CommentReference"/>
          <w:rFonts w:ascii="Arial" w:hAnsi="Arial" w:cs="Arial"/>
          <w:sz w:val="22"/>
          <w:szCs w:val="22"/>
        </w:rPr>
        <w:commentReference w:id="184"/>
      </w:r>
      <w:r w:rsidR="00356B3A" w:rsidRPr="00106D83">
        <w:rPr>
          <w:rFonts w:ascii="Arial" w:hAnsi="Arial" w:cs="Arial"/>
          <w:sz w:val="22"/>
          <w:szCs w:val="22"/>
        </w:rPr>
        <w:t xml:space="preserve"> </w:t>
      </w:r>
    </w:p>
    <w:p w14:paraId="6956F219" w14:textId="1895BEC7" w:rsidR="623DC121" w:rsidRPr="00106D83" w:rsidRDefault="00AC1ED9" w:rsidP="00BD0EAE">
      <w:pPr>
        <w:jc w:val="both"/>
        <w:rPr>
          <w:rFonts w:ascii="Arial" w:hAnsi="Arial" w:cs="Arial"/>
          <w:sz w:val="22"/>
          <w:szCs w:val="22"/>
        </w:rPr>
      </w:pPr>
      <w:r w:rsidRPr="00106D83">
        <w:rPr>
          <w:rFonts w:ascii="Arial" w:hAnsi="Arial" w:cs="Arial"/>
          <w:sz w:val="22"/>
          <w:szCs w:val="22"/>
        </w:rPr>
        <w:t xml:space="preserve">All tests were </w:t>
      </w:r>
      <w:r w:rsidR="00356B3A" w:rsidRPr="00106D83">
        <w:rPr>
          <w:rFonts w:ascii="Arial" w:hAnsi="Arial" w:cs="Arial"/>
          <w:sz w:val="22"/>
          <w:szCs w:val="22"/>
        </w:rPr>
        <w:t>evaluated</w:t>
      </w:r>
      <w:r w:rsidRPr="00106D83">
        <w:rPr>
          <w:rFonts w:ascii="Arial" w:hAnsi="Arial" w:cs="Arial"/>
          <w:sz w:val="22"/>
          <w:szCs w:val="22"/>
        </w:rPr>
        <w:t xml:space="preserve"> at the </w:t>
      </w:r>
      <w:r w:rsidR="007B2338" w:rsidRPr="00106D83">
        <w:rPr>
          <w:rFonts w:ascii="Arial" w:hAnsi="Arial" w:cs="Arial"/>
          <w:sz w:val="22"/>
          <w:szCs w:val="22"/>
        </w:rPr>
        <w:t>α=</w:t>
      </w:r>
      <w:r w:rsidRPr="00106D83">
        <w:rPr>
          <w:rFonts w:ascii="Arial" w:hAnsi="Arial" w:cs="Arial"/>
          <w:sz w:val="22"/>
          <w:szCs w:val="22"/>
        </w:rPr>
        <w:t>0.05 significance level</w:t>
      </w:r>
      <w:r w:rsidR="00DA26C2" w:rsidRPr="00106D83">
        <w:rPr>
          <w:rFonts w:ascii="Arial" w:hAnsi="Arial" w:cs="Arial"/>
          <w:sz w:val="22"/>
          <w:szCs w:val="22"/>
        </w:rPr>
        <w:t>, common practice for biomedical and machine learning</w:t>
      </w:r>
      <w:r w:rsidR="00EE4E73" w:rsidRPr="00106D83">
        <w:rPr>
          <w:rFonts w:ascii="Arial" w:hAnsi="Arial" w:cs="Arial"/>
          <w:sz w:val="22"/>
          <w:szCs w:val="22"/>
        </w:rPr>
        <w:t xml:space="preserve"> </w:t>
      </w:r>
      <w:r w:rsidR="004D6CB5" w:rsidRPr="00106D83">
        <w:rPr>
          <w:rFonts w:ascii="Arial" w:hAnsi="Arial" w:cs="Arial"/>
          <w:sz w:val="22"/>
          <w:szCs w:val="22"/>
        </w:rPr>
        <w:t>research</w:t>
      </w:r>
      <w:r w:rsidR="002A01B1" w:rsidRPr="00106D83">
        <w:rPr>
          <w:rFonts w:ascii="Arial" w:hAnsi="Arial" w:cs="Arial"/>
          <w:sz w:val="22"/>
          <w:szCs w:val="22"/>
        </w:rPr>
        <w:t xml:space="preserve"> (</w:t>
      </w:r>
      <w:r w:rsidR="003B5895" w:rsidRPr="00106D83">
        <w:rPr>
          <w:rFonts w:ascii="Arial" w:hAnsi="Arial" w:cs="Arial"/>
          <w:sz w:val="22"/>
          <w:szCs w:val="22"/>
        </w:rPr>
        <w:t>70</w:t>
      </w:r>
      <w:r w:rsidR="00E63DEF" w:rsidRPr="00106D83">
        <w:rPr>
          <w:rFonts w:ascii="Arial" w:hAnsi="Arial" w:cs="Arial"/>
          <w:sz w:val="22"/>
          <w:szCs w:val="22"/>
        </w:rPr>
        <w:t>,</w:t>
      </w:r>
      <w:r w:rsidR="00C6276F" w:rsidRPr="00106D83">
        <w:rPr>
          <w:rFonts w:ascii="Arial" w:hAnsi="Arial" w:cs="Arial"/>
          <w:sz w:val="22"/>
          <w:szCs w:val="22"/>
        </w:rPr>
        <w:t>7</w:t>
      </w:r>
      <w:r w:rsidR="003B5895" w:rsidRPr="00106D83">
        <w:rPr>
          <w:rFonts w:ascii="Arial" w:hAnsi="Arial" w:cs="Arial"/>
          <w:sz w:val="22"/>
          <w:szCs w:val="22"/>
        </w:rPr>
        <w:t>1</w:t>
      </w:r>
      <w:r w:rsidR="002B602D" w:rsidRPr="00106D83">
        <w:rPr>
          <w:rFonts w:ascii="Arial" w:hAnsi="Arial" w:cs="Arial"/>
          <w:sz w:val="22"/>
          <w:szCs w:val="22"/>
        </w:rPr>
        <w:t>)</w:t>
      </w:r>
      <w:r w:rsidR="002A01B1" w:rsidRPr="00106D83">
        <w:rPr>
          <w:rFonts w:ascii="Arial" w:hAnsi="Arial" w:cs="Arial"/>
          <w:sz w:val="22"/>
          <w:szCs w:val="22"/>
        </w:rPr>
        <w:t>.</w:t>
      </w:r>
    </w:p>
    <w:p w14:paraId="036C8726" w14:textId="4BB22F06" w:rsidR="623DC121" w:rsidRPr="00106D83" w:rsidRDefault="623DC121" w:rsidP="00FD5829">
      <w:pPr>
        <w:pStyle w:val="Heading1"/>
        <w:jc w:val="center"/>
        <w:rPr>
          <w:rFonts w:ascii="Arial" w:hAnsi="Arial" w:cs="Arial"/>
          <w:sz w:val="28"/>
          <w:szCs w:val="28"/>
        </w:rPr>
      </w:pPr>
      <w:bookmarkStart w:id="186" w:name="_Toc197363923"/>
      <w:bookmarkStart w:id="187" w:name="_Toc197364562"/>
      <w:bookmarkStart w:id="188" w:name="_Toc197364601"/>
      <w:bookmarkStart w:id="189" w:name="_Toc197626255"/>
      <w:bookmarkStart w:id="190" w:name="_Toc197768169"/>
      <w:bookmarkStart w:id="191" w:name="_Toc197770475"/>
      <w:bookmarkStart w:id="192" w:name="_Toc197984224"/>
      <w:bookmarkStart w:id="193" w:name="_Toc198116548"/>
      <w:r w:rsidRPr="00106D83">
        <w:rPr>
          <w:rFonts w:ascii="Arial" w:hAnsi="Arial" w:cs="Arial"/>
          <w:sz w:val="28"/>
          <w:szCs w:val="28"/>
        </w:rPr>
        <w:lastRenderedPageBreak/>
        <w:t xml:space="preserve">3 </w:t>
      </w:r>
      <w:bookmarkEnd w:id="186"/>
      <w:r w:rsidR="00FD5829" w:rsidRPr="00106D83">
        <w:rPr>
          <w:rFonts w:ascii="Arial" w:hAnsi="Arial" w:cs="Arial"/>
          <w:sz w:val="28"/>
          <w:szCs w:val="28"/>
        </w:rPr>
        <w:t>RESULTS</w:t>
      </w:r>
      <w:bookmarkEnd w:id="187"/>
      <w:bookmarkEnd w:id="188"/>
      <w:bookmarkEnd w:id="189"/>
      <w:bookmarkEnd w:id="190"/>
      <w:bookmarkEnd w:id="191"/>
      <w:bookmarkEnd w:id="192"/>
      <w:bookmarkEnd w:id="193"/>
    </w:p>
    <w:p w14:paraId="328D9FEC" w14:textId="2D5F9680" w:rsidR="00E87A05" w:rsidRPr="00106D83" w:rsidRDefault="623DC121" w:rsidP="00FD5829">
      <w:pPr>
        <w:pStyle w:val="Heading2"/>
        <w:jc w:val="center"/>
        <w:rPr>
          <w:rFonts w:ascii="Arial" w:hAnsi="Arial" w:cs="Arial"/>
          <w:sz w:val="22"/>
          <w:szCs w:val="22"/>
        </w:rPr>
      </w:pPr>
      <w:bookmarkStart w:id="194" w:name="_Toc633462862"/>
      <w:bookmarkStart w:id="195" w:name="_Toc197363924"/>
      <w:bookmarkStart w:id="196" w:name="_Toc197364563"/>
      <w:bookmarkStart w:id="197" w:name="_Toc197364602"/>
      <w:bookmarkStart w:id="198" w:name="_Toc197626256"/>
      <w:bookmarkStart w:id="199" w:name="_Toc197768170"/>
      <w:bookmarkStart w:id="200" w:name="_Toc197770476"/>
      <w:bookmarkStart w:id="201" w:name="_Toc197984225"/>
      <w:bookmarkStart w:id="202" w:name="_Toc198116549"/>
      <w:r w:rsidRPr="00106D83">
        <w:rPr>
          <w:rFonts w:ascii="Arial" w:hAnsi="Arial" w:cs="Arial"/>
          <w:sz w:val="22"/>
          <w:szCs w:val="22"/>
        </w:rPr>
        <w:t>3.</w:t>
      </w:r>
      <w:r w:rsidR="00DA723A" w:rsidRPr="00106D83">
        <w:rPr>
          <w:rFonts w:ascii="Arial" w:hAnsi="Arial" w:cs="Arial"/>
          <w:sz w:val="22"/>
          <w:szCs w:val="22"/>
        </w:rPr>
        <w:t>1</w:t>
      </w:r>
      <w:r w:rsidRPr="00106D83">
        <w:rPr>
          <w:rFonts w:ascii="Arial" w:hAnsi="Arial" w:cs="Arial"/>
          <w:sz w:val="22"/>
          <w:szCs w:val="22"/>
        </w:rPr>
        <w:t xml:space="preserve"> Computer Vision augmentation</w:t>
      </w:r>
      <w:bookmarkEnd w:id="194"/>
      <w:bookmarkEnd w:id="195"/>
      <w:bookmarkEnd w:id="196"/>
      <w:bookmarkEnd w:id="197"/>
      <w:bookmarkEnd w:id="198"/>
      <w:bookmarkEnd w:id="199"/>
      <w:bookmarkEnd w:id="200"/>
      <w:bookmarkEnd w:id="201"/>
      <w:bookmarkEnd w:id="202"/>
    </w:p>
    <w:p w14:paraId="32606B6E" w14:textId="598C563B" w:rsidR="00894751" w:rsidRPr="00106D83" w:rsidRDefault="00D32274" w:rsidP="00BD0EAE">
      <w:pPr>
        <w:jc w:val="both"/>
        <w:rPr>
          <w:rFonts w:ascii="Arial" w:hAnsi="Arial" w:cs="Arial"/>
          <w:sz w:val="22"/>
          <w:szCs w:val="22"/>
        </w:rPr>
      </w:pPr>
      <w:r w:rsidRPr="00106D83">
        <w:rPr>
          <w:rFonts w:ascii="Arial" w:hAnsi="Arial" w:cs="Arial"/>
          <w:sz w:val="22"/>
          <w:szCs w:val="22"/>
        </w:rPr>
        <w:t xml:space="preserve">The </w:t>
      </w:r>
      <w:r w:rsidR="007F3C16" w:rsidRPr="00106D83">
        <w:rPr>
          <w:rFonts w:ascii="Arial" w:hAnsi="Arial" w:cs="Arial"/>
          <w:sz w:val="22"/>
          <w:szCs w:val="22"/>
        </w:rPr>
        <w:t xml:space="preserve">outcome of the </w:t>
      </w:r>
      <w:r w:rsidRPr="00106D83">
        <w:rPr>
          <w:rFonts w:ascii="Arial" w:hAnsi="Arial" w:cs="Arial"/>
          <w:sz w:val="22"/>
          <w:szCs w:val="22"/>
        </w:rPr>
        <w:t xml:space="preserve">YOLO-nano object detection model </w:t>
      </w:r>
      <w:r w:rsidR="00356B3A" w:rsidRPr="00106D83">
        <w:rPr>
          <w:rFonts w:ascii="Arial" w:hAnsi="Arial" w:cs="Arial"/>
          <w:sz w:val="22"/>
          <w:szCs w:val="22"/>
        </w:rPr>
        <w:t>can be</w:t>
      </w:r>
      <w:r w:rsidR="00BD63E7" w:rsidRPr="00106D83">
        <w:rPr>
          <w:rFonts w:ascii="Arial" w:hAnsi="Arial" w:cs="Arial"/>
          <w:sz w:val="22"/>
          <w:szCs w:val="22"/>
        </w:rPr>
        <w:t xml:space="preserve"> seen</w:t>
      </w:r>
      <w:r w:rsidR="00356B3A" w:rsidRPr="00106D83">
        <w:rPr>
          <w:rFonts w:ascii="Arial" w:hAnsi="Arial" w:cs="Arial"/>
          <w:sz w:val="22"/>
          <w:szCs w:val="22"/>
        </w:rPr>
        <w:t xml:space="preserve"> on</w:t>
      </w:r>
      <w:r w:rsidRPr="00106D83">
        <w:rPr>
          <w:rFonts w:ascii="Arial" w:hAnsi="Arial" w:cs="Arial"/>
          <w:sz w:val="22"/>
          <w:szCs w:val="22"/>
        </w:rPr>
        <w:t xml:space="preserve"> </w:t>
      </w:r>
      <w:r w:rsidR="004F1C86" w:rsidRPr="00106D83">
        <w:rPr>
          <w:rFonts w:ascii="Arial" w:hAnsi="Arial" w:cs="Arial"/>
          <w:sz w:val="22"/>
          <w:szCs w:val="22"/>
        </w:rPr>
        <w:t>F</w:t>
      </w:r>
      <w:r w:rsidRPr="00106D83">
        <w:rPr>
          <w:rFonts w:ascii="Arial" w:hAnsi="Arial" w:cs="Arial"/>
          <w:sz w:val="22"/>
          <w:szCs w:val="22"/>
        </w:rPr>
        <w:t>igure 1</w:t>
      </w:r>
      <w:r w:rsidR="004F1C86" w:rsidRPr="00106D83">
        <w:rPr>
          <w:rFonts w:ascii="Arial" w:hAnsi="Arial" w:cs="Arial"/>
          <w:sz w:val="22"/>
          <w:szCs w:val="22"/>
        </w:rPr>
        <w:t>0</w:t>
      </w:r>
      <w:r w:rsidR="00356B3A" w:rsidRPr="00106D83">
        <w:rPr>
          <w:rFonts w:ascii="Arial" w:hAnsi="Arial" w:cs="Arial"/>
          <w:sz w:val="22"/>
          <w:szCs w:val="22"/>
        </w:rPr>
        <w:t>, which</w:t>
      </w:r>
      <w:r w:rsidRPr="00106D83">
        <w:rPr>
          <w:rFonts w:ascii="Arial" w:hAnsi="Arial" w:cs="Arial"/>
          <w:sz w:val="22"/>
          <w:szCs w:val="22"/>
        </w:rPr>
        <w:t xml:space="preserve"> shows the confusion matrix of cup vs</w:t>
      </w:r>
      <w:r w:rsidR="00356B3A" w:rsidRPr="00106D83">
        <w:rPr>
          <w:rFonts w:ascii="Arial" w:hAnsi="Arial" w:cs="Arial"/>
          <w:sz w:val="22"/>
          <w:szCs w:val="22"/>
        </w:rPr>
        <w:t xml:space="preserve"> </w:t>
      </w:r>
      <w:r w:rsidR="007F3C16" w:rsidRPr="00106D83">
        <w:rPr>
          <w:rFonts w:ascii="Arial" w:hAnsi="Arial" w:cs="Arial"/>
          <w:sz w:val="22"/>
          <w:szCs w:val="22"/>
        </w:rPr>
        <w:t>no</w:t>
      </w:r>
      <w:r w:rsidRPr="00106D83">
        <w:rPr>
          <w:rFonts w:ascii="Arial" w:hAnsi="Arial" w:cs="Arial"/>
          <w:sz w:val="22"/>
          <w:szCs w:val="22"/>
        </w:rPr>
        <w:t>-cup classifications</w:t>
      </w:r>
      <w:r w:rsidR="00437F71" w:rsidRPr="00106D83">
        <w:rPr>
          <w:rFonts w:ascii="Arial" w:hAnsi="Arial" w:cs="Arial"/>
          <w:sz w:val="22"/>
          <w:szCs w:val="22"/>
        </w:rPr>
        <w:t xml:space="preserve"> from the image dataset</w:t>
      </w:r>
      <w:r w:rsidR="00BD63E7" w:rsidRPr="00106D83">
        <w:rPr>
          <w:rFonts w:ascii="Arial" w:hAnsi="Arial" w:cs="Arial"/>
          <w:sz w:val="22"/>
          <w:szCs w:val="22"/>
        </w:rPr>
        <w:t xml:space="preserve">. </w:t>
      </w:r>
      <w:r w:rsidRPr="00106D83">
        <w:rPr>
          <w:rFonts w:ascii="Arial" w:hAnsi="Arial" w:cs="Arial"/>
          <w:sz w:val="22"/>
          <w:szCs w:val="22"/>
        </w:rPr>
        <w:t xml:space="preserve">Table </w:t>
      </w:r>
      <w:r w:rsidR="005F6A1E" w:rsidRPr="00106D83">
        <w:rPr>
          <w:rFonts w:ascii="Arial" w:hAnsi="Arial" w:cs="Arial"/>
          <w:sz w:val="22"/>
          <w:szCs w:val="22"/>
        </w:rPr>
        <w:t xml:space="preserve">10 </w:t>
      </w:r>
      <w:r w:rsidRPr="00106D83">
        <w:rPr>
          <w:rFonts w:ascii="Arial" w:hAnsi="Arial" w:cs="Arial"/>
          <w:sz w:val="22"/>
          <w:szCs w:val="22"/>
        </w:rPr>
        <w:t>summari</w:t>
      </w:r>
      <w:r w:rsidR="00137E55" w:rsidRPr="00106D83">
        <w:rPr>
          <w:rFonts w:ascii="Arial" w:hAnsi="Arial" w:cs="Arial"/>
          <w:sz w:val="22"/>
          <w:szCs w:val="22"/>
        </w:rPr>
        <w:t>s</w:t>
      </w:r>
      <w:r w:rsidRPr="00106D83">
        <w:rPr>
          <w:rFonts w:ascii="Arial" w:hAnsi="Arial" w:cs="Arial"/>
          <w:sz w:val="22"/>
          <w:szCs w:val="22"/>
        </w:rPr>
        <w:t xml:space="preserve">es </w:t>
      </w:r>
      <w:r w:rsidR="00356B3A" w:rsidRPr="00106D83">
        <w:rPr>
          <w:rFonts w:ascii="Arial" w:hAnsi="Arial" w:cs="Arial"/>
          <w:sz w:val="22"/>
          <w:szCs w:val="22"/>
        </w:rPr>
        <w:t>the</w:t>
      </w:r>
      <w:r w:rsidRPr="00106D83">
        <w:rPr>
          <w:rFonts w:ascii="Arial" w:hAnsi="Arial" w:cs="Arial"/>
          <w:sz w:val="22"/>
          <w:szCs w:val="22"/>
        </w:rPr>
        <w:t xml:space="preserve"> </w:t>
      </w:r>
      <w:r w:rsidR="00081141" w:rsidRPr="00106D83">
        <w:rPr>
          <w:rFonts w:ascii="Arial" w:hAnsi="Arial" w:cs="Arial"/>
          <w:sz w:val="22"/>
          <w:szCs w:val="22"/>
        </w:rPr>
        <w:t xml:space="preserve">evaluation metrics </w:t>
      </w:r>
      <w:r w:rsidR="00BD63E7" w:rsidRPr="00106D83">
        <w:rPr>
          <w:rFonts w:ascii="Arial" w:hAnsi="Arial" w:cs="Arial"/>
          <w:sz w:val="22"/>
          <w:szCs w:val="22"/>
        </w:rPr>
        <w:t>calculated from the confusion matrix</w:t>
      </w:r>
      <w:r w:rsidRPr="00106D83">
        <w:rPr>
          <w:rFonts w:ascii="Arial" w:hAnsi="Arial" w:cs="Arial"/>
          <w:sz w:val="22"/>
          <w:szCs w:val="22"/>
        </w:rPr>
        <w:t>.</w:t>
      </w:r>
    </w:p>
    <w:p w14:paraId="3F6B5D75" w14:textId="7FD891DB" w:rsidR="009B5AAF" w:rsidRPr="00106D83" w:rsidRDefault="008906C6" w:rsidP="003C352D">
      <w:pPr>
        <w:jc w:val="center"/>
        <w:rPr>
          <w:rFonts w:ascii="Arial" w:hAnsi="Arial" w:cs="Arial"/>
          <w:sz w:val="22"/>
          <w:szCs w:val="22"/>
        </w:rPr>
      </w:pPr>
      <w:r w:rsidRPr="00106D83">
        <w:rPr>
          <w:rFonts w:ascii="Arial" w:hAnsi="Arial" w:cs="Arial"/>
          <w:sz w:val="22"/>
          <w:szCs w:val="22"/>
        </w:rPr>
        <w:fldChar w:fldCharType="begin"/>
      </w:r>
      <w:r w:rsidRPr="00106D83">
        <w:rPr>
          <w:rFonts w:ascii="Arial" w:hAnsi="Arial" w:cs="Arial"/>
          <w:sz w:val="22"/>
          <w:szCs w:val="22"/>
        </w:rPr>
        <w:instrText xml:space="preserve"> INCLUDEPICTURE "https://files.oaiusercontent.com/file-CJbCh7eQtC5xtoho56YBWx?se=2025-04-07T13%3A10%3A04Z&amp;sp=r&amp;sv=2024-08-04&amp;sr=b&amp;rscc=max-age%3D299%2C%20immutable%2C%20private&amp;rscd=attachment%3B%20filename%3D6489acc2-4b4e-4e93-8d61-6db037b405f4&amp;sig=U3VjbN88yRFKrvwqLjJHcnsuvEM/D9HdFt1vslt9f9o%3D" \* MERGEFORMATINET </w:instrText>
      </w:r>
      <w:r w:rsidRPr="00106D83">
        <w:rPr>
          <w:rFonts w:ascii="Arial" w:hAnsi="Arial" w:cs="Arial"/>
          <w:sz w:val="22"/>
          <w:szCs w:val="22"/>
        </w:rPr>
        <w:fldChar w:fldCharType="separate"/>
      </w:r>
      <w:r w:rsidRPr="00106D83">
        <w:rPr>
          <w:rFonts w:ascii="Arial" w:hAnsi="Arial" w:cs="Arial"/>
          <w:noProof/>
          <w:sz w:val="22"/>
          <w:szCs w:val="22"/>
        </w:rPr>
        <w:drawing>
          <wp:inline distT="0" distB="0" distL="0" distR="0" wp14:anchorId="10554185" wp14:editId="2E267279">
            <wp:extent cx="5081047" cy="5130800"/>
            <wp:effectExtent l="0" t="0" r="0" b="0"/>
            <wp:docPr id="1129712059" name="Picture 7"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Output image"/>
                    <pic:cNvPicPr>
                      <a:picLocks noChangeAspect="1" noChangeArrowheads="1"/>
                    </pic:cNvPicPr>
                  </pic:nvPicPr>
                  <pic:blipFill rotWithShape="1">
                    <a:blip r:embed="rId30">
                      <a:extLst>
                        <a:ext uri="{28A0092B-C50C-407E-A947-70E740481C1C}">
                          <a14:useLocalDpi xmlns:a14="http://schemas.microsoft.com/office/drawing/2010/main" val="0"/>
                        </a:ext>
                      </a:extLst>
                    </a:blip>
                    <a:srcRect r="14512"/>
                    <a:stretch/>
                  </pic:blipFill>
                  <pic:spPr bwMode="auto">
                    <a:xfrm>
                      <a:off x="0" y="0"/>
                      <a:ext cx="5081047" cy="5130800"/>
                    </a:xfrm>
                    <a:prstGeom prst="rect">
                      <a:avLst/>
                    </a:prstGeom>
                    <a:noFill/>
                    <a:ln>
                      <a:noFill/>
                    </a:ln>
                    <a:extLst>
                      <a:ext uri="{53640926-AAD7-44D8-BBD7-CCE9431645EC}">
                        <a14:shadowObscured xmlns:a14="http://schemas.microsoft.com/office/drawing/2010/main"/>
                      </a:ext>
                    </a:extLst>
                  </pic:spPr>
                </pic:pic>
              </a:graphicData>
            </a:graphic>
          </wp:inline>
        </w:drawing>
      </w:r>
      <w:r w:rsidRPr="00106D83">
        <w:rPr>
          <w:rFonts w:ascii="Arial" w:hAnsi="Arial" w:cs="Arial"/>
          <w:sz w:val="22"/>
          <w:szCs w:val="22"/>
        </w:rPr>
        <w:fldChar w:fldCharType="end"/>
      </w:r>
    </w:p>
    <w:p w14:paraId="04475D8D" w14:textId="7D83D1B7" w:rsidR="00894751" w:rsidRPr="00106D83" w:rsidRDefault="009B5AAF" w:rsidP="00894751">
      <w:pPr>
        <w:pStyle w:val="Caption"/>
        <w:rPr>
          <w:rFonts w:ascii="Arial" w:hAnsi="Arial" w:cs="Arial"/>
        </w:rPr>
      </w:pPr>
      <w:r w:rsidRPr="00106D83">
        <w:rPr>
          <w:rFonts w:ascii="Arial" w:hAnsi="Arial" w:cs="Arial"/>
        </w:rPr>
        <w:t>Figure 1</w:t>
      </w:r>
      <w:r w:rsidR="00BD0EAE" w:rsidRPr="00106D83">
        <w:rPr>
          <w:rFonts w:ascii="Arial" w:hAnsi="Arial" w:cs="Arial"/>
        </w:rPr>
        <w:t>0</w:t>
      </w:r>
      <w:r w:rsidRPr="00106D83">
        <w:rPr>
          <w:rFonts w:ascii="Arial" w:hAnsi="Arial" w:cs="Arial"/>
        </w:rPr>
        <w:t>: Confusion Matrix for Cup Detection</w:t>
      </w:r>
      <w:r w:rsidR="00D73743" w:rsidRPr="00106D83">
        <w:rPr>
          <w:rFonts w:ascii="Arial" w:hAnsi="Arial" w:cs="Arial"/>
        </w:rPr>
        <w:t>, visually displaying the models predict</w:t>
      </w:r>
      <w:r w:rsidR="007D73EB" w:rsidRPr="00106D83">
        <w:rPr>
          <w:rFonts w:ascii="Arial" w:hAnsi="Arial" w:cs="Arial"/>
        </w:rPr>
        <w:t xml:space="preserve">ed class label </w:t>
      </w:r>
      <w:r w:rsidR="00D73743" w:rsidRPr="00106D83">
        <w:rPr>
          <w:rFonts w:ascii="Arial" w:hAnsi="Arial" w:cs="Arial"/>
        </w:rPr>
        <w:t xml:space="preserve">against the </w:t>
      </w:r>
      <w:r w:rsidR="00F82FA8" w:rsidRPr="00106D83">
        <w:rPr>
          <w:rFonts w:ascii="Arial" w:hAnsi="Arial" w:cs="Arial"/>
        </w:rPr>
        <w:t>actual</w:t>
      </w:r>
      <w:r w:rsidR="007D73EB" w:rsidRPr="00106D83">
        <w:rPr>
          <w:rFonts w:ascii="Arial" w:hAnsi="Arial" w:cs="Arial"/>
        </w:rPr>
        <w:t xml:space="preserve"> </w:t>
      </w:r>
      <w:r w:rsidR="00F82FA8" w:rsidRPr="00106D83">
        <w:rPr>
          <w:rFonts w:ascii="Arial" w:hAnsi="Arial" w:cs="Arial"/>
        </w:rPr>
        <w:t>label</w:t>
      </w:r>
      <w:r w:rsidR="007D73EB" w:rsidRPr="00106D83">
        <w:rPr>
          <w:rFonts w:ascii="Arial" w:hAnsi="Arial" w:cs="Arial"/>
        </w:rPr>
        <w:t>.</w:t>
      </w:r>
      <w:r w:rsidR="000376B3" w:rsidRPr="00106D83">
        <w:rPr>
          <w:rFonts w:ascii="Arial" w:hAnsi="Arial" w:cs="Arial"/>
        </w:rPr>
        <w:t xml:space="preserve"> Boxes from top to bottom, left to right </w:t>
      </w:r>
      <w:r w:rsidR="00981EC5" w:rsidRPr="00106D83">
        <w:rPr>
          <w:rFonts w:ascii="Arial" w:hAnsi="Arial" w:cs="Arial"/>
        </w:rPr>
        <w:t>show</w:t>
      </w:r>
      <w:r w:rsidR="000376B3" w:rsidRPr="00106D83">
        <w:rPr>
          <w:rFonts w:ascii="Arial" w:hAnsi="Arial" w:cs="Arial"/>
        </w:rPr>
        <w:t xml:space="preserve"> the true positive (TP), </w:t>
      </w:r>
      <w:r w:rsidR="00A23CBC" w:rsidRPr="00106D83">
        <w:rPr>
          <w:rFonts w:ascii="Arial" w:hAnsi="Arial" w:cs="Arial"/>
        </w:rPr>
        <w:t>false</w:t>
      </w:r>
      <w:r w:rsidR="000376B3" w:rsidRPr="00106D83">
        <w:rPr>
          <w:rFonts w:ascii="Arial" w:hAnsi="Arial" w:cs="Arial"/>
        </w:rPr>
        <w:t xml:space="preserve"> </w:t>
      </w:r>
      <w:r w:rsidR="00A23CBC" w:rsidRPr="00106D83">
        <w:rPr>
          <w:rFonts w:ascii="Arial" w:hAnsi="Arial" w:cs="Arial"/>
        </w:rPr>
        <w:t>positive</w:t>
      </w:r>
      <w:r w:rsidR="000376B3" w:rsidRPr="00106D83">
        <w:rPr>
          <w:rFonts w:ascii="Arial" w:hAnsi="Arial" w:cs="Arial"/>
        </w:rPr>
        <w:t xml:space="preserve"> (</w:t>
      </w:r>
      <w:r w:rsidR="00A23CBC" w:rsidRPr="00106D83">
        <w:rPr>
          <w:rFonts w:ascii="Arial" w:hAnsi="Arial" w:cs="Arial"/>
        </w:rPr>
        <w:t>FP</w:t>
      </w:r>
      <w:r w:rsidR="000376B3" w:rsidRPr="00106D83">
        <w:rPr>
          <w:rFonts w:ascii="Arial" w:hAnsi="Arial" w:cs="Arial"/>
        </w:rPr>
        <w:t>)</w:t>
      </w:r>
      <w:r w:rsidR="00A23CBC" w:rsidRPr="00106D83">
        <w:rPr>
          <w:rFonts w:ascii="Arial" w:hAnsi="Arial" w:cs="Arial"/>
        </w:rPr>
        <w:t>, false negative (FN) and true negative (TN)</w:t>
      </w:r>
      <w:r w:rsidR="00981EC5" w:rsidRPr="00106D83">
        <w:rPr>
          <w:rFonts w:ascii="Arial" w:hAnsi="Arial" w:cs="Arial"/>
        </w:rPr>
        <w:t xml:space="preserve"> values.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85" w:type="dxa"/>
          <w:bottom w:w="15" w:type="dxa"/>
          <w:right w:w="15" w:type="dxa"/>
        </w:tblCellMar>
        <w:tblLook w:val="04A0" w:firstRow="1" w:lastRow="0" w:firstColumn="1" w:lastColumn="0" w:noHBand="0" w:noVBand="1"/>
      </w:tblPr>
      <w:tblGrid>
        <w:gridCol w:w="1190"/>
        <w:gridCol w:w="2916"/>
        <w:gridCol w:w="1134"/>
        <w:gridCol w:w="4722"/>
      </w:tblGrid>
      <w:tr w:rsidR="00B56A55" w:rsidRPr="00106D83" w14:paraId="3FD078D6" w14:textId="77777777" w:rsidTr="006F7B3B">
        <w:trPr>
          <w:tblHeader/>
          <w:tblCellSpacing w:w="15" w:type="dxa"/>
        </w:trPr>
        <w:tc>
          <w:tcPr>
            <w:tcW w:w="1145" w:type="dxa"/>
            <w:vAlign w:val="center"/>
            <w:hideMark/>
          </w:tcPr>
          <w:p w14:paraId="7B519038" w14:textId="77777777" w:rsidR="00B56A55" w:rsidRPr="00106D83" w:rsidRDefault="00B56A55" w:rsidP="0031756D">
            <w:pPr>
              <w:rPr>
                <w:rFonts w:ascii="Arial" w:hAnsi="Arial" w:cs="Arial"/>
                <w:b/>
                <w:bCs/>
                <w:sz w:val="22"/>
                <w:szCs w:val="22"/>
              </w:rPr>
            </w:pPr>
            <w:commentRangeStart w:id="203"/>
            <w:r w:rsidRPr="00106D83">
              <w:rPr>
                <w:rFonts w:ascii="Arial" w:hAnsi="Arial" w:cs="Arial"/>
                <w:b/>
                <w:bCs/>
                <w:sz w:val="22"/>
                <w:szCs w:val="22"/>
              </w:rPr>
              <w:t>Metric</w:t>
            </w:r>
          </w:p>
        </w:tc>
        <w:tc>
          <w:tcPr>
            <w:tcW w:w="2886" w:type="dxa"/>
          </w:tcPr>
          <w:p w14:paraId="37B6ED50" w14:textId="1C66F792" w:rsidR="00B56A55" w:rsidRPr="00106D83" w:rsidRDefault="00B56A55" w:rsidP="0031756D">
            <w:pPr>
              <w:rPr>
                <w:rFonts w:ascii="Arial" w:hAnsi="Arial" w:cs="Arial"/>
                <w:b/>
                <w:bCs/>
                <w:sz w:val="22"/>
                <w:szCs w:val="22"/>
              </w:rPr>
            </w:pPr>
            <w:r w:rsidRPr="00106D83">
              <w:rPr>
                <w:rFonts w:ascii="Arial" w:hAnsi="Arial" w:cs="Arial"/>
                <w:b/>
                <w:bCs/>
                <w:sz w:val="22"/>
                <w:szCs w:val="22"/>
              </w:rPr>
              <w:t>Formula</w:t>
            </w:r>
          </w:p>
        </w:tc>
        <w:tc>
          <w:tcPr>
            <w:tcW w:w="1104" w:type="dxa"/>
            <w:vAlign w:val="center"/>
            <w:hideMark/>
          </w:tcPr>
          <w:p w14:paraId="03169E99" w14:textId="4C74CBB0" w:rsidR="00B56A55" w:rsidRPr="00106D83" w:rsidRDefault="00B56A55" w:rsidP="0031756D">
            <w:pPr>
              <w:rPr>
                <w:rFonts w:ascii="Arial" w:hAnsi="Arial" w:cs="Arial"/>
                <w:b/>
                <w:bCs/>
                <w:sz w:val="22"/>
                <w:szCs w:val="22"/>
              </w:rPr>
            </w:pPr>
            <w:r w:rsidRPr="00106D83">
              <w:rPr>
                <w:rFonts w:ascii="Arial" w:hAnsi="Arial" w:cs="Arial"/>
                <w:b/>
                <w:bCs/>
                <w:sz w:val="22"/>
                <w:szCs w:val="22"/>
              </w:rPr>
              <w:t>Score</w:t>
            </w:r>
          </w:p>
        </w:tc>
        <w:tc>
          <w:tcPr>
            <w:tcW w:w="4677" w:type="dxa"/>
            <w:vAlign w:val="center"/>
            <w:hideMark/>
          </w:tcPr>
          <w:p w14:paraId="15CEF66D" w14:textId="77777777" w:rsidR="00B56A55" w:rsidRPr="00106D83" w:rsidRDefault="00B56A55" w:rsidP="0031756D">
            <w:pPr>
              <w:rPr>
                <w:rFonts w:ascii="Arial" w:hAnsi="Arial" w:cs="Arial"/>
                <w:b/>
                <w:bCs/>
                <w:sz w:val="22"/>
                <w:szCs w:val="22"/>
              </w:rPr>
            </w:pPr>
            <w:r w:rsidRPr="00106D83">
              <w:rPr>
                <w:rFonts w:ascii="Arial" w:hAnsi="Arial" w:cs="Arial"/>
                <w:b/>
                <w:bCs/>
                <w:sz w:val="22"/>
                <w:szCs w:val="22"/>
              </w:rPr>
              <w:t>Meaning</w:t>
            </w:r>
          </w:p>
        </w:tc>
      </w:tr>
      <w:tr w:rsidR="00B56A55" w:rsidRPr="00106D83" w14:paraId="5E3CAAE9" w14:textId="77777777" w:rsidTr="006F7B3B">
        <w:trPr>
          <w:tblCellSpacing w:w="15" w:type="dxa"/>
        </w:trPr>
        <w:tc>
          <w:tcPr>
            <w:tcW w:w="1145" w:type="dxa"/>
            <w:vAlign w:val="center"/>
            <w:hideMark/>
          </w:tcPr>
          <w:p w14:paraId="3BB86DED" w14:textId="77777777" w:rsidR="00B56A55" w:rsidRPr="00106D83" w:rsidRDefault="00B56A55" w:rsidP="0031756D">
            <w:pPr>
              <w:rPr>
                <w:rFonts w:ascii="Arial" w:hAnsi="Arial" w:cs="Arial"/>
                <w:sz w:val="22"/>
                <w:szCs w:val="22"/>
              </w:rPr>
            </w:pPr>
            <w:r w:rsidRPr="00106D83">
              <w:rPr>
                <w:rFonts w:ascii="Arial" w:hAnsi="Arial" w:cs="Arial"/>
                <w:sz w:val="22"/>
                <w:szCs w:val="22"/>
              </w:rPr>
              <w:t>Accuracy</w:t>
            </w:r>
          </w:p>
        </w:tc>
        <w:tc>
          <w:tcPr>
            <w:tcW w:w="2886" w:type="dxa"/>
          </w:tcPr>
          <w:p w14:paraId="690CC2B4" w14:textId="393BB031" w:rsidR="00B56A55" w:rsidRPr="00106D83" w:rsidRDefault="00000000" w:rsidP="0031756D">
            <w:pPr>
              <w:rPr>
                <w:rFonts w:ascii="Arial" w:eastAsia="MS Mincho" w:hAnsi="Arial" w:cs="Arial"/>
                <w:sz w:val="22"/>
                <w:szCs w:val="22"/>
              </w:rPr>
            </w:pPr>
            <m:oMathPara>
              <m:oMath>
                <m:f>
                  <m:fPr>
                    <m:ctrlPr>
                      <w:rPr>
                        <w:rFonts w:ascii="Cambria Math" w:hAnsi="Cambria Math" w:cs="Arial"/>
                        <w:i/>
                        <w:sz w:val="22"/>
                        <w:szCs w:val="22"/>
                      </w:rPr>
                    </m:ctrlPr>
                  </m:fPr>
                  <m:num>
                    <m:r>
                      <w:rPr>
                        <w:rFonts w:ascii="Cambria Math" w:hAnsi="Cambria Math" w:cs="Arial"/>
                        <w:sz w:val="22"/>
                        <w:szCs w:val="22"/>
                      </w:rPr>
                      <m:t>TP+TN</m:t>
                    </m:r>
                  </m:num>
                  <m:den>
                    <m:r>
                      <w:rPr>
                        <w:rFonts w:ascii="Cambria Math" w:hAnsi="Cambria Math" w:cs="Arial"/>
                        <w:sz w:val="22"/>
                        <w:szCs w:val="22"/>
                      </w:rPr>
                      <m:t>TP+FP+TN+FN</m:t>
                    </m:r>
                  </m:den>
                </m:f>
              </m:oMath>
            </m:oMathPara>
          </w:p>
        </w:tc>
        <w:tc>
          <w:tcPr>
            <w:tcW w:w="1104" w:type="dxa"/>
            <w:vAlign w:val="center"/>
            <w:hideMark/>
          </w:tcPr>
          <w:p w14:paraId="2D5E022D" w14:textId="064C5FBA" w:rsidR="00B56A55" w:rsidRPr="00106D83" w:rsidRDefault="00B56A55" w:rsidP="0031756D">
            <w:pPr>
              <w:rPr>
                <w:rFonts w:ascii="Arial" w:hAnsi="Arial" w:cs="Arial"/>
                <w:sz w:val="22"/>
                <w:szCs w:val="22"/>
              </w:rPr>
            </w:pPr>
            <w:r w:rsidRPr="00106D83">
              <w:rPr>
                <w:rFonts w:ascii="Arial" w:hAnsi="Arial" w:cs="Arial"/>
                <w:sz w:val="22"/>
                <w:szCs w:val="22"/>
              </w:rPr>
              <w:t>0.831</w:t>
            </w:r>
          </w:p>
        </w:tc>
        <w:tc>
          <w:tcPr>
            <w:tcW w:w="4677" w:type="dxa"/>
            <w:vAlign w:val="center"/>
            <w:hideMark/>
          </w:tcPr>
          <w:p w14:paraId="0A865377" w14:textId="77777777" w:rsidR="00B56A55" w:rsidRPr="00106D83" w:rsidRDefault="00B56A55" w:rsidP="0031756D">
            <w:pPr>
              <w:rPr>
                <w:rFonts w:ascii="Arial" w:hAnsi="Arial" w:cs="Arial"/>
                <w:sz w:val="22"/>
                <w:szCs w:val="22"/>
              </w:rPr>
            </w:pPr>
            <w:r w:rsidRPr="00106D83">
              <w:rPr>
                <w:rFonts w:ascii="Arial" w:hAnsi="Arial" w:cs="Arial"/>
                <w:sz w:val="22"/>
                <w:szCs w:val="22"/>
              </w:rPr>
              <w:t>Overall fraction of correct classifications (cups and non-cups combined).</w:t>
            </w:r>
          </w:p>
        </w:tc>
      </w:tr>
      <w:tr w:rsidR="00967A8E" w:rsidRPr="00106D83" w14:paraId="1B7BBCDB" w14:textId="77777777" w:rsidTr="006F7B3B">
        <w:trPr>
          <w:tblCellSpacing w:w="15" w:type="dxa"/>
        </w:trPr>
        <w:tc>
          <w:tcPr>
            <w:tcW w:w="1145" w:type="dxa"/>
            <w:vAlign w:val="center"/>
            <w:hideMark/>
          </w:tcPr>
          <w:p w14:paraId="58758CB4" w14:textId="77777777" w:rsidR="00967A8E" w:rsidRPr="00106D83" w:rsidRDefault="00967A8E" w:rsidP="00967A8E">
            <w:pPr>
              <w:rPr>
                <w:rFonts w:ascii="Arial" w:hAnsi="Arial" w:cs="Arial"/>
                <w:sz w:val="22"/>
                <w:szCs w:val="22"/>
              </w:rPr>
            </w:pPr>
            <w:r w:rsidRPr="00106D83">
              <w:rPr>
                <w:rFonts w:ascii="Arial" w:hAnsi="Arial" w:cs="Arial"/>
                <w:sz w:val="22"/>
                <w:szCs w:val="22"/>
              </w:rPr>
              <w:t>Precision</w:t>
            </w:r>
          </w:p>
        </w:tc>
        <w:tc>
          <w:tcPr>
            <w:tcW w:w="2886" w:type="dxa"/>
          </w:tcPr>
          <w:p w14:paraId="60AECA82" w14:textId="1761A23E" w:rsidR="00967A8E" w:rsidRPr="00106D83" w:rsidRDefault="00000000" w:rsidP="00967A8E">
            <w:pPr>
              <w:rPr>
                <w:rFonts w:ascii="Arial" w:hAnsi="Arial" w:cs="Arial"/>
                <w:sz w:val="22"/>
                <w:szCs w:val="22"/>
              </w:rPr>
            </w:pPr>
            <m:oMathPara>
              <m:oMath>
                <m:f>
                  <m:fPr>
                    <m:ctrlPr>
                      <w:rPr>
                        <w:rFonts w:ascii="Cambria Math" w:hAnsi="Cambria Math" w:cs="Arial"/>
                        <w:i/>
                        <w:sz w:val="22"/>
                        <w:szCs w:val="22"/>
                      </w:rPr>
                    </m:ctrlPr>
                  </m:fPr>
                  <m:num>
                    <m:r>
                      <w:rPr>
                        <w:rFonts w:ascii="Cambria Math" w:hAnsi="Cambria Math" w:cs="Arial"/>
                        <w:sz w:val="22"/>
                        <w:szCs w:val="22"/>
                      </w:rPr>
                      <m:t>TP</m:t>
                    </m:r>
                  </m:num>
                  <m:den>
                    <m:r>
                      <w:rPr>
                        <w:rFonts w:ascii="Cambria Math" w:hAnsi="Cambria Math" w:cs="Arial"/>
                        <w:sz w:val="22"/>
                        <w:szCs w:val="22"/>
                      </w:rPr>
                      <m:t>TP+FP</m:t>
                    </m:r>
                  </m:den>
                </m:f>
              </m:oMath>
            </m:oMathPara>
          </w:p>
        </w:tc>
        <w:tc>
          <w:tcPr>
            <w:tcW w:w="1104" w:type="dxa"/>
            <w:vAlign w:val="center"/>
            <w:hideMark/>
          </w:tcPr>
          <w:p w14:paraId="30A3A9FC" w14:textId="48D9A57F" w:rsidR="00967A8E" w:rsidRPr="00106D83" w:rsidRDefault="00967A8E" w:rsidP="00DF769E">
            <w:pPr>
              <w:jc w:val="both"/>
              <w:rPr>
                <w:rFonts w:ascii="Arial" w:hAnsi="Arial" w:cs="Arial"/>
                <w:sz w:val="22"/>
                <w:szCs w:val="22"/>
              </w:rPr>
            </w:pPr>
            <w:r w:rsidRPr="00106D83">
              <w:rPr>
                <w:rFonts w:ascii="Arial" w:hAnsi="Arial" w:cs="Arial"/>
                <w:sz w:val="22"/>
                <w:szCs w:val="22"/>
              </w:rPr>
              <w:t>0.780</w:t>
            </w:r>
          </w:p>
        </w:tc>
        <w:tc>
          <w:tcPr>
            <w:tcW w:w="4677" w:type="dxa"/>
            <w:vAlign w:val="center"/>
            <w:hideMark/>
          </w:tcPr>
          <w:p w14:paraId="11BD0529" w14:textId="77777777" w:rsidR="00967A8E" w:rsidRPr="00106D83" w:rsidRDefault="00967A8E" w:rsidP="00967A8E">
            <w:pPr>
              <w:rPr>
                <w:rFonts w:ascii="Arial" w:hAnsi="Arial" w:cs="Arial"/>
                <w:sz w:val="22"/>
                <w:szCs w:val="22"/>
              </w:rPr>
            </w:pPr>
            <w:r w:rsidRPr="00106D83">
              <w:rPr>
                <w:rFonts w:ascii="Arial" w:hAnsi="Arial" w:cs="Arial"/>
                <w:sz w:val="22"/>
                <w:szCs w:val="22"/>
              </w:rPr>
              <w:t>Fraction of detections that were true cups (lower false alarm rate yields higher precision).</w:t>
            </w:r>
          </w:p>
        </w:tc>
      </w:tr>
      <w:tr w:rsidR="00967A8E" w:rsidRPr="00106D83" w14:paraId="502C6A24" w14:textId="77777777" w:rsidTr="006F7B3B">
        <w:trPr>
          <w:tblCellSpacing w:w="15" w:type="dxa"/>
        </w:trPr>
        <w:tc>
          <w:tcPr>
            <w:tcW w:w="1145" w:type="dxa"/>
            <w:vAlign w:val="center"/>
            <w:hideMark/>
          </w:tcPr>
          <w:p w14:paraId="7508D18E" w14:textId="77777777" w:rsidR="00967A8E" w:rsidRPr="00106D83" w:rsidRDefault="00967A8E" w:rsidP="00967A8E">
            <w:pPr>
              <w:rPr>
                <w:rFonts w:ascii="Arial" w:hAnsi="Arial" w:cs="Arial"/>
                <w:sz w:val="22"/>
                <w:szCs w:val="22"/>
              </w:rPr>
            </w:pPr>
            <w:r w:rsidRPr="00106D83">
              <w:rPr>
                <w:rFonts w:ascii="Arial" w:hAnsi="Arial" w:cs="Arial"/>
                <w:sz w:val="22"/>
                <w:szCs w:val="22"/>
              </w:rPr>
              <w:lastRenderedPageBreak/>
              <w:t>Recall</w:t>
            </w:r>
          </w:p>
        </w:tc>
        <w:tc>
          <w:tcPr>
            <w:tcW w:w="2886" w:type="dxa"/>
          </w:tcPr>
          <w:p w14:paraId="4532122E" w14:textId="432252F3" w:rsidR="00967A8E" w:rsidRPr="00106D83" w:rsidRDefault="00000000" w:rsidP="00967A8E">
            <w:pPr>
              <w:rPr>
                <w:rFonts w:ascii="Arial" w:hAnsi="Arial" w:cs="Arial"/>
                <w:sz w:val="22"/>
                <w:szCs w:val="22"/>
              </w:rPr>
            </w:pPr>
            <m:oMathPara>
              <m:oMath>
                <m:f>
                  <m:fPr>
                    <m:ctrlPr>
                      <w:rPr>
                        <w:rFonts w:ascii="Cambria Math" w:hAnsi="Cambria Math" w:cs="Arial"/>
                        <w:i/>
                        <w:sz w:val="22"/>
                        <w:szCs w:val="22"/>
                      </w:rPr>
                    </m:ctrlPr>
                  </m:fPr>
                  <m:num>
                    <m:r>
                      <w:rPr>
                        <w:rFonts w:ascii="Cambria Math" w:hAnsi="Cambria Math" w:cs="Arial"/>
                        <w:sz w:val="22"/>
                        <w:szCs w:val="22"/>
                      </w:rPr>
                      <m:t>TP</m:t>
                    </m:r>
                  </m:num>
                  <m:den>
                    <m:r>
                      <w:rPr>
                        <w:rFonts w:ascii="Cambria Math" w:hAnsi="Cambria Math" w:cs="Arial"/>
                        <w:sz w:val="22"/>
                        <w:szCs w:val="22"/>
                      </w:rPr>
                      <m:t>TP+FN</m:t>
                    </m:r>
                  </m:den>
                </m:f>
              </m:oMath>
            </m:oMathPara>
          </w:p>
        </w:tc>
        <w:tc>
          <w:tcPr>
            <w:tcW w:w="1104" w:type="dxa"/>
            <w:vAlign w:val="center"/>
            <w:hideMark/>
          </w:tcPr>
          <w:p w14:paraId="6E5C3709" w14:textId="61428F38" w:rsidR="00967A8E" w:rsidRPr="00106D83" w:rsidRDefault="00967A8E" w:rsidP="00DF769E">
            <w:pPr>
              <w:jc w:val="both"/>
              <w:rPr>
                <w:rFonts w:ascii="Arial" w:hAnsi="Arial" w:cs="Arial"/>
                <w:sz w:val="22"/>
                <w:szCs w:val="22"/>
              </w:rPr>
            </w:pPr>
            <w:r w:rsidRPr="00106D83">
              <w:rPr>
                <w:rFonts w:ascii="Arial" w:hAnsi="Arial" w:cs="Arial"/>
                <w:sz w:val="22"/>
                <w:szCs w:val="22"/>
              </w:rPr>
              <w:t>0.807</w:t>
            </w:r>
          </w:p>
        </w:tc>
        <w:tc>
          <w:tcPr>
            <w:tcW w:w="4677" w:type="dxa"/>
            <w:vAlign w:val="center"/>
            <w:hideMark/>
          </w:tcPr>
          <w:p w14:paraId="62B8373F" w14:textId="77777777" w:rsidR="00967A8E" w:rsidRPr="00106D83" w:rsidRDefault="00967A8E" w:rsidP="00967A8E">
            <w:pPr>
              <w:rPr>
                <w:rFonts w:ascii="Arial" w:hAnsi="Arial" w:cs="Arial"/>
                <w:sz w:val="22"/>
                <w:szCs w:val="22"/>
              </w:rPr>
            </w:pPr>
            <w:r w:rsidRPr="00106D83">
              <w:rPr>
                <w:rFonts w:ascii="Arial" w:hAnsi="Arial" w:cs="Arial"/>
                <w:sz w:val="22"/>
                <w:szCs w:val="22"/>
              </w:rPr>
              <w:t>Fraction of actual cups detected by the model (captures sensitivity to finding all cups).</w:t>
            </w:r>
          </w:p>
        </w:tc>
      </w:tr>
      <w:tr w:rsidR="00967A8E" w:rsidRPr="00106D83" w14:paraId="7E1FEEE1" w14:textId="77777777" w:rsidTr="006F7B3B">
        <w:trPr>
          <w:tblCellSpacing w:w="15" w:type="dxa"/>
        </w:trPr>
        <w:tc>
          <w:tcPr>
            <w:tcW w:w="1145" w:type="dxa"/>
            <w:vAlign w:val="center"/>
            <w:hideMark/>
          </w:tcPr>
          <w:p w14:paraId="52F0C364" w14:textId="77777777" w:rsidR="00967A8E" w:rsidRPr="00106D83" w:rsidRDefault="00967A8E" w:rsidP="00967A8E">
            <w:pPr>
              <w:rPr>
                <w:rFonts w:ascii="Arial" w:hAnsi="Arial" w:cs="Arial"/>
                <w:sz w:val="22"/>
                <w:szCs w:val="22"/>
              </w:rPr>
            </w:pPr>
            <w:r w:rsidRPr="00106D83">
              <w:rPr>
                <w:rFonts w:ascii="Arial" w:hAnsi="Arial" w:cs="Arial"/>
                <w:sz w:val="22"/>
                <w:szCs w:val="22"/>
              </w:rPr>
              <w:t>F1-Score</w:t>
            </w:r>
          </w:p>
        </w:tc>
        <w:tc>
          <w:tcPr>
            <w:tcW w:w="2886" w:type="dxa"/>
          </w:tcPr>
          <w:p w14:paraId="25D61C12" w14:textId="1D8C8081" w:rsidR="00967A8E" w:rsidRPr="00106D83" w:rsidRDefault="00CC7A50" w:rsidP="00967A8E">
            <w:pPr>
              <w:rPr>
                <w:rFonts w:ascii="Arial" w:hAnsi="Arial" w:cs="Arial"/>
                <w:sz w:val="22"/>
                <w:szCs w:val="22"/>
              </w:rPr>
            </w:pPr>
            <m:oMathPara>
              <m:oMath>
                <m:r>
                  <w:rPr>
                    <w:rFonts w:ascii="Cambria Math" w:hAnsi="Cambria Math" w:cs="Arial"/>
                    <w:sz w:val="22"/>
                    <w:szCs w:val="22"/>
                  </w:rPr>
                  <m:t>2*</m:t>
                </m:r>
                <m:f>
                  <m:fPr>
                    <m:ctrlPr>
                      <w:rPr>
                        <w:rFonts w:ascii="Cambria Math" w:hAnsi="Cambria Math" w:cs="Arial"/>
                        <w:i/>
                        <w:sz w:val="22"/>
                        <w:szCs w:val="22"/>
                      </w:rPr>
                    </m:ctrlPr>
                  </m:fPr>
                  <m:num>
                    <m:r>
                      <w:rPr>
                        <w:rFonts w:ascii="Cambria Math" w:hAnsi="Cambria Math" w:cs="Arial"/>
                        <w:sz w:val="22"/>
                        <w:szCs w:val="22"/>
                      </w:rPr>
                      <m:t>Precision*Recall</m:t>
                    </m:r>
                  </m:num>
                  <m:den>
                    <m:r>
                      <w:rPr>
                        <w:rFonts w:ascii="Cambria Math" w:hAnsi="Cambria Math" w:cs="Arial"/>
                        <w:sz w:val="22"/>
                        <w:szCs w:val="22"/>
                      </w:rPr>
                      <m:t>Precision+Recall</m:t>
                    </m:r>
                  </m:den>
                </m:f>
              </m:oMath>
            </m:oMathPara>
          </w:p>
        </w:tc>
        <w:tc>
          <w:tcPr>
            <w:tcW w:w="1104" w:type="dxa"/>
            <w:vAlign w:val="center"/>
            <w:hideMark/>
          </w:tcPr>
          <w:p w14:paraId="7984A4C6" w14:textId="2A410739" w:rsidR="00967A8E" w:rsidRPr="00106D83" w:rsidRDefault="00967A8E" w:rsidP="00DF769E">
            <w:pPr>
              <w:jc w:val="both"/>
              <w:rPr>
                <w:rFonts w:ascii="Arial" w:hAnsi="Arial" w:cs="Arial"/>
                <w:sz w:val="22"/>
                <w:szCs w:val="22"/>
              </w:rPr>
            </w:pPr>
            <w:r w:rsidRPr="00106D83">
              <w:rPr>
                <w:rFonts w:ascii="Arial" w:hAnsi="Arial" w:cs="Arial"/>
                <w:sz w:val="22"/>
                <w:szCs w:val="22"/>
              </w:rPr>
              <w:t>0.793</w:t>
            </w:r>
          </w:p>
        </w:tc>
        <w:tc>
          <w:tcPr>
            <w:tcW w:w="4677" w:type="dxa"/>
            <w:vAlign w:val="center"/>
            <w:hideMark/>
          </w:tcPr>
          <w:p w14:paraId="70B22AC6" w14:textId="77777777" w:rsidR="00967A8E" w:rsidRPr="00106D83" w:rsidRDefault="00967A8E" w:rsidP="00967A8E">
            <w:pPr>
              <w:keepNext/>
              <w:rPr>
                <w:rFonts w:ascii="Arial" w:hAnsi="Arial" w:cs="Arial"/>
                <w:sz w:val="22"/>
                <w:szCs w:val="22"/>
              </w:rPr>
            </w:pPr>
            <w:r w:rsidRPr="00106D83">
              <w:rPr>
                <w:rFonts w:ascii="Arial" w:hAnsi="Arial" w:cs="Arial"/>
                <w:sz w:val="22"/>
                <w:szCs w:val="22"/>
              </w:rPr>
              <w:t>Combined precision/recall performance (1.0 is perfect detection accuracy).</w:t>
            </w:r>
          </w:p>
        </w:tc>
      </w:tr>
    </w:tbl>
    <w:p w14:paraId="51448126" w14:textId="4BA3A650" w:rsidR="00894751" w:rsidRPr="00106D83" w:rsidRDefault="00894751" w:rsidP="003C352D">
      <w:pPr>
        <w:pStyle w:val="Caption"/>
        <w:jc w:val="center"/>
        <w:rPr>
          <w:rFonts w:ascii="Arial" w:hAnsi="Arial" w:cs="Arial"/>
        </w:rPr>
      </w:pPr>
      <w:r w:rsidRPr="00106D83">
        <w:rPr>
          <w:rFonts w:ascii="Arial" w:hAnsi="Arial" w:cs="Arial"/>
        </w:rPr>
        <w:t xml:space="preserve">Table </w:t>
      </w:r>
      <w:r w:rsidR="005F6A1E" w:rsidRPr="00106D83">
        <w:rPr>
          <w:rFonts w:ascii="Arial" w:hAnsi="Arial" w:cs="Arial"/>
        </w:rPr>
        <w:t>10</w:t>
      </w:r>
      <w:r w:rsidRPr="00106D83">
        <w:rPr>
          <w:rFonts w:ascii="Arial" w:hAnsi="Arial" w:cs="Arial"/>
        </w:rPr>
        <w:t xml:space="preserve">: Evaluation of the object detection model on the image test set. Reported metrics </w:t>
      </w:r>
      <w:proofErr w:type="gramStart"/>
      <w:r w:rsidRPr="00106D83">
        <w:rPr>
          <w:rFonts w:ascii="Arial" w:hAnsi="Arial" w:cs="Arial"/>
        </w:rPr>
        <w:t>are:</w:t>
      </w:r>
      <w:proofErr w:type="gramEnd"/>
      <w:r w:rsidRPr="00106D83">
        <w:rPr>
          <w:rFonts w:ascii="Arial" w:hAnsi="Arial" w:cs="Arial"/>
        </w:rPr>
        <w:t xml:space="preserve"> accuracy (83.1%), precision (78.0%), recall (80.7%) and F1 score (79.3%). Here, precision measures the proportion of correct positive predictions, recall quantifies the fraction of true objects detected, and the F1 score is their harmonic mean.</w:t>
      </w:r>
      <w:commentRangeEnd w:id="203"/>
      <w:r w:rsidR="00F54E38" w:rsidRPr="00106D83">
        <w:rPr>
          <w:rStyle w:val="CommentReference"/>
          <w:rFonts w:ascii="Arial" w:hAnsi="Arial" w:cs="Arial"/>
          <w:i w:val="0"/>
          <w:iCs w:val="0"/>
          <w:color w:val="auto"/>
        </w:rPr>
        <w:commentReference w:id="203"/>
      </w:r>
    </w:p>
    <w:p w14:paraId="0E956C58" w14:textId="4FC2FCFA" w:rsidR="00F94138" w:rsidRPr="00106D83" w:rsidRDefault="00F94138" w:rsidP="003C352D">
      <w:pPr>
        <w:jc w:val="both"/>
        <w:rPr>
          <w:rFonts w:ascii="Arial" w:hAnsi="Arial" w:cs="Arial"/>
          <w:sz w:val="22"/>
          <w:szCs w:val="22"/>
        </w:rPr>
      </w:pPr>
      <w:r w:rsidRPr="00106D83">
        <w:rPr>
          <w:rStyle w:val="Strong"/>
          <w:rFonts w:ascii="Arial" w:hAnsi="Arial" w:cs="Arial"/>
          <w:b w:val="0"/>
          <w:bCs w:val="0"/>
          <w:sz w:val="22"/>
          <w:szCs w:val="22"/>
        </w:rPr>
        <w:t xml:space="preserve">Table </w:t>
      </w:r>
      <w:r w:rsidR="004F1C86" w:rsidRPr="00106D83">
        <w:rPr>
          <w:rStyle w:val="Strong"/>
          <w:rFonts w:ascii="Arial" w:hAnsi="Arial" w:cs="Arial"/>
          <w:b w:val="0"/>
          <w:bCs w:val="0"/>
          <w:sz w:val="22"/>
          <w:szCs w:val="22"/>
        </w:rPr>
        <w:t>1</w:t>
      </w:r>
      <w:r w:rsidR="005F6A1E" w:rsidRPr="00106D83">
        <w:rPr>
          <w:rStyle w:val="Strong"/>
          <w:rFonts w:ascii="Arial" w:hAnsi="Arial" w:cs="Arial"/>
          <w:b w:val="0"/>
          <w:bCs w:val="0"/>
          <w:sz w:val="22"/>
          <w:szCs w:val="22"/>
        </w:rPr>
        <w:t>1</w:t>
      </w:r>
      <w:r w:rsidRPr="00106D83">
        <w:rPr>
          <w:rFonts w:ascii="Arial" w:hAnsi="Arial" w:cs="Arial"/>
          <w:sz w:val="22"/>
          <w:szCs w:val="22"/>
        </w:rPr>
        <w:t xml:space="preserve"> reports the model’s </w:t>
      </w:r>
      <w:r w:rsidRPr="00106D83">
        <w:rPr>
          <w:rStyle w:val="Strong"/>
          <w:rFonts w:ascii="Arial" w:hAnsi="Arial" w:cs="Arial"/>
          <w:b w:val="0"/>
          <w:bCs w:val="0"/>
          <w:sz w:val="22"/>
          <w:szCs w:val="22"/>
        </w:rPr>
        <w:t>inference time</w:t>
      </w:r>
      <w:r w:rsidRPr="00106D83">
        <w:rPr>
          <w:rFonts w:ascii="Arial" w:hAnsi="Arial" w:cs="Arial"/>
          <w:b/>
          <w:bCs/>
          <w:sz w:val="22"/>
          <w:szCs w:val="22"/>
        </w:rPr>
        <w:t xml:space="preserve"> </w:t>
      </w:r>
      <w:r w:rsidRPr="00106D83">
        <w:rPr>
          <w:rFonts w:ascii="Arial" w:hAnsi="Arial" w:cs="Arial"/>
          <w:sz w:val="22"/>
          <w:szCs w:val="22"/>
        </w:rPr>
        <w:t>under each visual</w:t>
      </w:r>
      <w:r w:rsidR="0019224F" w:rsidRPr="00106D83">
        <w:rPr>
          <w:rFonts w:ascii="Arial" w:hAnsi="Arial" w:cs="Arial"/>
          <w:sz w:val="22"/>
          <w:szCs w:val="22"/>
        </w:rPr>
        <w:t>.</w:t>
      </w:r>
      <w:r w:rsidRPr="00106D83">
        <w:rPr>
          <w:rFonts w:ascii="Arial" w:hAnsi="Arial" w:cs="Arial"/>
          <w:sz w:val="22"/>
          <w:szCs w:val="22"/>
        </w:rPr>
        <w:t xml:space="preserve"> </w:t>
      </w:r>
      <w:r w:rsidR="00D62280" w:rsidRPr="00106D83">
        <w:rPr>
          <w:rFonts w:ascii="Arial" w:hAnsi="Arial" w:cs="Arial"/>
          <w:sz w:val="22"/>
          <w:szCs w:val="22"/>
        </w:rPr>
        <w:t>The cylindrical power grip was correctly executed in all trials</w:t>
      </w:r>
      <w:r w:rsidR="0019791B" w:rsidRPr="00106D83">
        <w:rPr>
          <w:rFonts w:ascii="Arial" w:hAnsi="Arial" w:cs="Arial"/>
          <w:sz w:val="22"/>
          <w:szCs w:val="22"/>
        </w:rPr>
        <w:t xml:space="preserve">, </w:t>
      </w:r>
      <w:r w:rsidR="00565A53" w:rsidRPr="00106D83">
        <w:rPr>
          <w:rFonts w:ascii="Arial" w:hAnsi="Arial" w:cs="Arial"/>
          <w:sz w:val="22"/>
          <w:szCs w:val="22"/>
        </w:rPr>
        <w:t xml:space="preserve">meaning </w:t>
      </w:r>
      <w:r w:rsidR="00024218" w:rsidRPr="00106D83">
        <w:rPr>
          <w:rFonts w:ascii="Arial" w:hAnsi="Arial" w:cs="Arial"/>
          <w:sz w:val="22"/>
          <w:szCs w:val="22"/>
        </w:rPr>
        <w:t xml:space="preserve">100% </w:t>
      </w:r>
      <w:r w:rsidR="004210C7" w:rsidRPr="00106D83">
        <w:rPr>
          <w:rFonts w:ascii="Arial" w:hAnsi="Arial" w:cs="Arial"/>
          <w:sz w:val="22"/>
          <w:szCs w:val="22"/>
        </w:rPr>
        <w:t xml:space="preserve">accurate </w:t>
      </w:r>
      <w:r w:rsidR="009B362D" w:rsidRPr="00106D83">
        <w:rPr>
          <w:rFonts w:ascii="Arial" w:hAnsi="Arial" w:cs="Arial"/>
          <w:sz w:val="22"/>
          <w:szCs w:val="22"/>
        </w:rPr>
        <w:t>identification</w:t>
      </w:r>
      <w:r w:rsidR="004210C7" w:rsidRPr="00106D83">
        <w:rPr>
          <w:rFonts w:ascii="Arial" w:hAnsi="Arial" w:cs="Arial"/>
          <w:sz w:val="22"/>
          <w:szCs w:val="22"/>
        </w:rPr>
        <w:t xml:space="preserve"> of the cup</w:t>
      </w:r>
      <w:r w:rsidR="00D62280" w:rsidRPr="00106D83">
        <w:rPr>
          <w:rFonts w:ascii="Arial" w:hAnsi="Arial" w:cs="Arial"/>
          <w:sz w:val="22"/>
          <w:szCs w:val="22"/>
        </w:rPr>
        <w:t xml:space="preserve">. </w:t>
      </w:r>
      <w:r w:rsidRPr="00106D83">
        <w:rPr>
          <w:rFonts w:ascii="Arial" w:hAnsi="Arial" w:cs="Arial"/>
          <w:sz w:val="22"/>
          <w:szCs w:val="22"/>
        </w:rPr>
        <w:t xml:space="preserve">A lower inference time indicates faster detection, </w:t>
      </w:r>
      <w:r w:rsidR="00781D16" w:rsidRPr="00106D83">
        <w:rPr>
          <w:rFonts w:ascii="Arial" w:hAnsi="Arial" w:cs="Arial"/>
          <w:sz w:val="22"/>
          <w:szCs w:val="22"/>
        </w:rPr>
        <w:t>meaning faster vision-to-grasp determination</w:t>
      </w:r>
      <w:r w:rsidRPr="00106D83">
        <w:rPr>
          <w:rFonts w:ascii="Arial" w:hAnsi="Arial" w:cs="Arial"/>
          <w:sz w:val="22"/>
          <w:szCs w:val="22"/>
        </w:rPr>
        <w:t xml:space="preserve">. Under optimal lighting (baseline condition), YOLO-nano processed frames in </w:t>
      </w:r>
      <w:r w:rsidR="00455852" w:rsidRPr="00106D83">
        <w:rPr>
          <w:rFonts w:ascii="Arial" w:hAnsi="Arial" w:cs="Arial"/>
          <w:sz w:val="22"/>
          <w:szCs w:val="22"/>
        </w:rPr>
        <w:t>0.088</w:t>
      </w:r>
      <w:r w:rsidRPr="00106D83">
        <w:rPr>
          <w:rFonts w:ascii="Arial" w:hAnsi="Arial" w:cs="Arial"/>
          <w:sz w:val="22"/>
          <w:szCs w:val="22"/>
        </w:rPr>
        <w:t>s on average. Introducing visual challenges (low lighting, occlusion, cluttered background) impacted performance</w:t>
      </w:r>
      <w:r w:rsidR="009C0685" w:rsidRPr="00106D83">
        <w:rPr>
          <w:rFonts w:ascii="Arial" w:hAnsi="Arial" w:cs="Arial"/>
          <w:sz w:val="22"/>
          <w:szCs w:val="22"/>
        </w:rPr>
        <w:t xml:space="preserve"> as</w:t>
      </w:r>
      <w:r w:rsidRPr="00106D83">
        <w:rPr>
          <w:rFonts w:ascii="Arial" w:hAnsi="Arial" w:cs="Arial"/>
          <w:sz w:val="22"/>
          <w:szCs w:val="22"/>
        </w:rPr>
        <w:t xml:space="preserve"> </w:t>
      </w:r>
      <w:r w:rsidR="00455852" w:rsidRPr="00106D83">
        <w:rPr>
          <w:rStyle w:val="Strong"/>
          <w:rFonts w:ascii="Arial" w:hAnsi="Arial" w:cs="Arial"/>
          <w:b w:val="0"/>
          <w:bCs w:val="0"/>
          <w:sz w:val="22"/>
          <w:szCs w:val="22"/>
        </w:rPr>
        <w:t>confidence</w:t>
      </w:r>
      <w:r w:rsidRPr="00106D83">
        <w:rPr>
          <w:rFonts w:ascii="Arial" w:hAnsi="Arial" w:cs="Arial"/>
          <w:sz w:val="22"/>
          <w:szCs w:val="22"/>
        </w:rPr>
        <w:t xml:space="preserve"> tended to decrease and </w:t>
      </w:r>
      <w:r w:rsidRPr="00106D83">
        <w:rPr>
          <w:rStyle w:val="Strong"/>
          <w:rFonts w:ascii="Arial" w:hAnsi="Arial" w:cs="Arial"/>
          <w:b w:val="0"/>
          <w:bCs w:val="0"/>
          <w:sz w:val="22"/>
          <w:szCs w:val="22"/>
        </w:rPr>
        <w:t>inference time</w:t>
      </w:r>
      <w:r w:rsidRPr="00106D83">
        <w:rPr>
          <w:rFonts w:ascii="Arial" w:hAnsi="Arial" w:cs="Arial"/>
          <w:sz w:val="22"/>
          <w:szCs w:val="22"/>
        </w:rPr>
        <w:t xml:space="preserve"> increase. </w:t>
      </w:r>
      <w:r w:rsidRPr="00106D83">
        <w:rPr>
          <w:rStyle w:val="Strong"/>
          <w:rFonts w:ascii="Arial" w:hAnsi="Arial" w:cs="Arial"/>
          <w:b w:val="0"/>
          <w:bCs w:val="0"/>
          <w:sz w:val="22"/>
          <w:szCs w:val="22"/>
        </w:rPr>
        <w:t xml:space="preserve">Figure </w:t>
      </w:r>
      <w:r w:rsidR="004F1C86" w:rsidRPr="00106D83">
        <w:rPr>
          <w:rStyle w:val="Strong"/>
          <w:rFonts w:ascii="Arial" w:hAnsi="Arial" w:cs="Arial"/>
          <w:b w:val="0"/>
          <w:bCs w:val="0"/>
          <w:sz w:val="22"/>
          <w:szCs w:val="22"/>
        </w:rPr>
        <w:t>1</w:t>
      </w:r>
      <w:r w:rsidRPr="00106D83">
        <w:rPr>
          <w:rFonts w:ascii="Arial" w:hAnsi="Arial" w:cs="Arial"/>
          <w:sz w:val="22"/>
          <w:szCs w:val="22"/>
        </w:rPr>
        <w:t xml:space="preserve"> and </w:t>
      </w:r>
      <w:r w:rsidRPr="00106D83">
        <w:rPr>
          <w:rStyle w:val="Strong"/>
          <w:rFonts w:ascii="Arial" w:hAnsi="Arial" w:cs="Arial"/>
          <w:b w:val="0"/>
          <w:bCs w:val="0"/>
          <w:sz w:val="22"/>
          <w:szCs w:val="22"/>
        </w:rPr>
        <w:t xml:space="preserve">Figure </w:t>
      </w:r>
      <w:r w:rsidR="004F1C86" w:rsidRPr="00106D83">
        <w:rPr>
          <w:rStyle w:val="Strong"/>
          <w:rFonts w:ascii="Arial" w:hAnsi="Arial" w:cs="Arial"/>
          <w:b w:val="0"/>
          <w:bCs w:val="0"/>
          <w:sz w:val="22"/>
          <w:szCs w:val="22"/>
        </w:rPr>
        <w:t>1</w:t>
      </w:r>
      <w:r w:rsidRPr="00106D83">
        <w:rPr>
          <w:rStyle w:val="Strong"/>
          <w:rFonts w:ascii="Arial" w:hAnsi="Arial" w:cs="Arial"/>
          <w:b w:val="0"/>
          <w:bCs w:val="0"/>
          <w:sz w:val="22"/>
          <w:szCs w:val="22"/>
        </w:rPr>
        <w:t>2</w:t>
      </w:r>
      <w:r w:rsidRPr="00106D83">
        <w:rPr>
          <w:rFonts w:ascii="Arial" w:hAnsi="Arial" w:cs="Arial"/>
          <w:sz w:val="22"/>
          <w:szCs w:val="22"/>
        </w:rPr>
        <w:t xml:space="preserve"> illustrate these trends with bar charts. </w:t>
      </w:r>
      <w:r w:rsidR="00636D08" w:rsidRPr="00106D83">
        <w:rPr>
          <w:rFonts w:ascii="Arial" w:hAnsi="Arial" w:cs="Arial"/>
          <w:sz w:val="22"/>
          <w:szCs w:val="22"/>
        </w:rPr>
        <w:t xml:space="preserve">The </w:t>
      </w:r>
      <w:r w:rsidRPr="00106D83">
        <w:rPr>
          <w:rFonts w:ascii="Arial" w:hAnsi="Arial" w:cs="Arial"/>
          <w:sz w:val="22"/>
          <w:szCs w:val="22"/>
        </w:rPr>
        <w:t>Kruskal–</w:t>
      </w:r>
      <w:proofErr w:type="gramStart"/>
      <w:r w:rsidRPr="00106D83">
        <w:rPr>
          <w:rFonts w:ascii="Arial" w:hAnsi="Arial" w:cs="Arial"/>
          <w:sz w:val="22"/>
          <w:szCs w:val="22"/>
        </w:rPr>
        <w:t>Wallis</w:t>
      </w:r>
      <w:proofErr w:type="gramEnd"/>
      <w:r w:rsidRPr="00106D83">
        <w:rPr>
          <w:rFonts w:ascii="Arial" w:hAnsi="Arial" w:cs="Arial"/>
          <w:sz w:val="22"/>
          <w:szCs w:val="22"/>
        </w:rPr>
        <w:t xml:space="preserve"> test confirmed a </w:t>
      </w:r>
      <w:r w:rsidRPr="00106D83">
        <w:rPr>
          <w:rStyle w:val="Strong"/>
          <w:rFonts w:ascii="Arial" w:hAnsi="Arial" w:cs="Arial"/>
          <w:b w:val="0"/>
          <w:bCs w:val="0"/>
          <w:sz w:val="22"/>
          <w:szCs w:val="22"/>
        </w:rPr>
        <w:t>significant difference in performance</w:t>
      </w:r>
      <w:r w:rsidRPr="00106D83">
        <w:rPr>
          <w:rStyle w:val="Strong"/>
          <w:rFonts w:ascii="Arial" w:hAnsi="Arial" w:cs="Arial"/>
          <w:sz w:val="22"/>
          <w:szCs w:val="22"/>
        </w:rPr>
        <w:t xml:space="preserve"> </w:t>
      </w:r>
      <w:r w:rsidRPr="00106D83">
        <w:rPr>
          <w:rStyle w:val="Strong"/>
          <w:rFonts w:ascii="Arial" w:hAnsi="Arial" w:cs="Arial"/>
          <w:b w:val="0"/>
          <w:bCs w:val="0"/>
          <w:sz w:val="22"/>
          <w:szCs w:val="22"/>
        </w:rPr>
        <w:t>across the four conditions</w:t>
      </w:r>
      <w:r w:rsidRPr="00106D83">
        <w:rPr>
          <w:rFonts w:ascii="Arial" w:hAnsi="Arial" w:cs="Arial"/>
          <w:sz w:val="22"/>
          <w:szCs w:val="22"/>
        </w:rPr>
        <w:t xml:space="preserve"> (p &lt; 0.05), prompting post-hoc pairwise Dunn tests to identify specific pairwise differences. </w:t>
      </w:r>
      <w:r w:rsidRPr="00106D83">
        <w:rPr>
          <w:rStyle w:val="Strong"/>
          <w:rFonts w:ascii="Arial" w:hAnsi="Arial" w:cs="Arial"/>
          <w:b w:val="0"/>
          <w:bCs w:val="0"/>
          <w:sz w:val="22"/>
          <w:szCs w:val="22"/>
        </w:rPr>
        <w:t xml:space="preserve">Table </w:t>
      </w:r>
      <w:r w:rsidR="004F1C86" w:rsidRPr="00106D83">
        <w:rPr>
          <w:rStyle w:val="Strong"/>
          <w:rFonts w:ascii="Arial" w:hAnsi="Arial" w:cs="Arial"/>
          <w:b w:val="0"/>
          <w:bCs w:val="0"/>
          <w:sz w:val="22"/>
          <w:szCs w:val="22"/>
        </w:rPr>
        <w:t>1</w:t>
      </w:r>
      <w:r w:rsidR="005F6A1E" w:rsidRPr="00106D83">
        <w:rPr>
          <w:rStyle w:val="Strong"/>
          <w:rFonts w:ascii="Arial" w:hAnsi="Arial" w:cs="Arial"/>
          <w:b w:val="0"/>
          <w:bCs w:val="0"/>
          <w:sz w:val="22"/>
          <w:szCs w:val="22"/>
        </w:rPr>
        <w:t>2</w:t>
      </w:r>
      <w:r w:rsidRPr="00106D83">
        <w:rPr>
          <w:rFonts w:ascii="Arial" w:hAnsi="Arial" w:cs="Arial"/>
          <w:sz w:val="22"/>
          <w:szCs w:val="22"/>
        </w:rPr>
        <w:t xml:space="preserve"> summari</w:t>
      </w:r>
      <w:r w:rsidR="00137E55" w:rsidRPr="00106D83">
        <w:rPr>
          <w:rFonts w:ascii="Arial" w:hAnsi="Arial" w:cs="Arial"/>
          <w:sz w:val="22"/>
          <w:szCs w:val="22"/>
        </w:rPr>
        <w:t>s</w:t>
      </w:r>
      <w:r w:rsidRPr="00106D83">
        <w:rPr>
          <w:rFonts w:ascii="Arial" w:hAnsi="Arial" w:cs="Arial"/>
          <w:sz w:val="22"/>
          <w:szCs w:val="22"/>
        </w:rPr>
        <w:t xml:space="preserve">es these post-hoc results for detection precision and </w:t>
      </w:r>
      <w:r w:rsidRPr="00106D83">
        <w:rPr>
          <w:rStyle w:val="Strong"/>
          <w:rFonts w:ascii="Arial" w:hAnsi="Arial" w:cs="Arial"/>
          <w:b w:val="0"/>
          <w:bCs w:val="0"/>
          <w:sz w:val="22"/>
          <w:szCs w:val="22"/>
        </w:rPr>
        <w:t xml:space="preserve">Table </w:t>
      </w:r>
      <w:r w:rsidR="004F1C86" w:rsidRPr="00106D83">
        <w:rPr>
          <w:rStyle w:val="Strong"/>
          <w:rFonts w:ascii="Arial" w:hAnsi="Arial" w:cs="Arial"/>
          <w:b w:val="0"/>
          <w:bCs w:val="0"/>
          <w:sz w:val="22"/>
          <w:szCs w:val="22"/>
        </w:rPr>
        <w:t>1</w:t>
      </w:r>
      <w:r w:rsidR="005F6A1E" w:rsidRPr="00106D83">
        <w:rPr>
          <w:rStyle w:val="Strong"/>
          <w:rFonts w:ascii="Arial" w:hAnsi="Arial" w:cs="Arial"/>
          <w:b w:val="0"/>
          <w:bCs w:val="0"/>
          <w:sz w:val="22"/>
          <w:szCs w:val="22"/>
        </w:rPr>
        <w:t>3</w:t>
      </w:r>
      <w:r w:rsidRPr="00106D83">
        <w:rPr>
          <w:rFonts w:ascii="Arial" w:hAnsi="Arial" w:cs="Arial"/>
          <w:sz w:val="22"/>
          <w:szCs w:val="22"/>
        </w:rPr>
        <w:t xml:space="preserve"> for inference time.</w:t>
      </w:r>
      <w:r w:rsidR="0080657E" w:rsidRPr="00106D83">
        <w:rPr>
          <w:rFonts w:ascii="Arial" w:hAnsi="Arial" w:cs="Arial"/>
          <w:sz w:val="22"/>
          <w:szCs w:val="22"/>
        </w:rPr>
        <w:t xml:space="preserve"> </w:t>
      </w:r>
      <w:r w:rsidR="00BA427E" w:rsidRPr="00106D83">
        <w:rPr>
          <w:rFonts w:ascii="Arial" w:hAnsi="Arial" w:cs="Arial"/>
          <w:sz w:val="22"/>
          <w:szCs w:val="22"/>
        </w:rPr>
        <w:t xml:space="preserve">These real-time detection results establish a reliable baseline, which we then </w:t>
      </w:r>
      <w:r w:rsidR="00D7385C" w:rsidRPr="00106D83">
        <w:rPr>
          <w:rFonts w:ascii="Arial" w:hAnsi="Arial" w:cs="Arial"/>
          <w:sz w:val="22"/>
          <w:szCs w:val="22"/>
        </w:rPr>
        <w:t>initiate</w:t>
      </w:r>
      <w:r w:rsidR="00BA427E" w:rsidRPr="00106D83">
        <w:rPr>
          <w:rFonts w:ascii="Arial" w:hAnsi="Arial" w:cs="Arial"/>
          <w:sz w:val="22"/>
          <w:szCs w:val="22"/>
        </w:rPr>
        <w:t xml:space="preserve"> </w:t>
      </w:r>
      <w:r w:rsidR="00D7385C" w:rsidRPr="00106D83">
        <w:rPr>
          <w:rFonts w:ascii="Arial" w:hAnsi="Arial" w:cs="Arial"/>
          <w:sz w:val="22"/>
          <w:szCs w:val="22"/>
        </w:rPr>
        <w:t>the</w:t>
      </w:r>
      <w:r w:rsidR="00BA427E" w:rsidRPr="00106D83">
        <w:rPr>
          <w:rFonts w:ascii="Arial" w:hAnsi="Arial" w:cs="Arial"/>
          <w:sz w:val="22"/>
          <w:szCs w:val="22"/>
        </w:rPr>
        <w:t xml:space="preserve"> RL grip controller.</w:t>
      </w:r>
    </w:p>
    <w:tbl>
      <w:tblPr>
        <w:tblW w:w="991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71"/>
        <w:gridCol w:w="567"/>
        <w:gridCol w:w="2268"/>
        <w:gridCol w:w="2126"/>
        <w:gridCol w:w="1843"/>
        <w:gridCol w:w="1843"/>
      </w:tblGrid>
      <w:tr w:rsidR="00CE726F" w:rsidRPr="00106D83" w14:paraId="7CD1D2BA" w14:textId="77777777" w:rsidTr="00D824CF">
        <w:trPr>
          <w:tblHeader/>
          <w:tblCellSpacing w:w="15" w:type="dxa"/>
        </w:trPr>
        <w:tc>
          <w:tcPr>
            <w:tcW w:w="1226" w:type="dxa"/>
            <w:vAlign w:val="center"/>
            <w:hideMark/>
          </w:tcPr>
          <w:p w14:paraId="6F3D849B" w14:textId="77777777" w:rsidR="002D1227" w:rsidRPr="00106D83" w:rsidRDefault="002D1227" w:rsidP="000B57F5">
            <w:pPr>
              <w:rPr>
                <w:rFonts w:ascii="Arial" w:hAnsi="Arial" w:cs="Arial"/>
                <w:b/>
                <w:bCs/>
                <w:sz w:val="22"/>
                <w:szCs w:val="22"/>
              </w:rPr>
            </w:pPr>
            <w:r w:rsidRPr="00106D83">
              <w:rPr>
                <w:rFonts w:ascii="Arial" w:hAnsi="Arial" w:cs="Arial"/>
                <w:b/>
                <w:bCs/>
                <w:sz w:val="22"/>
                <w:szCs w:val="22"/>
              </w:rPr>
              <w:t>Condition</w:t>
            </w:r>
          </w:p>
        </w:tc>
        <w:tc>
          <w:tcPr>
            <w:tcW w:w="537" w:type="dxa"/>
            <w:vAlign w:val="center"/>
            <w:hideMark/>
          </w:tcPr>
          <w:p w14:paraId="261526F2" w14:textId="08B50875" w:rsidR="002D1227" w:rsidRPr="00106D83" w:rsidRDefault="002D1227" w:rsidP="000B57F5">
            <w:pPr>
              <w:rPr>
                <w:rFonts w:ascii="Arial" w:hAnsi="Arial" w:cs="Arial"/>
                <w:b/>
                <w:bCs/>
                <w:sz w:val="22"/>
                <w:szCs w:val="22"/>
              </w:rPr>
            </w:pPr>
            <w:r w:rsidRPr="00106D83">
              <w:rPr>
                <w:rFonts w:ascii="Arial" w:hAnsi="Arial" w:cs="Arial"/>
                <w:b/>
                <w:bCs/>
                <w:sz w:val="22"/>
                <w:szCs w:val="22"/>
              </w:rPr>
              <w:t>n</w:t>
            </w:r>
          </w:p>
        </w:tc>
        <w:tc>
          <w:tcPr>
            <w:tcW w:w="2238" w:type="dxa"/>
            <w:vAlign w:val="center"/>
            <w:hideMark/>
          </w:tcPr>
          <w:p w14:paraId="1483D654" w14:textId="77777777" w:rsidR="002D1227" w:rsidRPr="00106D83" w:rsidRDefault="002D1227" w:rsidP="000B57F5">
            <w:pPr>
              <w:rPr>
                <w:rFonts w:ascii="Arial" w:hAnsi="Arial" w:cs="Arial"/>
                <w:b/>
                <w:bCs/>
                <w:sz w:val="22"/>
                <w:szCs w:val="22"/>
              </w:rPr>
            </w:pPr>
            <w:r w:rsidRPr="00106D83">
              <w:rPr>
                <w:rFonts w:ascii="Arial" w:hAnsi="Arial" w:cs="Arial"/>
                <w:b/>
                <w:bCs/>
                <w:sz w:val="22"/>
                <w:szCs w:val="22"/>
              </w:rPr>
              <w:t>Inference Time (s)</w:t>
            </w:r>
          </w:p>
        </w:tc>
        <w:tc>
          <w:tcPr>
            <w:tcW w:w="2096" w:type="dxa"/>
            <w:vAlign w:val="center"/>
            <w:hideMark/>
          </w:tcPr>
          <w:p w14:paraId="20C201C6" w14:textId="77777777" w:rsidR="002D1227" w:rsidRPr="00106D83" w:rsidRDefault="002D1227" w:rsidP="000B57F5">
            <w:pPr>
              <w:rPr>
                <w:rFonts w:ascii="Arial" w:hAnsi="Arial" w:cs="Arial"/>
                <w:b/>
                <w:bCs/>
                <w:sz w:val="22"/>
                <w:szCs w:val="22"/>
              </w:rPr>
            </w:pPr>
            <w:r w:rsidRPr="00106D83">
              <w:rPr>
                <w:rFonts w:ascii="Arial" w:hAnsi="Arial" w:cs="Arial"/>
                <w:b/>
                <w:bCs/>
                <w:sz w:val="22"/>
                <w:szCs w:val="22"/>
              </w:rPr>
              <w:t>95 % CI (s)</w:t>
            </w:r>
          </w:p>
        </w:tc>
        <w:tc>
          <w:tcPr>
            <w:tcW w:w="1813" w:type="dxa"/>
            <w:vAlign w:val="center"/>
            <w:hideMark/>
          </w:tcPr>
          <w:p w14:paraId="4DCAD7AE" w14:textId="77777777" w:rsidR="002D1227" w:rsidRPr="00106D83" w:rsidRDefault="002D1227" w:rsidP="000B57F5">
            <w:pPr>
              <w:rPr>
                <w:rFonts w:ascii="Arial" w:hAnsi="Arial" w:cs="Arial"/>
                <w:b/>
                <w:bCs/>
                <w:sz w:val="22"/>
                <w:szCs w:val="22"/>
              </w:rPr>
            </w:pPr>
            <w:r w:rsidRPr="00106D83">
              <w:rPr>
                <w:rFonts w:ascii="Arial" w:hAnsi="Arial" w:cs="Arial"/>
                <w:b/>
                <w:bCs/>
                <w:sz w:val="22"/>
                <w:szCs w:val="22"/>
              </w:rPr>
              <w:t>Raw Confidence</w:t>
            </w:r>
          </w:p>
        </w:tc>
        <w:tc>
          <w:tcPr>
            <w:tcW w:w="1798" w:type="dxa"/>
            <w:vAlign w:val="center"/>
            <w:hideMark/>
          </w:tcPr>
          <w:p w14:paraId="79C10460" w14:textId="77777777" w:rsidR="002D1227" w:rsidRPr="00106D83" w:rsidRDefault="002D1227" w:rsidP="000B57F5">
            <w:pPr>
              <w:rPr>
                <w:rFonts w:ascii="Arial" w:hAnsi="Arial" w:cs="Arial"/>
                <w:b/>
                <w:bCs/>
                <w:sz w:val="22"/>
                <w:szCs w:val="22"/>
              </w:rPr>
            </w:pPr>
            <w:r w:rsidRPr="00106D83">
              <w:rPr>
                <w:rFonts w:ascii="Arial" w:hAnsi="Arial" w:cs="Arial"/>
                <w:b/>
                <w:bCs/>
                <w:sz w:val="22"/>
                <w:szCs w:val="22"/>
              </w:rPr>
              <w:t>95 % CI</w:t>
            </w:r>
          </w:p>
        </w:tc>
      </w:tr>
      <w:tr w:rsidR="00CE726F" w:rsidRPr="00106D83" w14:paraId="5873D3A4" w14:textId="77777777" w:rsidTr="00D824CF">
        <w:trPr>
          <w:tblCellSpacing w:w="15" w:type="dxa"/>
        </w:trPr>
        <w:tc>
          <w:tcPr>
            <w:tcW w:w="1226" w:type="dxa"/>
            <w:vAlign w:val="center"/>
            <w:hideMark/>
          </w:tcPr>
          <w:p w14:paraId="188E3384" w14:textId="77777777" w:rsidR="002D1227" w:rsidRPr="00106D83" w:rsidRDefault="002D1227" w:rsidP="000B57F5">
            <w:pPr>
              <w:rPr>
                <w:rFonts w:ascii="Arial" w:hAnsi="Arial" w:cs="Arial"/>
                <w:b/>
                <w:bCs/>
                <w:sz w:val="22"/>
                <w:szCs w:val="22"/>
              </w:rPr>
            </w:pPr>
            <w:r w:rsidRPr="00106D83">
              <w:rPr>
                <w:rFonts w:ascii="Arial" w:hAnsi="Arial" w:cs="Arial"/>
                <w:b/>
                <w:bCs/>
                <w:sz w:val="22"/>
                <w:szCs w:val="22"/>
              </w:rPr>
              <w:t>Baseline</w:t>
            </w:r>
          </w:p>
        </w:tc>
        <w:tc>
          <w:tcPr>
            <w:tcW w:w="537" w:type="dxa"/>
            <w:vAlign w:val="center"/>
            <w:hideMark/>
          </w:tcPr>
          <w:p w14:paraId="225B11DE" w14:textId="659995C3" w:rsidR="002D1227" w:rsidRPr="00106D83" w:rsidRDefault="00F20E38" w:rsidP="000B57F5">
            <w:pPr>
              <w:rPr>
                <w:rFonts w:ascii="Arial" w:hAnsi="Arial" w:cs="Arial"/>
                <w:sz w:val="22"/>
                <w:szCs w:val="22"/>
              </w:rPr>
            </w:pPr>
            <w:r w:rsidRPr="00106D83">
              <w:rPr>
                <w:rFonts w:ascii="Arial" w:hAnsi="Arial" w:cs="Arial"/>
                <w:sz w:val="22"/>
                <w:szCs w:val="22"/>
              </w:rPr>
              <w:t>30</w:t>
            </w:r>
          </w:p>
        </w:tc>
        <w:tc>
          <w:tcPr>
            <w:tcW w:w="2238" w:type="dxa"/>
            <w:vAlign w:val="center"/>
            <w:hideMark/>
          </w:tcPr>
          <w:p w14:paraId="1AC92CFF" w14:textId="77777777" w:rsidR="002D1227" w:rsidRPr="00106D83" w:rsidRDefault="002D1227" w:rsidP="000B57F5">
            <w:pPr>
              <w:rPr>
                <w:rFonts w:ascii="Arial" w:hAnsi="Arial" w:cs="Arial"/>
                <w:sz w:val="22"/>
                <w:szCs w:val="22"/>
              </w:rPr>
            </w:pPr>
            <w:r w:rsidRPr="00106D83">
              <w:rPr>
                <w:rFonts w:ascii="Arial" w:hAnsi="Arial" w:cs="Arial"/>
                <w:sz w:val="22"/>
                <w:szCs w:val="22"/>
              </w:rPr>
              <w:t>0.08825 ± 0.00459</w:t>
            </w:r>
          </w:p>
        </w:tc>
        <w:tc>
          <w:tcPr>
            <w:tcW w:w="2096" w:type="dxa"/>
            <w:vAlign w:val="center"/>
            <w:hideMark/>
          </w:tcPr>
          <w:p w14:paraId="32CFE0B8" w14:textId="77777777" w:rsidR="002D1227" w:rsidRPr="00106D83" w:rsidRDefault="002D1227" w:rsidP="000B57F5">
            <w:pPr>
              <w:rPr>
                <w:rFonts w:ascii="Arial" w:hAnsi="Arial" w:cs="Arial"/>
                <w:sz w:val="22"/>
                <w:szCs w:val="22"/>
              </w:rPr>
            </w:pPr>
            <w:r w:rsidRPr="00106D83">
              <w:rPr>
                <w:rFonts w:ascii="Arial" w:hAnsi="Arial" w:cs="Arial"/>
                <w:sz w:val="22"/>
                <w:szCs w:val="22"/>
              </w:rPr>
              <w:t>[0.08658 – 0.08992]</w:t>
            </w:r>
          </w:p>
        </w:tc>
        <w:tc>
          <w:tcPr>
            <w:tcW w:w="1813" w:type="dxa"/>
            <w:vAlign w:val="center"/>
            <w:hideMark/>
          </w:tcPr>
          <w:p w14:paraId="6BECC184" w14:textId="77777777" w:rsidR="002D1227" w:rsidRPr="00106D83" w:rsidRDefault="002D1227" w:rsidP="000B57F5">
            <w:pPr>
              <w:rPr>
                <w:rFonts w:ascii="Arial" w:hAnsi="Arial" w:cs="Arial"/>
                <w:sz w:val="22"/>
                <w:szCs w:val="22"/>
              </w:rPr>
            </w:pPr>
            <w:r w:rsidRPr="00106D83">
              <w:rPr>
                <w:rFonts w:ascii="Arial" w:hAnsi="Arial" w:cs="Arial"/>
                <w:sz w:val="22"/>
                <w:szCs w:val="22"/>
              </w:rPr>
              <w:t>0.90680 ± 0.00000</w:t>
            </w:r>
          </w:p>
        </w:tc>
        <w:tc>
          <w:tcPr>
            <w:tcW w:w="1798" w:type="dxa"/>
            <w:vAlign w:val="center"/>
            <w:hideMark/>
          </w:tcPr>
          <w:p w14:paraId="74C8DA83" w14:textId="77777777" w:rsidR="002D1227" w:rsidRPr="00106D83" w:rsidRDefault="002D1227" w:rsidP="000B57F5">
            <w:pPr>
              <w:rPr>
                <w:rFonts w:ascii="Arial" w:hAnsi="Arial" w:cs="Arial"/>
                <w:sz w:val="22"/>
                <w:szCs w:val="22"/>
              </w:rPr>
            </w:pPr>
            <w:r w:rsidRPr="00106D83">
              <w:rPr>
                <w:rFonts w:ascii="Arial" w:hAnsi="Arial" w:cs="Arial"/>
                <w:sz w:val="22"/>
                <w:szCs w:val="22"/>
              </w:rPr>
              <w:t>[0.90680 – 0.90680]</w:t>
            </w:r>
          </w:p>
        </w:tc>
      </w:tr>
      <w:tr w:rsidR="00CE726F" w:rsidRPr="00106D83" w14:paraId="2A8DE892" w14:textId="77777777" w:rsidTr="00D824CF">
        <w:trPr>
          <w:tblCellSpacing w:w="15" w:type="dxa"/>
        </w:trPr>
        <w:tc>
          <w:tcPr>
            <w:tcW w:w="1226" w:type="dxa"/>
            <w:vAlign w:val="center"/>
            <w:hideMark/>
          </w:tcPr>
          <w:p w14:paraId="6E8B24C0" w14:textId="77777777" w:rsidR="002D1227" w:rsidRPr="00106D83" w:rsidRDefault="002D1227" w:rsidP="000B57F5">
            <w:pPr>
              <w:rPr>
                <w:rFonts w:ascii="Arial" w:hAnsi="Arial" w:cs="Arial"/>
                <w:b/>
                <w:bCs/>
                <w:sz w:val="22"/>
                <w:szCs w:val="22"/>
              </w:rPr>
            </w:pPr>
            <w:r w:rsidRPr="00106D83">
              <w:rPr>
                <w:rFonts w:ascii="Arial" w:hAnsi="Arial" w:cs="Arial"/>
                <w:b/>
                <w:bCs/>
                <w:sz w:val="22"/>
                <w:szCs w:val="22"/>
              </w:rPr>
              <w:t>Clutter</w:t>
            </w:r>
          </w:p>
        </w:tc>
        <w:tc>
          <w:tcPr>
            <w:tcW w:w="537" w:type="dxa"/>
            <w:vAlign w:val="center"/>
            <w:hideMark/>
          </w:tcPr>
          <w:p w14:paraId="6B0DC259" w14:textId="0CDA7E91" w:rsidR="002D1227" w:rsidRPr="00106D83" w:rsidRDefault="00F20E38" w:rsidP="000B57F5">
            <w:pPr>
              <w:rPr>
                <w:rFonts w:ascii="Arial" w:hAnsi="Arial" w:cs="Arial"/>
                <w:sz w:val="22"/>
                <w:szCs w:val="22"/>
              </w:rPr>
            </w:pPr>
            <w:r w:rsidRPr="00106D83">
              <w:rPr>
                <w:rFonts w:ascii="Arial" w:hAnsi="Arial" w:cs="Arial"/>
                <w:sz w:val="22"/>
                <w:szCs w:val="22"/>
              </w:rPr>
              <w:t>30</w:t>
            </w:r>
          </w:p>
        </w:tc>
        <w:tc>
          <w:tcPr>
            <w:tcW w:w="2238" w:type="dxa"/>
            <w:vAlign w:val="center"/>
            <w:hideMark/>
          </w:tcPr>
          <w:p w14:paraId="09E5C00E" w14:textId="77777777" w:rsidR="002D1227" w:rsidRPr="00106D83" w:rsidRDefault="002D1227" w:rsidP="000B57F5">
            <w:pPr>
              <w:rPr>
                <w:rFonts w:ascii="Arial" w:hAnsi="Arial" w:cs="Arial"/>
                <w:sz w:val="22"/>
                <w:szCs w:val="22"/>
              </w:rPr>
            </w:pPr>
            <w:r w:rsidRPr="00106D83">
              <w:rPr>
                <w:rFonts w:ascii="Arial" w:hAnsi="Arial" w:cs="Arial"/>
                <w:sz w:val="22"/>
                <w:szCs w:val="22"/>
              </w:rPr>
              <w:t>0.08355 ± 0.00470</w:t>
            </w:r>
          </w:p>
        </w:tc>
        <w:tc>
          <w:tcPr>
            <w:tcW w:w="2096" w:type="dxa"/>
            <w:vAlign w:val="center"/>
            <w:hideMark/>
          </w:tcPr>
          <w:p w14:paraId="4E0585F8" w14:textId="77777777" w:rsidR="002D1227" w:rsidRPr="00106D83" w:rsidRDefault="002D1227" w:rsidP="000B57F5">
            <w:pPr>
              <w:rPr>
                <w:rFonts w:ascii="Arial" w:hAnsi="Arial" w:cs="Arial"/>
                <w:sz w:val="22"/>
                <w:szCs w:val="22"/>
              </w:rPr>
            </w:pPr>
            <w:r w:rsidRPr="00106D83">
              <w:rPr>
                <w:rFonts w:ascii="Arial" w:hAnsi="Arial" w:cs="Arial"/>
                <w:sz w:val="22"/>
                <w:szCs w:val="22"/>
              </w:rPr>
              <w:t>[0.08185 – 0.08526]</w:t>
            </w:r>
          </w:p>
        </w:tc>
        <w:tc>
          <w:tcPr>
            <w:tcW w:w="1813" w:type="dxa"/>
            <w:vAlign w:val="center"/>
            <w:hideMark/>
          </w:tcPr>
          <w:p w14:paraId="44F14D5D" w14:textId="77777777" w:rsidR="002D1227" w:rsidRPr="00106D83" w:rsidRDefault="002D1227" w:rsidP="000B57F5">
            <w:pPr>
              <w:rPr>
                <w:rFonts w:ascii="Arial" w:hAnsi="Arial" w:cs="Arial"/>
                <w:sz w:val="22"/>
                <w:szCs w:val="22"/>
              </w:rPr>
            </w:pPr>
            <w:r w:rsidRPr="00106D83">
              <w:rPr>
                <w:rFonts w:ascii="Arial" w:hAnsi="Arial" w:cs="Arial"/>
                <w:sz w:val="22"/>
                <w:szCs w:val="22"/>
              </w:rPr>
              <w:t>0.80264 ± 0.12914</w:t>
            </w:r>
          </w:p>
        </w:tc>
        <w:tc>
          <w:tcPr>
            <w:tcW w:w="1798" w:type="dxa"/>
            <w:vAlign w:val="center"/>
            <w:hideMark/>
          </w:tcPr>
          <w:p w14:paraId="7831D38E" w14:textId="77777777" w:rsidR="002D1227" w:rsidRPr="00106D83" w:rsidRDefault="002D1227" w:rsidP="000B57F5">
            <w:pPr>
              <w:rPr>
                <w:rFonts w:ascii="Arial" w:hAnsi="Arial" w:cs="Arial"/>
                <w:sz w:val="22"/>
                <w:szCs w:val="22"/>
              </w:rPr>
            </w:pPr>
            <w:r w:rsidRPr="00106D83">
              <w:rPr>
                <w:rFonts w:ascii="Arial" w:hAnsi="Arial" w:cs="Arial"/>
                <w:sz w:val="22"/>
                <w:szCs w:val="22"/>
              </w:rPr>
              <w:t>[0.75199 – 0.85330]</w:t>
            </w:r>
          </w:p>
        </w:tc>
      </w:tr>
      <w:tr w:rsidR="00CE726F" w:rsidRPr="00106D83" w14:paraId="0D3014DD" w14:textId="77777777" w:rsidTr="00D824CF">
        <w:trPr>
          <w:tblCellSpacing w:w="15" w:type="dxa"/>
        </w:trPr>
        <w:tc>
          <w:tcPr>
            <w:tcW w:w="1226" w:type="dxa"/>
            <w:vAlign w:val="center"/>
            <w:hideMark/>
          </w:tcPr>
          <w:p w14:paraId="211FF7CA" w14:textId="77777777" w:rsidR="002D1227" w:rsidRPr="00106D83" w:rsidRDefault="002D1227" w:rsidP="000B57F5">
            <w:pPr>
              <w:rPr>
                <w:rFonts w:ascii="Arial" w:hAnsi="Arial" w:cs="Arial"/>
                <w:b/>
                <w:bCs/>
                <w:sz w:val="22"/>
                <w:szCs w:val="22"/>
              </w:rPr>
            </w:pPr>
            <w:r w:rsidRPr="00106D83">
              <w:rPr>
                <w:rFonts w:ascii="Arial" w:hAnsi="Arial" w:cs="Arial"/>
                <w:b/>
                <w:bCs/>
                <w:sz w:val="22"/>
                <w:szCs w:val="22"/>
              </w:rPr>
              <w:t>Occlusion</w:t>
            </w:r>
          </w:p>
        </w:tc>
        <w:tc>
          <w:tcPr>
            <w:tcW w:w="537" w:type="dxa"/>
            <w:vAlign w:val="center"/>
            <w:hideMark/>
          </w:tcPr>
          <w:p w14:paraId="6271D68C" w14:textId="7B0B72E1" w:rsidR="002D1227" w:rsidRPr="00106D83" w:rsidRDefault="00F20E38" w:rsidP="000B57F5">
            <w:pPr>
              <w:rPr>
                <w:rFonts w:ascii="Arial" w:hAnsi="Arial" w:cs="Arial"/>
                <w:sz w:val="22"/>
                <w:szCs w:val="22"/>
              </w:rPr>
            </w:pPr>
            <w:r w:rsidRPr="00106D83">
              <w:rPr>
                <w:rFonts w:ascii="Arial" w:hAnsi="Arial" w:cs="Arial"/>
                <w:sz w:val="22"/>
                <w:szCs w:val="22"/>
              </w:rPr>
              <w:t>30</w:t>
            </w:r>
          </w:p>
        </w:tc>
        <w:tc>
          <w:tcPr>
            <w:tcW w:w="2238" w:type="dxa"/>
            <w:vAlign w:val="center"/>
            <w:hideMark/>
          </w:tcPr>
          <w:p w14:paraId="4440B4B7" w14:textId="77777777" w:rsidR="002D1227" w:rsidRPr="00106D83" w:rsidRDefault="002D1227" w:rsidP="000B57F5">
            <w:pPr>
              <w:rPr>
                <w:rFonts w:ascii="Arial" w:hAnsi="Arial" w:cs="Arial"/>
                <w:sz w:val="22"/>
                <w:szCs w:val="22"/>
              </w:rPr>
            </w:pPr>
            <w:r w:rsidRPr="00106D83">
              <w:rPr>
                <w:rFonts w:ascii="Arial" w:hAnsi="Arial" w:cs="Arial"/>
                <w:sz w:val="22"/>
                <w:szCs w:val="22"/>
              </w:rPr>
              <w:t>0.08490 ± 0.00269</w:t>
            </w:r>
          </w:p>
        </w:tc>
        <w:tc>
          <w:tcPr>
            <w:tcW w:w="2096" w:type="dxa"/>
            <w:vAlign w:val="center"/>
            <w:hideMark/>
          </w:tcPr>
          <w:p w14:paraId="0161B3FD" w14:textId="77777777" w:rsidR="002D1227" w:rsidRPr="00106D83" w:rsidRDefault="002D1227" w:rsidP="000B57F5">
            <w:pPr>
              <w:rPr>
                <w:rFonts w:ascii="Arial" w:hAnsi="Arial" w:cs="Arial"/>
                <w:sz w:val="22"/>
                <w:szCs w:val="22"/>
              </w:rPr>
            </w:pPr>
            <w:r w:rsidRPr="00106D83">
              <w:rPr>
                <w:rFonts w:ascii="Arial" w:hAnsi="Arial" w:cs="Arial"/>
                <w:sz w:val="22"/>
                <w:szCs w:val="22"/>
              </w:rPr>
              <w:t>[0.08392 – 0.08588]</w:t>
            </w:r>
          </w:p>
        </w:tc>
        <w:tc>
          <w:tcPr>
            <w:tcW w:w="1813" w:type="dxa"/>
            <w:vAlign w:val="center"/>
            <w:hideMark/>
          </w:tcPr>
          <w:p w14:paraId="1C42ACC8" w14:textId="77777777" w:rsidR="002D1227" w:rsidRPr="00106D83" w:rsidRDefault="002D1227" w:rsidP="000B57F5">
            <w:pPr>
              <w:rPr>
                <w:rFonts w:ascii="Arial" w:hAnsi="Arial" w:cs="Arial"/>
                <w:sz w:val="22"/>
                <w:szCs w:val="22"/>
              </w:rPr>
            </w:pPr>
            <w:r w:rsidRPr="00106D83">
              <w:rPr>
                <w:rFonts w:ascii="Arial" w:hAnsi="Arial" w:cs="Arial"/>
                <w:sz w:val="22"/>
                <w:szCs w:val="22"/>
              </w:rPr>
              <w:t>0.89810 ± 0.00000</w:t>
            </w:r>
          </w:p>
        </w:tc>
        <w:tc>
          <w:tcPr>
            <w:tcW w:w="1798" w:type="dxa"/>
            <w:vAlign w:val="center"/>
            <w:hideMark/>
          </w:tcPr>
          <w:p w14:paraId="44EB2D27" w14:textId="77777777" w:rsidR="002D1227" w:rsidRPr="00106D83" w:rsidRDefault="002D1227" w:rsidP="000B57F5">
            <w:pPr>
              <w:rPr>
                <w:rFonts w:ascii="Arial" w:hAnsi="Arial" w:cs="Arial"/>
                <w:sz w:val="22"/>
                <w:szCs w:val="22"/>
              </w:rPr>
            </w:pPr>
            <w:r w:rsidRPr="00106D83">
              <w:rPr>
                <w:rFonts w:ascii="Arial" w:hAnsi="Arial" w:cs="Arial"/>
                <w:sz w:val="22"/>
                <w:szCs w:val="22"/>
              </w:rPr>
              <w:t>[0.89810 – 0.89810]</w:t>
            </w:r>
          </w:p>
        </w:tc>
      </w:tr>
      <w:tr w:rsidR="00CE726F" w:rsidRPr="00106D83" w14:paraId="0FA7AFCD" w14:textId="77777777" w:rsidTr="00D824CF">
        <w:trPr>
          <w:tblCellSpacing w:w="15" w:type="dxa"/>
        </w:trPr>
        <w:tc>
          <w:tcPr>
            <w:tcW w:w="1226" w:type="dxa"/>
            <w:vAlign w:val="center"/>
            <w:hideMark/>
          </w:tcPr>
          <w:p w14:paraId="089D1C6F" w14:textId="77777777" w:rsidR="002D1227" w:rsidRPr="00106D83" w:rsidRDefault="002D1227" w:rsidP="000B57F5">
            <w:pPr>
              <w:rPr>
                <w:rFonts w:ascii="Arial" w:hAnsi="Arial" w:cs="Arial"/>
                <w:b/>
                <w:bCs/>
                <w:sz w:val="22"/>
                <w:szCs w:val="22"/>
              </w:rPr>
            </w:pPr>
            <w:r w:rsidRPr="00106D83">
              <w:rPr>
                <w:rFonts w:ascii="Arial" w:hAnsi="Arial" w:cs="Arial"/>
                <w:b/>
                <w:bCs/>
                <w:sz w:val="22"/>
                <w:szCs w:val="22"/>
              </w:rPr>
              <w:t>Poor Light</w:t>
            </w:r>
          </w:p>
        </w:tc>
        <w:tc>
          <w:tcPr>
            <w:tcW w:w="537" w:type="dxa"/>
            <w:vAlign w:val="center"/>
            <w:hideMark/>
          </w:tcPr>
          <w:p w14:paraId="0E588001" w14:textId="087F8075" w:rsidR="002D1227" w:rsidRPr="00106D83" w:rsidRDefault="00F20E38" w:rsidP="000B57F5">
            <w:pPr>
              <w:rPr>
                <w:rFonts w:ascii="Arial" w:hAnsi="Arial" w:cs="Arial"/>
                <w:sz w:val="22"/>
                <w:szCs w:val="22"/>
              </w:rPr>
            </w:pPr>
            <w:r w:rsidRPr="00106D83">
              <w:rPr>
                <w:rFonts w:ascii="Arial" w:hAnsi="Arial" w:cs="Arial"/>
                <w:sz w:val="22"/>
                <w:szCs w:val="22"/>
              </w:rPr>
              <w:t>30</w:t>
            </w:r>
          </w:p>
        </w:tc>
        <w:tc>
          <w:tcPr>
            <w:tcW w:w="2238" w:type="dxa"/>
            <w:vAlign w:val="center"/>
            <w:hideMark/>
          </w:tcPr>
          <w:p w14:paraId="74336A3F" w14:textId="77777777" w:rsidR="002D1227" w:rsidRPr="00106D83" w:rsidRDefault="002D1227" w:rsidP="000B57F5">
            <w:pPr>
              <w:rPr>
                <w:rFonts w:ascii="Arial" w:hAnsi="Arial" w:cs="Arial"/>
                <w:sz w:val="22"/>
                <w:szCs w:val="22"/>
              </w:rPr>
            </w:pPr>
            <w:r w:rsidRPr="00106D83">
              <w:rPr>
                <w:rFonts w:ascii="Arial" w:hAnsi="Arial" w:cs="Arial"/>
                <w:sz w:val="22"/>
                <w:szCs w:val="22"/>
              </w:rPr>
              <w:t>0.08449 ± 0.00423</w:t>
            </w:r>
          </w:p>
        </w:tc>
        <w:tc>
          <w:tcPr>
            <w:tcW w:w="2096" w:type="dxa"/>
            <w:vAlign w:val="center"/>
            <w:hideMark/>
          </w:tcPr>
          <w:p w14:paraId="737FE274" w14:textId="77777777" w:rsidR="002D1227" w:rsidRPr="00106D83" w:rsidRDefault="002D1227" w:rsidP="000B57F5">
            <w:pPr>
              <w:rPr>
                <w:rFonts w:ascii="Arial" w:hAnsi="Arial" w:cs="Arial"/>
                <w:sz w:val="22"/>
                <w:szCs w:val="22"/>
              </w:rPr>
            </w:pPr>
            <w:r w:rsidRPr="00106D83">
              <w:rPr>
                <w:rFonts w:ascii="Arial" w:hAnsi="Arial" w:cs="Arial"/>
                <w:sz w:val="22"/>
                <w:szCs w:val="22"/>
              </w:rPr>
              <w:t>[0.08295 – 0.08603]</w:t>
            </w:r>
          </w:p>
        </w:tc>
        <w:tc>
          <w:tcPr>
            <w:tcW w:w="1813" w:type="dxa"/>
            <w:vAlign w:val="center"/>
            <w:hideMark/>
          </w:tcPr>
          <w:p w14:paraId="0C1F67D1" w14:textId="77777777" w:rsidR="002D1227" w:rsidRPr="00106D83" w:rsidRDefault="002D1227" w:rsidP="000B57F5">
            <w:pPr>
              <w:rPr>
                <w:rFonts w:ascii="Arial" w:hAnsi="Arial" w:cs="Arial"/>
                <w:sz w:val="22"/>
                <w:szCs w:val="22"/>
              </w:rPr>
            </w:pPr>
            <w:r w:rsidRPr="00106D83">
              <w:rPr>
                <w:rFonts w:ascii="Arial" w:hAnsi="Arial" w:cs="Arial"/>
                <w:sz w:val="22"/>
                <w:szCs w:val="22"/>
              </w:rPr>
              <w:t>0.90040 ± 0.00000</w:t>
            </w:r>
          </w:p>
        </w:tc>
        <w:tc>
          <w:tcPr>
            <w:tcW w:w="1798" w:type="dxa"/>
            <w:vAlign w:val="center"/>
            <w:hideMark/>
          </w:tcPr>
          <w:p w14:paraId="2BDE7127" w14:textId="77777777" w:rsidR="002D1227" w:rsidRPr="00106D83" w:rsidRDefault="002D1227" w:rsidP="000B57F5">
            <w:pPr>
              <w:rPr>
                <w:rFonts w:ascii="Arial" w:hAnsi="Arial" w:cs="Arial"/>
                <w:sz w:val="22"/>
                <w:szCs w:val="22"/>
              </w:rPr>
            </w:pPr>
            <w:r w:rsidRPr="00106D83">
              <w:rPr>
                <w:rFonts w:ascii="Arial" w:hAnsi="Arial" w:cs="Arial"/>
                <w:sz w:val="22"/>
                <w:szCs w:val="22"/>
              </w:rPr>
              <w:t>[0.90040 – 0.90040]</w:t>
            </w:r>
          </w:p>
        </w:tc>
      </w:tr>
      <w:tr w:rsidR="00CC72A1" w:rsidRPr="00106D83" w14:paraId="14354393" w14:textId="77777777" w:rsidTr="00D824CF">
        <w:trPr>
          <w:tblCellSpacing w:w="15" w:type="dxa"/>
        </w:trPr>
        <w:tc>
          <w:tcPr>
            <w:tcW w:w="1226" w:type="dxa"/>
            <w:vAlign w:val="center"/>
          </w:tcPr>
          <w:p w14:paraId="37CBB9A0" w14:textId="0A49DE25" w:rsidR="00CC72A1" w:rsidRPr="00106D83" w:rsidRDefault="00CC72A1" w:rsidP="000B57F5">
            <w:pPr>
              <w:rPr>
                <w:rFonts w:ascii="Arial" w:hAnsi="Arial" w:cs="Arial"/>
                <w:b/>
                <w:bCs/>
                <w:sz w:val="22"/>
                <w:szCs w:val="22"/>
              </w:rPr>
            </w:pPr>
            <w:r w:rsidRPr="00106D83">
              <w:rPr>
                <w:rFonts w:ascii="Arial" w:hAnsi="Arial" w:cs="Arial"/>
                <w:b/>
                <w:bCs/>
                <w:sz w:val="22"/>
                <w:szCs w:val="22"/>
              </w:rPr>
              <w:t>Overall</w:t>
            </w:r>
            <w:r w:rsidR="003D091B" w:rsidRPr="00106D83">
              <w:rPr>
                <w:rFonts w:ascii="Arial" w:hAnsi="Arial" w:cs="Arial"/>
                <w:b/>
                <w:bCs/>
                <w:sz w:val="22"/>
                <w:szCs w:val="22"/>
              </w:rPr>
              <w:t xml:space="preserve"> average</w:t>
            </w:r>
          </w:p>
        </w:tc>
        <w:tc>
          <w:tcPr>
            <w:tcW w:w="537" w:type="dxa"/>
            <w:vAlign w:val="center"/>
          </w:tcPr>
          <w:p w14:paraId="1D9CEE84" w14:textId="564C9813" w:rsidR="00CC72A1" w:rsidRPr="00106D83" w:rsidRDefault="00F50586" w:rsidP="000B57F5">
            <w:pPr>
              <w:rPr>
                <w:rFonts w:ascii="Arial" w:hAnsi="Arial" w:cs="Arial"/>
                <w:sz w:val="22"/>
                <w:szCs w:val="22"/>
              </w:rPr>
            </w:pPr>
            <w:r w:rsidRPr="00106D83">
              <w:rPr>
                <w:rFonts w:ascii="Arial" w:hAnsi="Arial" w:cs="Arial"/>
                <w:sz w:val="22"/>
                <w:szCs w:val="22"/>
              </w:rPr>
              <w:t>120</w:t>
            </w:r>
          </w:p>
        </w:tc>
        <w:tc>
          <w:tcPr>
            <w:tcW w:w="2238" w:type="dxa"/>
            <w:vAlign w:val="center"/>
          </w:tcPr>
          <w:p w14:paraId="28770B0E" w14:textId="008CCD3E" w:rsidR="00CC72A1" w:rsidRPr="00106D83" w:rsidRDefault="001D7080" w:rsidP="000B57F5">
            <w:pPr>
              <w:rPr>
                <w:rFonts w:ascii="Arial" w:hAnsi="Arial" w:cs="Arial"/>
                <w:sz w:val="22"/>
                <w:szCs w:val="22"/>
              </w:rPr>
            </w:pPr>
            <w:r w:rsidRPr="00106D83">
              <w:rPr>
                <w:rFonts w:ascii="Arial" w:hAnsi="Arial" w:cs="Arial"/>
                <w:sz w:val="22"/>
                <w:szCs w:val="22"/>
              </w:rPr>
              <w:t>0.08530 ± 0.00413</w:t>
            </w:r>
          </w:p>
        </w:tc>
        <w:tc>
          <w:tcPr>
            <w:tcW w:w="2096" w:type="dxa"/>
            <w:vAlign w:val="center"/>
          </w:tcPr>
          <w:p w14:paraId="79EFEE66" w14:textId="4290797F" w:rsidR="00CC72A1" w:rsidRPr="00106D83" w:rsidRDefault="0023439A" w:rsidP="000B57F5">
            <w:pPr>
              <w:rPr>
                <w:rFonts w:ascii="Arial" w:hAnsi="Arial" w:cs="Arial"/>
                <w:sz w:val="22"/>
                <w:szCs w:val="22"/>
              </w:rPr>
            </w:pPr>
            <w:r w:rsidRPr="00106D83">
              <w:rPr>
                <w:rFonts w:ascii="Arial" w:hAnsi="Arial" w:cs="Arial"/>
                <w:sz w:val="22"/>
                <w:szCs w:val="22"/>
              </w:rPr>
              <w:t>[0.08456 – 0.08604</w:t>
            </w:r>
          </w:p>
        </w:tc>
        <w:tc>
          <w:tcPr>
            <w:tcW w:w="1813" w:type="dxa"/>
            <w:vAlign w:val="center"/>
          </w:tcPr>
          <w:p w14:paraId="0499C8DA" w14:textId="0C98D00B" w:rsidR="00CC72A1" w:rsidRPr="00106D83" w:rsidRDefault="001D7080" w:rsidP="000B57F5">
            <w:pPr>
              <w:rPr>
                <w:rFonts w:ascii="Arial" w:hAnsi="Arial" w:cs="Arial"/>
                <w:sz w:val="22"/>
                <w:szCs w:val="22"/>
              </w:rPr>
            </w:pPr>
            <w:r w:rsidRPr="00106D83">
              <w:rPr>
                <w:rFonts w:ascii="Arial" w:hAnsi="Arial" w:cs="Arial"/>
                <w:sz w:val="22"/>
                <w:szCs w:val="22"/>
              </w:rPr>
              <w:t>0.87699 ± 0.06457</w:t>
            </w:r>
          </w:p>
        </w:tc>
        <w:tc>
          <w:tcPr>
            <w:tcW w:w="1798" w:type="dxa"/>
            <w:vAlign w:val="center"/>
          </w:tcPr>
          <w:p w14:paraId="1ABB082C" w14:textId="2CE9D494" w:rsidR="00CC72A1" w:rsidRPr="00106D83" w:rsidRDefault="00CE726F" w:rsidP="00894751">
            <w:pPr>
              <w:keepNext/>
              <w:rPr>
                <w:rFonts w:ascii="Arial" w:hAnsi="Arial" w:cs="Arial"/>
                <w:sz w:val="22"/>
                <w:szCs w:val="22"/>
              </w:rPr>
            </w:pPr>
            <w:r w:rsidRPr="00106D83">
              <w:rPr>
                <w:rFonts w:ascii="Arial" w:hAnsi="Arial" w:cs="Arial"/>
                <w:sz w:val="22"/>
                <w:szCs w:val="22"/>
              </w:rPr>
              <w:t>[0.86544 – 0.88854]</w:t>
            </w:r>
          </w:p>
        </w:tc>
      </w:tr>
    </w:tbl>
    <w:p w14:paraId="5EC6DD3B" w14:textId="0329706F" w:rsidR="00894751" w:rsidRPr="00106D83" w:rsidRDefault="00894751" w:rsidP="003C352D">
      <w:pPr>
        <w:pStyle w:val="Caption"/>
        <w:jc w:val="center"/>
        <w:rPr>
          <w:rFonts w:ascii="Arial" w:hAnsi="Arial" w:cs="Arial"/>
        </w:rPr>
      </w:pPr>
      <w:r w:rsidRPr="00106D83">
        <w:rPr>
          <w:rFonts w:ascii="Arial" w:hAnsi="Arial" w:cs="Arial"/>
        </w:rPr>
        <w:t xml:space="preserve">Table </w:t>
      </w:r>
      <w:r w:rsidR="003C352D" w:rsidRPr="00106D83">
        <w:rPr>
          <w:rFonts w:ascii="Arial" w:hAnsi="Arial" w:cs="Arial"/>
        </w:rPr>
        <w:t>1</w:t>
      </w:r>
      <w:r w:rsidR="005F6A1E" w:rsidRPr="00106D83">
        <w:rPr>
          <w:rFonts w:ascii="Arial" w:hAnsi="Arial" w:cs="Arial"/>
        </w:rPr>
        <w:t>1</w:t>
      </w:r>
      <w:r w:rsidRPr="00106D83">
        <w:rPr>
          <w:rFonts w:ascii="Arial" w:hAnsi="Arial" w:cs="Arial"/>
        </w:rPr>
        <w:t xml:space="preserve">: Realtime object detection performance across four simulated conditions (n = 30 per condition) and an average </w:t>
      </w:r>
      <w:proofErr w:type="gramStart"/>
      <w:r w:rsidRPr="00106D83">
        <w:rPr>
          <w:rFonts w:ascii="Arial" w:hAnsi="Arial" w:cs="Arial"/>
        </w:rPr>
        <w:t>over all</w:t>
      </w:r>
      <w:proofErr w:type="gramEnd"/>
      <w:r w:rsidRPr="00106D83">
        <w:rPr>
          <w:rFonts w:ascii="Arial" w:hAnsi="Arial" w:cs="Arial"/>
        </w:rPr>
        <w:t>. Shows mean inference time ± Standard Deviation (SD) with 95 % confidence intervals, alongside mean raw detection confidence ± SD with their 95 % confidence intervals.</w:t>
      </w:r>
    </w:p>
    <w:p w14:paraId="11DB7131" w14:textId="77777777" w:rsidR="00A4004D" w:rsidRPr="00106D83" w:rsidRDefault="00946079" w:rsidP="003C352D">
      <w:pPr>
        <w:keepNext/>
        <w:jc w:val="center"/>
        <w:rPr>
          <w:rFonts w:ascii="Arial" w:hAnsi="Arial" w:cs="Arial"/>
        </w:rPr>
      </w:pPr>
      <w:r w:rsidRPr="00106D83">
        <w:rPr>
          <w:rStyle w:val="wacimagecontainer"/>
          <w:rFonts w:ascii="Arial" w:hAnsi="Arial" w:cs="Arial"/>
          <w:noProof/>
          <w:color w:val="000000"/>
          <w:sz w:val="22"/>
          <w:szCs w:val="22"/>
          <w:shd w:val="clear" w:color="auto" w:fill="FFFFFF"/>
        </w:rPr>
        <w:lastRenderedPageBreak/>
        <w:drawing>
          <wp:inline distT="0" distB="0" distL="0" distR="0" wp14:anchorId="29B3183B" wp14:editId="790DCD91">
            <wp:extent cx="5638800" cy="4231745"/>
            <wp:effectExtent l="0" t="0" r="0" b="0"/>
            <wp:docPr id="172057111" name="Picture 9"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57111" name="Picture 9" descr="A graph of a bar chart&#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40149" cy="4232757"/>
                    </a:xfrm>
                    <a:prstGeom prst="rect">
                      <a:avLst/>
                    </a:prstGeom>
                    <a:noFill/>
                    <a:ln>
                      <a:noFill/>
                    </a:ln>
                  </pic:spPr>
                </pic:pic>
              </a:graphicData>
            </a:graphic>
          </wp:inline>
        </w:drawing>
      </w:r>
    </w:p>
    <w:p w14:paraId="059582C2" w14:textId="254B7432" w:rsidR="00D00814" w:rsidRPr="00106D83" w:rsidRDefault="00A4004D" w:rsidP="003C352D">
      <w:pPr>
        <w:pStyle w:val="Caption"/>
        <w:jc w:val="center"/>
        <w:rPr>
          <w:rFonts w:ascii="Arial" w:hAnsi="Arial" w:cs="Arial"/>
        </w:rPr>
      </w:pPr>
      <w:r w:rsidRPr="00106D83">
        <w:rPr>
          <w:rFonts w:ascii="Arial" w:hAnsi="Arial" w:cs="Arial"/>
        </w:rPr>
        <w:t xml:space="preserve">Figure </w:t>
      </w:r>
      <w:r w:rsidR="003C352D" w:rsidRPr="00106D83">
        <w:rPr>
          <w:rFonts w:ascii="Arial" w:hAnsi="Arial" w:cs="Arial"/>
        </w:rPr>
        <w:t>1</w:t>
      </w:r>
      <w:r w:rsidRPr="00106D83">
        <w:rPr>
          <w:rFonts w:ascii="Arial" w:hAnsi="Arial" w:cs="Arial"/>
        </w:rPr>
        <w:t xml:space="preserve">1: </w:t>
      </w:r>
      <w:r w:rsidR="00B70865" w:rsidRPr="00106D83">
        <w:rPr>
          <w:rFonts w:ascii="Arial" w:hAnsi="Arial" w:cs="Arial"/>
        </w:rPr>
        <w:t>Comparison of detection confidence across the four simulated conditions (n = 30 per condition; error bars ±1 SD</w:t>
      </w:r>
      <w:proofErr w:type="gramStart"/>
      <w:r w:rsidR="00B70865" w:rsidRPr="00106D83">
        <w:rPr>
          <w:rFonts w:ascii="Arial" w:hAnsi="Arial" w:cs="Arial"/>
        </w:rPr>
        <w:t>).</w:t>
      </w:r>
      <w:r w:rsidR="00420ABB" w:rsidRPr="00106D83">
        <w:rPr>
          <w:rFonts w:ascii="Arial" w:hAnsi="Arial" w:cs="Arial"/>
        </w:rPr>
        <w:t>.</w:t>
      </w:r>
      <w:proofErr w:type="gramEnd"/>
    </w:p>
    <w:p w14:paraId="1FCD93A9" w14:textId="77777777" w:rsidR="00A4004D" w:rsidRPr="00106D83" w:rsidRDefault="00E5738F" w:rsidP="003C352D">
      <w:pPr>
        <w:keepNext/>
        <w:jc w:val="center"/>
        <w:rPr>
          <w:rFonts w:ascii="Arial" w:hAnsi="Arial" w:cs="Arial"/>
        </w:rPr>
      </w:pPr>
      <w:r w:rsidRPr="00106D83">
        <w:rPr>
          <w:rStyle w:val="wacimagecontainer"/>
          <w:rFonts w:ascii="Arial" w:hAnsi="Arial" w:cs="Arial"/>
          <w:noProof/>
          <w:color w:val="000000"/>
          <w:sz w:val="22"/>
          <w:szCs w:val="22"/>
          <w:shd w:val="clear" w:color="auto" w:fill="FFFFFF"/>
        </w:rPr>
        <w:drawing>
          <wp:inline distT="0" distB="0" distL="0" distR="0" wp14:anchorId="3CC3A41E" wp14:editId="00F27BDB">
            <wp:extent cx="5080635" cy="3713259"/>
            <wp:effectExtent l="0" t="0" r="0" b="0"/>
            <wp:docPr id="1430607378" name="Picture 11" descr="A graph of a number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607378" name="Picture 11" descr="A graph of a number of blue bars&#10;&#10;AI-generated content may be incorrect."/>
                    <pic:cNvPicPr>
                      <a:picLocks noChangeAspect="1" noChangeArrowheads="1"/>
                    </pic:cNvPicPr>
                  </pic:nvPicPr>
                  <pic:blipFill rotWithShape="1">
                    <a:blip r:embed="rId32">
                      <a:extLst>
                        <a:ext uri="{28A0092B-C50C-407E-A947-70E740481C1C}">
                          <a14:useLocalDpi xmlns:a14="http://schemas.microsoft.com/office/drawing/2010/main" val="0"/>
                        </a:ext>
                      </a:extLst>
                    </a:blip>
                    <a:srcRect b="2507"/>
                    <a:stretch>
                      <a:fillRect/>
                    </a:stretch>
                  </pic:blipFill>
                  <pic:spPr bwMode="auto">
                    <a:xfrm>
                      <a:off x="0" y="0"/>
                      <a:ext cx="5080635" cy="3713259"/>
                    </a:xfrm>
                    <a:prstGeom prst="rect">
                      <a:avLst/>
                    </a:prstGeom>
                    <a:noFill/>
                    <a:ln>
                      <a:noFill/>
                    </a:ln>
                    <a:extLst>
                      <a:ext uri="{53640926-AAD7-44D8-BBD7-CCE9431645EC}">
                        <a14:shadowObscured xmlns:a14="http://schemas.microsoft.com/office/drawing/2010/main"/>
                      </a:ext>
                    </a:extLst>
                  </pic:spPr>
                </pic:pic>
              </a:graphicData>
            </a:graphic>
          </wp:inline>
        </w:drawing>
      </w:r>
    </w:p>
    <w:p w14:paraId="352F93BA" w14:textId="14D55813" w:rsidR="00E5738F" w:rsidRPr="00106D83" w:rsidRDefault="00A4004D" w:rsidP="003C352D">
      <w:pPr>
        <w:pStyle w:val="Caption"/>
        <w:jc w:val="center"/>
        <w:rPr>
          <w:rFonts w:ascii="Arial" w:hAnsi="Arial" w:cs="Arial"/>
        </w:rPr>
      </w:pPr>
      <w:r w:rsidRPr="00106D83">
        <w:rPr>
          <w:rFonts w:ascii="Arial" w:hAnsi="Arial" w:cs="Arial"/>
        </w:rPr>
        <w:t xml:space="preserve">Figure </w:t>
      </w:r>
      <w:r w:rsidR="003C352D" w:rsidRPr="00106D83">
        <w:rPr>
          <w:rFonts w:ascii="Arial" w:hAnsi="Arial" w:cs="Arial"/>
        </w:rPr>
        <w:t>1</w:t>
      </w:r>
      <w:r w:rsidRPr="00106D83">
        <w:rPr>
          <w:rFonts w:ascii="Arial" w:hAnsi="Arial" w:cs="Arial"/>
        </w:rPr>
        <w:t xml:space="preserve">2: </w:t>
      </w:r>
      <w:r w:rsidR="0072663D" w:rsidRPr="00106D83">
        <w:rPr>
          <w:rFonts w:ascii="Arial" w:hAnsi="Arial" w:cs="Arial"/>
        </w:rPr>
        <w:t>Comparison of inference time across the four simulated conditions (n = 30 per condition; error bars ±1 SD).</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85" w:type="dxa"/>
          <w:right w:w="15" w:type="dxa"/>
        </w:tblCellMar>
        <w:tblLook w:val="04A0" w:firstRow="1" w:lastRow="0" w:firstColumn="1" w:lastColumn="0" w:noHBand="0" w:noVBand="1"/>
      </w:tblPr>
      <w:tblGrid>
        <w:gridCol w:w="3089"/>
        <w:gridCol w:w="2385"/>
        <w:gridCol w:w="2744"/>
        <w:gridCol w:w="1744"/>
      </w:tblGrid>
      <w:tr w:rsidR="00636D08" w:rsidRPr="00106D83" w14:paraId="4D061F49" w14:textId="77777777" w:rsidTr="006F7B3B">
        <w:trPr>
          <w:trHeight w:val="268"/>
          <w:tblHeader/>
          <w:tblCellSpacing w:w="15" w:type="dxa"/>
        </w:trPr>
        <w:tc>
          <w:tcPr>
            <w:tcW w:w="1527" w:type="pct"/>
            <w:vAlign w:val="center"/>
            <w:hideMark/>
          </w:tcPr>
          <w:p w14:paraId="1C4368AC" w14:textId="77777777" w:rsidR="00636D08" w:rsidRPr="00106D83" w:rsidRDefault="00636D08" w:rsidP="000B57F5">
            <w:pPr>
              <w:rPr>
                <w:rFonts w:ascii="Arial" w:hAnsi="Arial" w:cs="Arial"/>
                <w:b/>
                <w:bCs/>
                <w:sz w:val="22"/>
                <w:szCs w:val="22"/>
              </w:rPr>
            </w:pPr>
            <w:r w:rsidRPr="00106D83">
              <w:rPr>
                <w:rFonts w:ascii="Arial" w:hAnsi="Arial" w:cs="Arial"/>
                <w:b/>
                <w:bCs/>
                <w:sz w:val="22"/>
                <w:szCs w:val="22"/>
              </w:rPr>
              <w:lastRenderedPageBreak/>
              <w:t>Comparison</w:t>
            </w:r>
          </w:p>
        </w:tc>
        <w:tc>
          <w:tcPr>
            <w:tcW w:w="1182" w:type="pct"/>
            <w:vAlign w:val="center"/>
            <w:hideMark/>
          </w:tcPr>
          <w:p w14:paraId="3D2C3124" w14:textId="77777777" w:rsidR="00636D08" w:rsidRPr="00106D83" w:rsidRDefault="00636D08" w:rsidP="000B57F5">
            <w:pPr>
              <w:rPr>
                <w:rFonts w:ascii="Arial" w:hAnsi="Arial" w:cs="Arial"/>
                <w:b/>
                <w:bCs/>
                <w:sz w:val="22"/>
                <w:szCs w:val="22"/>
              </w:rPr>
            </w:pPr>
            <w:r w:rsidRPr="00106D83">
              <w:rPr>
                <w:rFonts w:ascii="Arial" w:hAnsi="Arial" w:cs="Arial"/>
                <w:b/>
                <w:bCs/>
                <w:sz w:val="22"/>
                <w:szCs w:val="22"/>
              </w:rPr>
              <w:t>Adjusted p value</w:t>
            </w:r>
          </w:p>
        </w:tc>
        <w:tc>
          <w:tcPr>
            <w:tcW w:w="1362" w:type="pct"/>
            <w:vAlign w:val="center"/>
            <w:hideMark/>
          </w:tcPr>
          <w:p w14:paraId="6365FE47" w14:textId="71B9A227" w:rsidR="00636D08" w:rsidRPr="00106D83" w:rsidRDefault="00636D08" w:rsidP="000B57F5">
            <w:pPr>
              <w:rPr>
                <w:rFonts w:ascii="Arial" w:hAnsi="Arial" w:cs="Arial"/>
                <w:b/>
                <w:bCs/>
                <w:sz w:val="22"/>
                <w:szCs w:val="22"/>
              </w:rPr>
            </w:pPr>
            <w:r w:rsidRPr="00106D83">
              <w:rPr>
                <w:rFonts w:ascii="Arial" w:hAnsi="Arial" w:cs="Arial"/>
                <w:b/>
                <w:bCs/>
                <w:sz w:val="22"/>
                <w:szCs w:val="22"/>
              </w:rPr>
              <w:t>Statistically</w:t>
            </w:r>
            <w:r w:rsidR="006F7B3B" w:rsidRPr="00106D83">
              <w:rPr>
                <w:rFonts w:ascii="Arial" w:hAnsi="Arial" w:cs="Arial"/>
                <w:b/>
                <w:bCs/>
                <w:sz w:val="22"/>
                <w:szCs w:val="22"/>
              </w:rPr>
              <w:t xml:space="preserve"> </w:t>
            </w:r>
            <w:r w:rsidRPr="00106D83">
              <w:rPr>
                <w:rFonts w:ascii="Arial" w:hAnsi="Arial" w:cs="Arial"/>
                <w:b/>
                <w:bCs/>
                <w:sz w:val="22"/>
                <w:szCs w:val="22"/>
              </w:rPr>
              <w:t>significant?</w:t>
            </w:r>
          </w:p>
        </w:tc>
        <w:tc>
          <w:tcPr>
            <w:tcW w:w="853" w:type="pct"/>
            <w:vAlign w:val="center"/>
            <w:hideMark/>
          </w:tcPr>
          <w:p w14:paraId="5AD8DF94" w14:textId="77777777" w:rsidR="00636D08" w:rsidRPr="00106D83" w:rsidRDefault="00636D08" w:rsidP="000B57F5">
            <w:pPr>
              <w:rPr>
                <w:rFonts w:ascii="Arial" w:hAnsi="Arial" w:cs="Arial"/>
                <w:b/>
                <w:bCs/>
                <w:sz w:val="22"/>
                <w:szCs w:val="22"/>
              </w:rPr>
            </w:pPr>
            <w:r w:rsidRPr="00106D83">
              <w:rPr>
                <w:rFonts w:ascii="Arial" w:hAnsi="Arial" w:cs="Arial"/>
                <w:b/>
                <w:bCs/>
                <w:sz w:val="22"/>
                <w:szCs w:val="22"/>
              </w:rPr>
              <w:t>Effect size r</w:t>
            </w:r>
          </w:p>
        </w:tc>
      </w:tr>
      <w:tr w:rsidR="00636D08" w:rsidRPr="00106D83" w14:paraId="563A7C37" w14:textId="77777777" w:rsidTr="006F7B3B">
        <w:trPr>
          <w:trHeight w:val="308"/>
          <w:tblCellSpacing w:w="15" w:type="dxa"/>
        </w:trPr>
        <w:tc>
          <w:tcPr>
            <w:tcW w:w="1527" w:type="pct"/>
            <w:vAlign w:val="center"/>
            <w:hideMark/>
          </w:tcPr>
          <w:p w14:paraId="7EEB0A48" w14:textId="77777777" w:rsidR="00636D08" w:rsidRPr="00106D83" w:rsidRDefault="00636D08" w:rsidP="000B57F5">
            <w:pPr>
              <w:rPr>
                <w:rFonts w:ascii="Arial" w:hAnsi="Arial" w:cs="Arial"/>
                <w:b/>
                <w:bCs/>
                <w:sz w:val="22"/>
                <w:szCs w:val="22"/>
              </w:rPr>
            </w:pPr>
            <w:r w:rsidRPr="00106D83">
              <w:rPr>
                <w:rFonts w:ascii="Arial" w:hAnsi="Arial" w:cs="Arial"/>
                <w:b/>
                <w:bCs/>
                <w:sz w:val="22"/>
                <w:szCs w:val="22"/>
              </w:rPr>
              <w:t>Baseline vs Clutter</w:t>
            </w:r>
          </w:p>
        </w:tc>
        <w:tc>
          <w:tcPr>
            <w:tcW w:w="1182" w:type="pct"/>
            <w:vAlign w:val="center"/>
            <w:hideMark/>
          </w:tcPr>
          <w:p w14:paraId="1F9C00AB" w14:textId="77777777" w:rsidR="00636D08" w:rsidRPr="00106D83" w:rsidRDefault="00636D08" w:rsidP="000B57F5">
            <w:pPr>
              <w:rPr>
                <w:rFonts w:ascii="Arial" w:hAnsi="Arial" w:cs="Arial"/>
                <w:sz w:val="22"/>
                <w:szCs w:val="22"/>
              </w:rPr>
            </w:pPr>
            <w:r w:rsidRPr="00106D83">
              <w:rPr>
                <w:rFonts w:ascii="Arial" w:hAnsi="Arial" w:cs="Arial"/>
                <w:sz w:val="22"/>
                <w:szCs w:val="22"/>
              </w:rPr>
              <w:t>2.9381 × 10</w:t>
            </w:r>
            <w:r w:rsidRPr="00106D83">
              <w:rPr>
                <w:rFonts w:ascii="Cambria Math" w:hAnsi="Cambria Math" w:cs="Cambria Math"/>
                <w:sz w:val="22"/>
                <w:szCs w:val="22"/>
              </w:rPr>
              <w:t>⁻</w:t>
            </w:r>
            <w:r w:rsidRPr="00106D83">
              <w:rPr>
                <w:rFonts w:ascii="Arial" w:hAnsi="Arial" w:cs="Arial"/>
                <w:sz w:val="22"/>
                <w:szCs w:val="22"/>
              </w:rPr>
              <w:t>¹¹</w:t>
            </w:r>
          </w:p>
        </w:tc>
        <w:tc>
          <w:tcPr>
            <w:tcW w:w="1362" w:type="pct"/>
            <w:vAlign w:val="center"/>
            <w:hideMark/>
          </w:tcPr>
          <w:p w14:paraId="3ED265F4" w14:textId="77777777" w:rsidR="00636D08" w:rsidRPr="00106D83" w:rsidRDefault="00636D08" w:rsidP="000B57F5">
            <w:pPr>
              <w:rPr>
                <w:rFonts w:ascii="Arial" w:hAnsi="Arial" w:cs="Arial"/>
                <w:sz w:val="22"/>
                <w:szCs w:val="22"/>
              </w:rPr>
            </w:pPr>
            <w:r w:rsidRPr="00106D83">
              <w:rPr>
                <w:rFonts w:ascii="Arial" w:hAnsi="Arial" w:cs="Arial"/>
                <w:sz w:val="22"/>
                <w:szCs w:val="22"/>
              </w:rPr>
              <w:t>Yes</w:t>
            </w:r>
          </w:p>
        </w:tc>
        <w:tc>
          <w:tcPr>
            <w:tcW w:w="853" w:type="pct"/>
            <w:vAlign w:val="center"/>
            <w:hideMark/>
          </w:tcPr>
          <w:p w14:paraId="289E2692" w14:textId="77777777" w:rsidR="00636D08" w:rsidRPr="00106D83" w:rsidRDefault="00636D08" w:rsidP="000B57F5">
            <w:pPr>
              <w:rPr>
                <w:rFonts w:ascii="Arial" w:hAnsi="Arial" w:cs="Arial"/>
                <w:sz w:val="22"/>
                <w:szCs w:val="22"/>
              </w:rPr>
            </w:pPr>
            <w:r w:rsidRPr="00106D83">
              <w:rPr>
                <w:rFonts w:ascii="Arial" w:hAnsi="Arial" w:cs="Arial"/>
                <w:sz w:val="22"/>
                <w:szCs w:val="22"/>
              </w:rPr>
              <w:t>0.8578</w:t>
            </w:r>
          </w:p>
        </w:tc>
      </w:tr>
      <w:tr w:rsidR="00636D08" w:rsidRPr="00106D83" w14:paraId="3D3CA5E0" w14:textId="77777777" w:rsidTr="006F7B3B">
        <w:trPr>
          <w:trHeight w:val="336"/>
          <w:tblCellSpacing w:w="15" w:type="dxa"/>
        </w:trPr>
        <w:tc>
          <w:tcPr>
            <w:tcW w:w="1527" w:type="pct"/>
            <w:vAlign w:val="center"/>
            <w:hideMark/>
          </w:tcPr>
          <w:p w14:paraId="1CBC2745" w14:textId="77777777" w:rsidR="00636D08" w:rsidRPr="00106D83" w:rsidRDefault="00636D08" w:rsidP="000B57F5">
            <w:pPr>
              <w:rPr>
                <w:rFonts w:ascii="Arial" w:hAnsi="Arial" w:cs="Arial"/>
                <w:b/>
                <w:bCs/>
                <w:sz w:val="22"/>
                <w:szCs w:val="22"/>
              </w:rPr>
            </w:pPr>
            <w:r w:rsidRPr="00106D83">
              <w:rPr>
                <w:rFonts w:ascii="Arial" w:hAnsi="Arial" w:cs="Arial"/>
                <w:b/>
                <w:bCs/>
                <w:sz w:val="22"/>
                <w:szCs w:val="22"/>
              </w:rPr>
              <w:t>Clutter vs Occlusion</w:t>
            </w:r>
          </w:p>
        </w:tc>
        <w:tc>
          <w:tcPr>
            <w:tcW w:w="1182" w:type="pct"/>
            <w:vAlign w:val="center"/>
            <w:hideMark/>
          </w:tcPr>
          <w:p w14:paraId="7053BDB9" w14:textId="77777777" w:rsidR="00636D08" w:rsidRPr="00106D83" w:rsidRDefault="00636D08" w:rsidP="000B57F5">
            <w:pPr>
              <w:rPr>
                <w:rFonts w:ascii="Arial" w:hAnsi="Arial" w:cs="Arial"/>
                <w:sz w:val="22"/>
                <w:szCs w:val="22"/>
              </w:rPr>
            </w:pPr>
            <w:r w:rsidRPr="00106D83">
              <w:rPr>
                <w:rFonts w:ascii="Arial" w:hAnsi="Arial" w:cs="Arial"/>
                <w:sz w:val="22"/>
                <w:szCs w:val="22"/>
              </w:rPr>
              <w:t>5.3673 × 10</w:t>
            </w:r>
            <w:r w:rsidRPr="00106D83">
              <w:rPr>
                <w:rFonts w:ascii="Cambria Math" w:hAnsi="Cambria Math" w:cs="Cambria Math"/>
                <w:sz w:val="22"/>
                <w:szCs w:val="22"/>
              </w:rPr>
              <w:t>⁻</w:t>
            </w:r>
            <w:r w:rsidRPr="00106D83">
              <w:rPr>
                <w:rFonts w:ascii="Arial" w:hAnsi="Arial" w:cs="Arial"/>
                <w:sz w:val="22"/>
                <w:szCs w:val="22"/>
              </w:rPr>
              <w:t>³</w:t>
            </w:r>
          </w:p>
        </w:tc>
        <w:tc>
          <w:tcPr>
            <w:tcW w:w="1362" w:type="pct"/>
            <w:vAlign w:val="center"/>
            <w:hideMark/>
          </w:tcPr>
          <w:p w14:paraId="57A2681A" w14:textId="77777777" w:rsidR="00636D08" w:rsidRPr="00106D83" w:rsidRDefault="00636D08" w:rsidP="000B57F5">
            <w:pPr>
              <w:rPr>
                <w:rFonts w:ascii="Arial" w:hAnsi="Arial" w:cs="Arial"/>
                <w:sz w:val="22"/>
                <w:szCs w:val="22"/>
              </w:rPr>
            </w:pPr>
            <w:r w:rsidRPr="00106D83">
              <w:rPr>
                <w:rFonts w:ascii="Arial" w:hAnsi="Arial" w:cs="Arial"/>
                <w:sz w:val="22"/>
                <w:szCs w:val="22"/>
              </w:rPr>
              <w:t>Yes</w:t>
            </w:r>
          </w:p>
        </w:tc>
        <w:tc>
          <w:tcPr>
            <w:tcW w:w="853" w:type="pct"/>
            <w:vAlign w:val="center"/>
            <w:hideMark/>
          </w:tcPr>
          <w:p w14:paraId="0C809E11" w14:textId="77777777" w:rsidR="00636D08" w:rsidRPr="00106D83" w:rsidRDefault="00636D08" w:rsidP="000B57F5">
            <w:pPr>
              <w:rPr>
                <w:rFonts w:ascii="Arial" w:hAnsi="Arial" w:cs="Arial"/>
                <w:sz w:val="22"/>
                <w:szCs w:val="22"/>
              </w:rPr>
            </w:pPr>
            <w:r w:rsidRPr="00106D83">
              <w:rPr>
                <w:rFonts w:ascii="Arial" w:hAnsi="Arial" w:cs="Arial"/>
                <w:sz w:val="22"/>
                <w:szCs w:val="22"/>
              </w:rPr>
              <w:t>0.4130</w:t>
            </w:r>
          </w:p>
        </w:tc>
      </w:tr>
      <w:tr w:rsidR="00636D08" w:rsidRPr="00106D83" w14:paraId="02582606" w14:textId="77777777" w:rsidTr="006F7B3B">
        <w:trPr>
          <w:trHeight w:val="30"/>
          <w:tblCellSpacing w:w="15" w:type="dxa"/>
        </w:trPr>
        <w:tc>
          <w:tcPr>
            <w:tcW w:w="1527" w:type="pct"/>
            <w:vAlign w:val="center"/>
            <w:hideMark/>
          </w:tcPr>
          <w:p w14:paraId="5AB468F3" w14:textId="77777777" w:rsidR="00636D08" w:rsidRPr="00106D83" w:rsidRDefault="00636D08" w:rsidP="000B57F5">
            <w:pPr>
              <w:rPr>
                <w:rFonts w:ascii="Arial" w:hAnsi="Arial" w:cs="Arial"/>
                <w:b/>
                <w:bCs/>
                <w:sz w:val="22"/>
                <w:szCs w:val="22"/>
              </w:rPr>
            </w:pPr>
            <w:r w:rsidRPr="00106D83">
              <w:rPr>
                <w:rFonts w:ascii="Arial" w:hAnsi="Arial" w:cs="Arial"/>
                <w:b/>
                <w:bCs/>
                <w:sz w:val="22"/>
                <w:szCs w:val="22"/>
              </w:rPr>
              <w:t>Clutter vs Poor Light</w:t>
            </w:r>
          </w:p>
        </w:tc>
        <w:tc>
          <w:tcPr>
            <w:tcW w:w="1182" w:type="pct"/>
            <w:vAlign w:val="center"/>
            <w:hideMark/>
          </w:tcPr>
          <w:p w14:paraId="5050E078" w14:textId="77777777" w:rsidR="00636D08" w:rsidRPr="00106D83" w:rsidRDefault="00636D08" w:rsidP="000B57F5">
            <w:pPr>
              <w:rPr>
                <w:rFonts w:ascii="Arial" w:hAnsi="Arial" w:cs="Arial"/>
                <w:sz w:val="22"/>
                <w:szCs w:val="22"/>
              </w:rPr>
            </w:pPr>
            <w:r w:rsidRPr="00106D83">
              <w:rPr>
                <w:rFonts w:ascii="Arial" w:hAnsi="Arial" w:cs="Arial"/>
                <w:sz w:val="22"/>
                <w:szCs w:val="22"/>
              </w:rPr>
              <w:t>5.3673 × 10</w:t>
            </w:r>
            <w:r w:rsidRPr="00106D83">
              <w:rPr>
                <w:rFonts w:ascii="Cambria Math" w:hAnsi="Cambria Math" w:cs="Cambria Math"/>
                <w:sz w:val="22"/>
                <w:szCs w:val="22"/>
              </w:rPr>
              <w:t>⁻</w:t>
            </w:r>
            <w:r w:rsidRPr="00106D83">
              <w:rPr>
                <w:rFonts w:ascii="Arial" w:hAnsi="Arial" w:cs="Arial"/>
                <w:sz w:val="22"/>
                <w:szCs w:val="22"/>
              </w:rPr>
              <w:t>³</w:t>
            </w:r>
          </w:p>
        </w:tc>
        <w:tc>
          <w:tcPr>
            <w:tcW w:w="1362" w:type="pct"/>
            <w:vAlign w:val="center"/>
            <w:hideMark/>
          </w:tcPr>
          <w:p w14:paraId="49C04325" w14:textId="77777777" w:rsidR="00636D08" w:rsidRPr="00106D83" w:rsidRDefault="00636D08" w:rsidP="000B57F5">
            <w:pPr>
              <w:rPr>
                <w:rFonts w:ascii="Arial" w:hAnsi="Arial" w:cs="Arial"/>
                <w:sz w:val="22"/>
                <w:szCs w:val="22"/>
              </w:rPr>
            </w:pPr>
            <w:r w:rsidRPr="00106D83">
              <w:rPr>
                <w:rFonts w:ascii="Arial" w:hAnsi="Arial" w:cs="Arial"/>
                <w:sz w:val="22"/>
                <w:szCs w:val="22"/>
              </w:rPr>
              <w:t>Yes</w:t>
            </w:r>
          </w:p>
        </w:tc>
        <w:tc>
          <w:tcPr>
            <w:tcW w:w="853" w:type="pct"/>
            <w:vAlign w:val="center"/>
            <w:hideMark/>
          </w:tcPr>
          <w:p w14:paraId="6FDCBD54" w14:textId="77777777" w:rsidR="00636D08" w:rsidRPr="00106D83" w:rsidRDefault="00636D08" w:rsidP="00A4004D">
            <w:pPr>
              <w:keepNext/>
              <w:rPr>
                <w:rFonts w:ascii="Arial" w:hAnsi="Arial" w:cs="Arial"/>
                <w:sz w:val="22"/>
                <w:szCs w:val="22"/>
              </w:rPr>
            </w:pPr>
            <w:r w:rsidRPr="00106D83">
              <w:rPr>
                <w:rFonts w:ascii="Arial" w:hAnsi="Arial" w:cs="Arial"/>
                <w:sz w:val="22"/>
                <w:szCs w:val="22"/>
              </w:rPr>
              <w:t>0.4130</w:t>
            </w:r>
          </w:p>
        </w:tc>
      </w:tr>
    </w:tbl>
    <w:p w14:paraId="464B5B22" w14:textId="6FECFAB3" w:rsidR="00455852" w:rsidRPr="00106D83" w:rsidRDefault="00A4004D" w:rsidP="003C352D">
      <w:pPr>
        <w:pStyle w:val="Caption"/>
        <w:jc w:val="center"/>
        <w:rPr>
          <w:rFonts w:ascii="Arial" w:hAnsi="Arial" w:cs="Arial"/>
        </w:rPr>
      </w:pPr>
      <w:r w:rsidRPr="00106D83">
        <w:rPr>
          <w:rFonts w:ascii="Arial" w:hAnsi="Arial" w:cs="Arial"/>
        </w:rPr>
        <w:t xml:space="preserve">Table </w:t>
      </w:r>
      <w:r w:rsidR="003C352D" w:rsidRPr="00106D83">
        <w:rPr>
          <w:rFonts w:ascii="Arial" w:hAnsi="Arial" w:cs="Arial"/>
        </w:rPr>
        <w:t>1</w:t>
      </w:r>
      <w:r w:rsidR="005F6A1E" w:rsidRPr="00106D83">
        <w:rPr>
          <w:rFonts w:ascii="Arial" w:hAnsi="Arial" w:cs="Arial"/>
        </w:rPr>
        <w:t>2</w:t>
      </w:r>
      <w:r w:rsidRPr="00106D83">
        <w:rPr>
          <w:rFonts w:ascii="Arial" w:hAnsi="Arial" w:cs="Arial"/>
        </w:rPr>
        <w:t>: Post hoc Dunn’s pairwise comparisons for detection confidence, rejecting H01 as there was a significant difference in the clutter condition compared to all others.</w:t>
      </w:r>
      <w:r w:rsidR="00DA6183" w:rsidRPr="00106D83">
        <w:rPr>
          <w:rFonts w:ascii="Arial" w:hAnsi="Arial" w:cs="Arial"/>
        </w:rPr>
        <w:t xml:space="preserve"> The effect size r showed that there was high linear relationship between baseline and clutter, but the rest not as much.</w:t>
      </w:r>
      <w:r w:rsidRPr="00106D83">
        <w:rPr>
          <w:rFonts w:ascii="Arial" w:hAnsi="Arial" w:cs="Arial"/>
        </w:rPr>
        <w:t xml:space="preserve"> Kruskal–Wallis: </w:t>
      </w:r>
      <w:proofErr w:type="gramStart"/>
      <w:r w:rsidRPr="00106D83">
        <w:rPr>
          <w:rFonts w:ascii="Arial" w:hAnsi="Arial" w:cs="Arial"/>
        </w:rPr>
        <w:t>H(3)=</w:t>
      </w:r>
      <w:proofErr w:type="gramEnd"/>
      <w:r w:rsidRPr="00106D83">
        <w:rPr>
          <w:rFonts w:ascii="Arial" w:hAnsi="Arial" w:cs="Arial"/>
        </w:rPr>
        <w:t>86.8101, p=1.0606 × 10</w:t>
      </w:r>
      <w:r w:rsidRPr="00106D83">
        <w:rPr>
          <w:rFonts w:ascii="Cambria Math" w:hAnsi="Cambria Math" w:cs="Cambria Math"/>
        </w:rPr>
        <w:t>⁻</w:t>
      </w:r>
      <w:r w:rsidRPr="00106D83">
        <w:rPr>
          <w:rFonts w:ascii="Arial" w:hAnsi="Arial" w:cs="Arial"/>
        </w:rPr>
        <w:t>¹⁸, η²</w:t>
      </w:r>
      <w:r w:rsidRPr="00106D83">
        <w:rPr>
          <w:rFonts w:ascii="Segoe UI Symbol" w:hAnsi="Segoe UI Symbol" w:cs="Segoe UI Symbol"/>
        </w:rPr>
        <w:t>ₕ</w:t>
      </w:r>
      <w:r w:rsidRPr="00106D83">
        <w:rPr>
          <w:rFonts w:ascii="Arial" w:hAnsi="Arial" w:cs="Arial"/>
        </w:rPr>
        <w:t>=0.7619, n=120</w:t>
      </w:r>
      <w:r w:rsidR="00420ABB" w:rsidRPr="00106D83">
        <w:rPr>
          <w:rFonts w:ascii="Arial" w:hAnsi="Arial" w:cs="Arial"/>
        </w:rPr>
        <w:t>.</w:t>
      </w:r>
    </w:p>
    <w:p w14:paraId="447E6F55" w14:textId="77777777" w:rsidR="006F7B3B" w:rsidRPr="00106D83" w:rsidRDefault="006F7B3B" w:rsidP="006F7B3B">
      <w:pPr>
        <w:rPr>
          <w:rFonts w:ascii="Arial" w:hAnsi="Arial" w:cs="Arial"/>
        </w:rPr>
      </w:pP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85" w:type="dxa"/>
          <w:right w:w="15" w:type="dxa"/>
        </w:tblCellMar>
        <w:tblLook w:val="04A0" w:firstRow="1" w:lastRow="0" w:firstColumn="1" w:lastColumn="0" w:noHBand="0" w:noVBand="1"/>
      </w:tblPr>
      <w:tblGrid>
        <w:gridCol w:w="3113"/>
        <w:gridCol w:w="2411"/>
        <w:gridCol w:w="2694"/>
        <w:gridCol w:w="1744"/>
      </w:tblGrid>
      <w:tr w:rsidR="00636D08" w:rsidRPr="00106D83" w14:paraId="499B16B3" w14:textId="77777777" w:rsidTr="006F7B3B">
        <w:trPr>
          <w:trHeight w:val="57"/>
          <w:tblHeader/>
          <w:tblCellSpacing w:w="15" w:type="dxa"/>
        </w:trPr>
        <w:tc>
          <w:tcPr>
            <w:tcW w:w="1540" w:type="pct"/>
            <w:vAlign w:val="center"/>
            <w:hideMark/>
          </w:tcPr>
          <w:p w14:paraId="716D0B62" w14:textId="77777777" w:rsidR="00636D08" w:rsidRPr="00106D83" w:rsidRDefault="00636D08" w:rsidP="000B57F5">
            <w:pPr>
              <w:rPr>
                <w:rFonts w:ascii="Arial" w:hAnsi="Arial" w:cs="Arial"/>
                <w:b/>
                <w:bCs/>
                <w:sz w:val="22"/>
                <w:szCs w:val="22"/>
              </w:rPr>
            </w:pPr>
            <w:r w:rsidRPr="00106D83">
              <w:rPr>
                <w:rFonts w:ascii="Arial" w:hAnsi="Arial" w:cs="Arial"/>
                <w:b/>
                <w:bCs/>
                <w:sz w:val="22"/>
                <w:szCs w:val="22"/>
              </w:rPr>
              <w:t>Comparison</w:t>
            </w:r>
          </w:p>
        </w:tc>
        <w:tc>
          <w:tcPr>
            <w:tcW w:w="1195" w:type="pct"/>
            <w:vAlign w:val="center"/>
            <w:hideMark/>
          </w:tcPr>
          <w:p w14:paraId="518FAD6F" w14:textId="77777777" w:rsidR="00636D08" w:rsidRPr="00106D83" w:rsidRDefault="00636D08" w:rsidP="000B57F5">
            <w:pPr>
              <w:rPr>
                <w:rFonts w:ascii="Arial" w:hAnsi="Arial" w:cs="Arial"/>
                <w:b/>
                <w:bCs/>
                <w:sz w:val="22"/>
                <w:szCs w:val="22"/>
              </w:rPr>
            </w:pPr>
            <w:r w:rsidRPr="00106D83">
              <w:rPr>
                <w:rFonts w:ascii="Arial" w:hAnsi="Arial" w:cs="Arial"/>
                <w:b/>
                <w:bCs/>
                <w:sz w:val="22"/>
                <w:szCs w:val="22"/>
              </w:rPr>
              <w:t>Adjusted p value</w:t>
            </w:r>
          </w:p>
        </w:tc>
        <w:tc>
          <w:tcPr>
            <w:tcW w:w="1337" w:type="pct"/>
            <w:vAlign w:val="center"/>
            <w:hideMark/>
          </w:tcPr>
          <w:p w14:paraId="0FFD619B" w14:textId="2962B685" w:rsidR="00636D08" w:rsidRPr="00106D83" w:rsidRDefault="00636D08" w:rsidP="000B57F5">
            <w:pPr>
              <w:rPr>
                <w:rFonts w:ascii="Arial" w:hAnsi="Arial" w:cs="Arial"/>
                <w:b/>
                <w:bCs/>
                <w:sz w:val="22"/>
                <w:szCs w:val="22"/>
              </w:rPr>
            </w:pPr>
            <w:r w:rsidRPr="00106D83">
              <w:rPr>
                <w:rFonts w:ascii="Arial" w:hAnsi="Arial" w:cs="Arial"/>
                <w:b/>
                <w:bCs/>
                <w:sz w:val="22"/>
                <w:szCs w:val="22"/>
              </w:rPr>
              <w:t>Statistically</w:t>
            </w:r>
            <w:r w:rsidR="006F7B3B" w:rsidRPr="00106D83">
              <w:rPr>
                <w:rFonts w:ascii="Arial" w:hAnsi="Arial" w:cs="Arial"/>
                <w:b/>
                <w:bCs/>
                <w:sz w:val="22"/>
                <w:szCs w:val="22"/>
              </w:rPr>
              <w:t xml:space="preserve"> </w:t>
            </w:r>
            <w:r w:rsidRPr="00106D83">
              <w:rPr>
                <w:rFonts w:ascii="Arial" w:hAnsi="Arial" w:cs="Arial"/>
                <w:b/>
                <w:bCs/>
                <w:sz w:val="22"/>
                <w:szCs w:val="22"/>
              </w:rPr>
              <w:t>significant?</w:t>
            </w:r>
          </w:p>
        </w:tc>
        <w:tc>
          <w:tcPr>
            <w:tcW w:w="853" w:type="pct"/>
            <w:vAlign w:val="center"/>
            <w:hideMark/>
          </w:tcPr>
          <w:p w14:paraId="06962877" w14:textId="77777777" w:rsidR="00636D08" w:rsidRPr="00106D83" w:rsidRDefault="00636D08" w:rsidP="000B57F5">
            <w:pPr>
              <w:rPr>
                <w:rFonts w:ascii="Arial" w:hAnsi="Arial" w:cs="Arial"/>
                <w:b/>
                <w:bCs/>
                <w:sz w:val="22"/>
                <w:szCs w:val="22"/>
              </w:rPr>
            </w:pPr>
            <w:r w:rsidRPr="00106D83">
              <w:rPr>
                <w:rFonts w:ascii="Arial" w:hAnsi="Arial" w:cs="Arial"/>
                <w:b/>
                <w:bCs/>
                <w:sz w:val="22"/>
                <w:szCs w:val="22"/>
              </w:rPr>
              <w:t>Effect size r</w:t>
            </w:r>
          </w:p>
        </w:tc>
      </w:tr>
      <w:tr w:rsidR="00636D08" w:rsidRPr="00106D83" w14:paraId="3A0FC647" w14:textId="77777777" w:rsidTr="006F7B3B">
        <w:trPr>
          <w:tblCellSpacing w:w="15" w:type="dxa"/>
        </w:trPr>
        <w:tc>
          <w:tcPr>
            <w:tcW w:w="1540" w:type="pct"/>
            <w:vAlign w:val="center"/>
            <w:hideMark/>
          </w:tcPr>
          <w:p w14:paraId="5DC2B714" w14:textId="77777777" w:rsidR="00636D08" w:rsidRPr="00106D83" w:rsidRDefault="00636D08" w:rsidP="000B57F5">
            <w:pPr>
              <w:rPr>
                <w:rFonts w:ascii="Arial" w:hAnsi="Arial" w:cs="Arial"/>
                <w:b/>
                <w:bCs/>
                <w:sz w:val="22"/>
                <w:szCs w:val="22"/>
              </w:rPr>
            </w:pPr>
            <w:r w:rsidRPr="00106D83">
              <w:rPr>
                <w:rFonts w:ascii="Arial" w:hAnsi="Arial" w:cs="Arial"/>
                <w:b/>
                <w:bCs/>
                <w:sz w:val="22"/>
                <w:szCs w:val="22"/>
              </w:rPr>
              <w:t>Baseline vs Clutter</w:t>
            </w:r>
          </w:p>
        </w:tc>
        <w:tc>
          <w:tcPr>
            <w:tcW w:w="1195" w:type="pct"/>
            <w:vAlign w:val="center"/>
            <w:hideMark/>
          </w:tcPr>
          <w:p w14:paraId="344A075C" w14:textId="77777777" w:rsidR="00636D08" w:rsidRPr="00106D83" w:rsidRDefault="00636D08" w:rsidP="000B57F5">
            <w:pPr>
              <w:rPr>
                <w:rFonts w:ascii="Arial" w:hAnsi="Arial" w:cs="Arial"/>
                <w:sz w:val="22"/>
                <w:szCs w:val="22"/>
              </w:rPr>
            </w:pPr>
            <w:r w:rsidRPr="00106D83">
              <w:rPr>
                <w:rFonts w:ascii="Arial" w:hAnsi="Arial" w:cs="Arial"/>
                <w:sz w:val="22"/>
                <w:szCs w:val="22"/>
              </w:rPr>
              <w:t>3.5313 × 10</w:t>
            </w:r>
            <w:r w:rsidRPr="00106D83">
              <w:rPr>
                <w:rFonts w:ascii="Cambria Math" w:hAnsi="Cambria Math" w:cs="Cambria Math"/>
                <w:sz w:val="22"/>
                <w:szCs w:val="22"/>
              </w:rPr>
              <w:t>⁻</w:t>
            </w:r>
            <w:r w:rsidRPr="00106D83">
              <w:rPr>
                <w:rFonts w:ascii="Arial" w:hAnsi="Arial" w:cs="Arial"/>
                <w:sz w:val="22"/>
                <w:szCs w:val="22"/>
              </w:rPr>
              <w:t>³</w:t>
            </w:r>
          </w:p>
        </w:tc>
        <w:tc>
          <w:tcPr>
            <w:tcW w:w="1337" w:type="pct"/>
            <w:vAlign w:val="center"/>
            <w:hideMark/>
          </w:tcPr>
          <w:p w14:paraId="170912FD" w14:textId="77777777" w:rsidR="00636D08" w:rsidRPr="00106D83" w:rsidRDefault="00636D08" w:rsidP="000B57F5">
            <w:pPr>
              <w:rPr>
                <w:rFonts w:ascii="Arial" w:hAnsi="Arial" w:cs="Arial"/>
                <w:sz w:val="22"/>
                <w:szCs w:val="22"/>
              </w:rPr>
            </w:pPr>
            <w:r w:rsidRPr="00106D83">
              <w:rPr>
                <w:rFonts w:ascii="Arial" w:hAnsi="Arial" w:cs="Arial"/>
                <w:sz w:val="22"/>
                <w:szCs w:val="22"/>
              </w:rPr>
              <w:t>Yes</w:t>
            </w:r>
          </w:p>
        </w:tc>
        <w:tc>
          <w:tcPr>
            <w:tcW w:w="853" w:type="pct"/>
            <w:vAlign w:val="center"/>
            <w:hideMark/>
          </w:tcPr>
          <w:p w14:paraId="522A4116" w14:textId="77777777" w:rsidR="00636D08" w:rsidRPr="00106D83" w:rsidRDefault="00636D08" w:rsidP="000B57F5">
            <w:pPr>
              <w:rPr>
                <w:rFonts w:ascii="Arial" w:hAnsi="Arial" w:cs="Arial"/>
                <w:sz w:val="22"/>
                <w:szCs w:val="22"/>
              </w:rPr>
            </w:pPr>
            <w:r w:rsidRPr="00106D83">
              <w:rPr>
                <w:rFonts w:ascii="Arial" w:hAnsi="Arial" w:cs="Arial"/>
                <w:sz w:val="22"/>
                <w:szCs w:val="22"/>
              </w:rPr>
              <w:t>0.4523</w:t>
            </w:r>
          </w:p>
        </w:tc>
      </w:tr>
      <w:tr w:rsidR="00636D08" w:rsidRPr="00106D83" w14:paraId="38108606" w14:textId="77777777" w:rsidTr="006F7B3B">
        <w:trPr>
          <w:tblCellSpacing w:w="15" w:type="dxa"/>
        </w:trPr>
        <w:tc>
          <w:tcPr>
            <w:tcW w:w="1540" w:type="pct"/>
            <w:vAlign w:val="center"/>
            <w:hideMark/>
          </w:tcPr>
          <w:p w14:paraId="0A36711B" w14:textId="77777777" w:rsidR="00636D08" w:rsidRPr="00106D83" w:rsidRDefault="00636D08" w:rsidP="000B57F5">
            <w:pPr>
              <w:rPr>
                <w:rFonts w:ascii="Arial" w:hAnsi="Arial" w:cs="Arial"/>
                <w:b/>
                <w:bCs/>
                <w:sz w:val="22"/>
                <w:szCs w:val="22"/>
              </w:rPr>
            </w:pPr>
            <w:r w:rsidRPr="00106D83">
              <w:rPr>
                <w:rFonts w:ascii="Arial" w:hAnsi="Arial" w:cs="Arial"/>
                <w:b/>
                <w:bCs/>
                <w:sz w:val="22"/>
                <w:szCs w:val="22"/>
              </w:rPr>
              <w:t>Baseline vs Occlusion</w:t>
            </w:r>
          </w:p>
        </w:tc>
        <w:tc>
          <w:tcPr>
            <w:tcW w:w="1195" w:type="pct"/>
            <w:vAlign w:val="center"/>
            <w:hideMark/>
          </w:tcPr>
          <w:p w14:paraId="71F7DB16" w14:textId="77777777" w:rsidR="00636D08" w:rsidRPr="00106D83" w:rsidRDefault="00636D08" w:rsidP="000B57F5">
            <w:pPr>
              <w:rPr>
                <w:rFonts w:ascii="Arial" w:hAnsi="Arial" w:cs="Arial"/>
                <w:sz w:val="22"/>
                <w:szCs w:val="22"/>
              </w:rPr>
            </w:pPr>
            <w:r w:rsidRPr="00106D83">
              <w:rPr>
                <w:rFonts w:ascii="Arial" w:hAnsi="Arial" w:cs="Arial"/>
                <w:sz w:val="22"/>
                <w:szCs w:val="22"/>
              </w:rPr>
              <w:t>2.4089 × 10</w:t>
            </w:r>
            <w:r w:rsidRPr="00106D83">
              <w:rPr>
                <w:rFonts w:ascii="Cambria Math" w:hAnsi="Cambria Math" w:cs="Cambria Math"/>
                <w:sz w:val="22"/>
                <w:szCs w:val="22"/>
              </w:rPr>
              <w:t>⁻</w:t>
            </w:r>
            <w:r w:rsidRPr="00106D83">
              <w:rPr>
                <w:rFonts w:ascii="Arial" w:hAnsi="Arial" w:cs="Arial"/>
                <w:sz w:val="22"/>
                <w:szCs w:val="22"/>
              </w:rPr>
              <w:t>²</w:t>
            </w:r>
          </w:p>
        </w:tc>
        <w:tc>
          <w:tcPr>
            <w:tcW w:w="1337" w:type="pct"/>
            <w:vAlign w:val="center"/>
            <w:hideMark/>
          </w:tcPr>
          <w:p w14:paraId="4C9CC491" w14:textId="77777777" w:rsidR="00636D08" w:rsidRPr="00106D83" w:rsidRDefault="00636D08" w:rsidP="000B57F5">
            <w:pPr>
              <w:rPr>
                <w:rFonts w:ascii="Arial" w:hAnsi="Arial" w:cs="Arial"/>
                <w:sz w:val="22"/>
                <w:szCs w:val="22"/>
              </w:rPr>
            </w:pPr>
            <w:r w:rsidRPr="00106D83">
              <w:rPr>
                <w:rFonts w:ascii="Arial" w:hAnsi="Arial" w:cs="Arial"/>
                <w:sz w:val="22"/>
                <w:szCs w:val="22"/>
              </w:rPr>
              <w:t>Yes</w:t>
            </w:r>
          </w:p>
        </w:tc>
        <w:tc>
          <w:tcPr>
            <w:tcW w:w="853" w:type="pct"/>
            <w:vAlign w:val="center"/>
            <w:hideMark/>
          </w:tcPr>
          <w:p w14:paraId="352DC5F8" w14:textId="77777777" w:rsidR="00636D08" w:rsidRPr="00106D83" w:rsidRDefault="00636D08" w:rsidP="000B57F5">
            <w:pPr>
              <w:rPr>
                <w:rFonts w:ascii="Arial" w:hAnsi="Arial" w:cs="Arial"/>
                <w:sz w:val="22"/>
                <w:szCs w:val="22"/>
              </w:rPr>
            </w:pPr>
            <w:r w:rsidRPr="00106D83">
              <w:rPr>
                <w:rFonts w:ascii="Arial" w:hAnsi="Arial" w:cs="Arial"/>
                <w:sz w:val="22"/>
                <w:szCs w:val="22"/>
              </w:rPr>
              <w:t>0.3788</w:t>
            </w:r>
          </w:p>
        </w:tc>
      </w:tr>
      <w:tr w:rsidR="00636D08" w:rsidRPr="00106D83" w14:paraId="457D64D9" w14:textId="77777777" w:rsidTr="006F7B3B">
        <w:trPr>
          <w:tblCellSpacing w:w="15" w:type="dxa"/>
        </w:trPr>
        <w:tc>
          <w:tcPr>
            <w:tcW w:w="1540" w:type="pct"/>
            <w:vAlign w:val="center"/>
            <w:hideMark/>
          </w:tcPr>
          <w:p w14:paraId="6CF2603B" w14:textId="77777777" w:rsidR="00636D08" w:rsidRPr="00106D83" w:rsidRDefault="00636D08" w:rsidP="000B57F5">
            <w:pPr>
              <w:rPr>
                <w:rFonts w:ascii="Arial" w:hAnsi="Arial" w:cs="Arial"/>
                <w:b/>
                <w:bCs/>
                <w:sz w:val="22"/>
                <w:szCs w:val="22"/>
              </w:rPr>
            </w:pPr>
            <w:r w:rsidRPr="00106D83">
              <w:rPr>
                <w:rFonts w:ascii="Arial" w:hAnsi="Arial" w:cs="Arial"/>
                <w:b/>
                <w:bCs/>
                <w:sz w:val="22"/>
                <w:szCs w:val="22"/>
              </w:rPr>
              <w:t>Baseline vs Poor Lighting</w:t>
            </w:r>
          </w:p>
        </w:tc>
        <w:tc>
          <w:tcPr>
            <w:tcW w:w="1195" w:type="pct"/>
            <w:vAlign w:val="center"/>
            <w:hideMark/>
          </w:tcPr>
          <w:p w14:paraId="478583EB" w14:textId="77777777" w:rsidR="00636D08" w:rsidRPr="00106D83" w:rsidRDefault="00636D08" w:rsidP="000B57F5">
            <w:pPr>
              <w:rPr>
                <w:rFonts w:ascii="Arial" w:hAnsi="Arial" w:cs="Arial"/>
                <w:sz w:val="22"/>
                <w:szCs w:val="22"/>
              </w:rPr>
            </w:pPr>
            <w:r w:rsidRPr="00106D83">
              <w:rPr>
                <w:rFonts w:ascii="Arial" w:hAnsi="Arial" w:cs="Arial"/>
                <w:sz w:val="22"/>
                <w:szCs w:val="22"/>
              </w:rPr>
              <w:t>3.3823 × 10</w:t>
            </w:r>
            <w:r w:rsidRPr="00106D83">
              <w:rPr>
                <w:rFonts w:ascii="Cambria Math" w:hAnsi="Cambria Math" w:cs="Cambria Math"/>
                <w:sz w:val="22"/>
                <w:szCs w:val="22"/>
              </w:rPr>
              <w:t>⁻</w:t>
            </w:r>
            <w:r w:rsidRPr="00106D83">
              <w:rPr>
                <w:rFonts w:ascii="Arial" w:hAnsi="Arial" w:cs="Arial"/>
                <w:sz w:val="22"/>
                <w:szCs w:val="22"/>
              </w:rPr>
              <w:t>²</w:t>
            </w:r>
          </w:p>
        </w:tc>
        <w:tc>
          <w:tcPr>
            <w:tcW w:w="1337" w:type="pct"/>
            <w:vAlign w:val="center"/>
            <w:hideMark/>
          </w:tcPr>
          <w:p w14:paraId="6822A463" w14:textId="77777777" w:rsidR="00636D08" w:rsidRPr="00106D83" w:rsidRDefault="00636D08" w:rsidP="000B57F5">
            <w:pPr>
              <w:rPr>
                <w:rFonts w:ascii="Arial" w:hAnsi="Arial" w:cs="Arial"/>
                <w:sz w:val="22"/>
                <w:szCs w:val="22"/>
              </w:rPr>
            </w:pPr>
            <w:r w:rsidRPr="00106D83">
              <w:rPr>
                <w:rFonts w:ascii="Arial" w:hAnsi="Arial" w:cs="Arial"/>
                <w:sz w:val="22"/>
                <w:szCs w:val="22"/>
              </w:rPr>
              <w:t>Yes</w:t>
            </w:r>
          </w:p>
        </w:tc>
        <w:tc>
          <w:tcPr>
            <w:tcW w:w="853" w:type="pct"/>
            <w:vAlign w:val="center"/>
            <w:hideMark/>
          </w:tcPr>
          <w:p w14:paraId="140957E3" w14:textId="77777777" w:rsidR="00636D08" w:rsidRPr="00106D83" w:rsidRDefault="00636D08" w:rsidP="000B57F5">
            <w:pPr>
              <w:rPr>
                <w:rFonts w:ascii="Arial" w:hAnsi="Arial" w:cs="Arial"/>
                <w:sz w:val="22"/>
                <w:szCs w:val="22"/>
              </w:rPr>
            </w:pPr>
            <w:r w:rsidRPr="00106D83">
              <w:rPr>
                <w:rFonts w:ascii="Arial" w:hAnsi="Arial" w:cs="Arial"/>
                <w:sz w:val="22"/>
                <w:szCs w:val="22"/>
              </w:rPr>
              <w:t>0.3645</w:t>
            </w:r>
          </w:p>
        </w:tc>
      </w:tr>
      <w:tr w:rsidR="00636D08" w:rsidRPr="00106D83" w14:paraId="424EC096" w14:textId="77777777" w:rsidTr="006F7B3B">
        <w:trPr>
          <w:tblCellSpacing w:w="15" w:type="dxa"/>
        </w:trPr>
        <w:tc>
          <w:tcPr>
            <w:tcW w:w="1540" w:type="pct"/>
            <w:vAlign w:val="center"/>
            <w:hideMark/>
          </w:tcPr>
          <w:p w14:paraId="7692BA50" w14:textId="77777777" w:rsidR="00636D08" w:rsidRPr="00106D83" w:rsidRDefault="00636D08" w:rsidP="000B57F5">
            <w:pPr>
              <w:rPr>
                <w:rFonts w:ascii="Arial" w:hAnsi="Arial" w:cs="Arial"/>
                <w:b/>
                <w:bCs/>
                <w:sz w:val="22"/>
                <w:szCs w:val="22"/>
              </w:rPr>
            </w:pPr>
            <w:r w:rsidRPr="00106D83">
              <w:rPr>
                <w:rFonts w:ascii="Arial" w:hAnsi="Arial" w:cs="Arial"/>
                <w:b/>
                <w:bCs/>
                <w:sz w:val="22"/>
                <w:szCs w:val="22"/>
              </w:rPr>
              <w:t>Clutter vs Occlusion</w:t>
            </w:r>
          </w:p>
        </w:tc>
        <w:tc>
          <w:tcPr>
            <w:tcW w:w="1195" w:type="pct"/>
            <w:vAlign w:val="center"/>
            <w:hideMark/>
          </w:tcPr>
          <w:p w14:paraId="574E02C4" w14:textId="77777777" w:rsidR="00636D08" w:rsidRPr="00106D83" w:rsidRDefault="00636D08" w:rsidP="000B57F5">
            <w:pPr>
              <w:rPr>
                <w:rFonts w:ascii="Arial" w:hAnsi="Arial" w:cs="Arial"/>
                <w:sz w:val="22"/>
                <w:szCs w:val="22"/>
              </w:rPr>
            </w:pPr>
            <w:r w:rsidRPr="00106D83">
              <w:rPr>
                <w:rFonts w:ascii="Arial" w:hAnsi="Arial" w:cs="Arial"/>
                <w:sz w:val="22"/>
                <w:szCs w:val="22"/>
              </w:rPr>
              <w:t>1.0000</w:t>
            </w:r>
          </w:p>
        </w:tc>
        <w:tc>
          <w:tcPr>
            <w:tcW w:w="1337" w:type="pct"/>
            <w:vAlign w:val="center"/>
            <w:hideMark/>
          </w:tcPr>
          <w:p w14:paraId="66CD0DB7" w14:textId="77777777" w:rsidR="00636D08" w:rsidRPr="00106D83" w:rsidRDefault="00636D08" w:rsidP="000B57F5">
            <w:pPr>
              <w:rPr>
                <w:rFonts w:ascii="Arial" w:hAnsi="Arial" w:cs="Arial"/>
                <w:sz w:val="22"/>
                <w:szCs w:val="22"/>
              </w:rPr>
            </w:pPr>
            <w:r w:rsidRPr="00106D83">
              <w:rPr>
                <w:rFonts w:ascii="Arial" w:hAnsi="Arial" w:cs="Arial"/>
                <w:sz w:val="22"/>
                <w:szCs w:val="22"/>
              </w:rPr>
              <w:t>No</w:t>
            </w:r>
          </w:p>
        </w:tc>
        <w:tc>
          <w:tcPr>
            <w:tcW w:w="853" w:type="pct"/>
            <w:vAlign w:val="center"/>
            <w:hideMark/>
          </w:tcPr>
          <w:p w14:paraId="639410A0" w14:textId="77777777" w:rsidR="00636D08" w:rsidRPr="00106D83" w:rsidRDefault="00636D08" w:rsidP="000B57F5">
            <w:pPr>
              <w:rPr>
                <w:rFonts w:ascii="Arial" w:hAnsi="Arial" w:cs="Arial"/>
                <w:sz w:val="22"/>
                <w:szCs w:val="22"/>
              </w:rPr>
            </w:pPr>
            <w:r w:rsidRPr="00106D83">
              <w:rPr>
                <w:rFonts w:ascii="Arial" w:hAnsi="Arial" w:cs="Arial"/>
                <w:sz w:val="22"/>
                <w:szCs w:val="22"/>
              </w:rPr>
              <w:t>0.1787</w:t>
            </w:r>
          </w:p>
        </w:tc>
      </w:tr>
      <w:tr w:rsidR="00636D08" w:rsidRPr="00106D83" w14:paraId="3703765F" w14:textId="77777777" w:rsidTr="006F7B3B">
        <w:trPr>
          <w:tblCellSpacing w:w="15" w:type="dxa"/>
        </w:trPr>
        <w:tc>
          <w:tcPr>
            <w:tcW w:w="1540" w:type="pct"/>
            <w:vAlign w:val="center"/>
            <w:hideMark/>
          </w:tcPr>
          <w:p w14:paraId="623F1B00" w14:textId="77777777" w:rsidR="00636D08" w:rsidRPr="00106D83" w:rsidRDefault="00636D08" w:rsidP="000B57F5">
            <w:pPr>
              <w:rPr>
                <w:rFonts w:ascii="Arial" w:hAnsi="Arial" w:cs="Arial"/>
                <w:b/>
                <w:bCs/>
                <w:sz w:val="22"/>
                <w:szCs w:val="22"/>
              </w:rPr>
            </w:pPr>
            <w:r w:rsidRPr="00106D83">
              <w:rPr>
                <w:rFonts w:ascii="Arial" w:hAnsi="Arial" w:cs="Arial"/>
                <w:b/>
                <w:bCs/>
                <w:sz w:val="22"/>
                <w:szCs w:val="22"/>
              </w:rPr>
              <w:t>Clutter vs Poor Lighting</w:t>
            </w:r>
          </w:p>
        </w:tc>
        <w:tc>
          <w:tcPr>
            <w:tcW w:w="1195" w:type="pct"/>
            <w:vAlign w:val="center"/>
            <w:hideMark/>
          </w:tcPr>
          <w:p w14:paraId="364414E2" w14:textId="77777777" w:rsidR="00636D08" w:rsidRPr="00106D83" w:rsidRDefault="00636D08" w:rsidP="000B57F5">
            <w:pPr>
              <w:rPr>
                <w:rFonts w:ascii="Arial" w:hAnsi="Arial" w:cs="Arial"/>
                <w:sz w:val="22"/>
                <w:szCs w:val="22"/>
              </w:rPr>
            </w:pPr>
            <w:r w:rsidRPr="00106D83">
              <w:rPr>
                <w:rFonts w:ascii="Arial" w:hAnsi="Arial" w:cs="Arial"/>
                <w:sz w:val="22"/>
                <w:szCs w:val="22"/>
              </w:rPr>
              <w:t>1.0000</w:t>
            </w:r>
          </w:p>
        </w:tc>
        <w:tc>
          <w:tcPr>
            <w:tcW w:w="1337" w:type="pct"/>
            <w:vAlign w:val="center"/>
            <w:hideMark/>
          </w:tcPr>
          <w:p w14:paraId="6CE1EB4E" w14:textId="77777777" w:rsidR="00636D08" w:rsidRPr="00106D83" w:rsidRDefault="00636D08" w:rsidP="000B57F5">
            <w:pPr>
              <w:rPr>
                <w:rFonts w:ascii="Arial" w:hAnsi="Arial" w:cs="Arial"/>
                <w:sz w:val="22"/>
                <w:szCs w:val="22"/>
              </w:rPr>
            </w:pPr>
            <w:r w:rsidRPr="00106D83">
              <w:rPr>
                <w:rFonts w:ascii="Arial" w:hAnsi="Arial" w:cs="Arial"/>
                <w:sz w:val="22"/>
                <w:szCs w:val="22"/>
              </w:rPr>
              <w:t>No</w:t>
            </w:r>
          </w:p>
        </w:tc>
        <w:tc>
          <w:tcPr>
            <w:tcW w:w="853" w:type="pct"/>
            <w:vAlign w:val="center"/>
            <w:hideMark/>
          </w:tcPr>
          <w:p w14:paraId="320CFAEF" w14:textId="77777777" w:rsidR="00636D08" w:rsidRPr="00106D83" w:rsidRDefault="00636D08" w:rsidP="000B57F5">
            <w:pPr>
              <w:rPr>
                <w:rFonts w:ascii="Arial" w:hAnsi="Arial" w:cs="Arial"/>
                <w:sz w:val="22"/>
                <w:szCs w:val="22"/>
              </w:rPr>
            </w:pPr>
            <w:r w:rsidRPr="00106D83">
              <w:rPr>
                <w:rFonts w:ascii="Arial" w:hAnsi="Arial" w:cs="Arial"/>
                <w:sz w:val="22"/>
                <w:szCs w:val="22"/>
              </w:rPr>
              <w:t>0.1235</w:t>
            </w:r>
          </w:p>
        </w:tc>
      </w:tr>
      <w:tr w:rsidR="00636D08" w:rsidRPr="00106D83" w14:paraId="39F747E0" w14:textId="77777777" w:rsidTr="006F7B3B">
        <w:trPr>
          <w:trHeight w:val="30"/>
          <w:tblCellSpacing w:w="15" w:type="dxa"/>
        </w:trPr>
        <w:tc>
          <w:tcPr>
            <w:tcW w:w="1540" w:type="pct"/>
            <w:vAlign w:val="center"/>
            <w:hideMark/>
          </w:tcPr>
          <w:p w14:paraId="1AE0E24C" w14:textId="77777777" w:rsidR="00636D08" w:rsidRPr="00106D83" w:rsidRDefault="00636D08" w:rsidP="000B57F5">
            <w:pPr>
              <w:rPr>
                <w:rFonts w:ascii="Arial" w:hAnsi="Arial" w:cs="Arial"/>
                <w:b/>
                <w:bCs/>
                <w:sz w:val="22"/>
                <w:szCs w:val="22"/>
              </w:rPr>
            </w:pPr>
            <w:r w:rsidRPr="00106D83">
              <w:rPr>
                <w:rFonts w:ascii="Arial" w:hAnsi="Arial" w:cs="Arial"/>
                <w:b/>
                <w:bCs/>
                <w:sz w:val="22"/>
                <w:szCs w:val="22"/>
              </w:rPr>
              <w:t>Occlusion vs Poor Lighting</w:t>
            </w:r>
          </w:p>
        </w:tc>
        <w:tc>
          <w:tcPr>
            <w:tcW w:w="1195" w:type="pct"/>
            <w:vAlign w:val="center"/>
            <w:hideMark/>
          </w:tcPr>
          <w:p w14:paraId="45B729E3" w14:textId="77777777" w:rsidR="00636D08" w:rsidRPr="00106D83" w:rsidRDefault="00636D08" w:rsidP="000B57F5">
            <w:pPr>
              <w:rPr>
                <w:rFonts w:ascii="Arial" w:hAnsi="Arial" w:cs="Arial"/>
                <w:sz w:val="22"/>
                <w:szCs w:val="22"/>
              </w:rPr>
            </w:pPr>
            <w:r w:rsidRPr="00106D83">
              <w:rPr>
                <w:rFonts w:ascii="Arial" w:hAnsi="Arial" w:cs="Arial"/>
                <w:sz w:val="22"/>
                <w:szCs w:val="22"/>
              </w:rPr>
              <w:t>1.0000</w:t>
            </w:r>
          </w:p>
        </w:tc>
        <w:tc>
          <w:tcPr>
            <w:tcW w:w="1337" w:type="pct"/>
            <w:vAlign w:val="center"/>
            <w:hideMark/>
          </w:tcPr>
          <w:p w14:paraId="1ECED07E" w14:textId="77777777" w:rsidR="00636D08" w:rsidRPr="00106D83" w:rsidRDefault="00636D08" w:rsidP="000B57F5">
            <w:pPr>
              <w:rPr>
                <w:rFonts w:ascii="Arial" w:hAnsi="Arial" w:cs="Arial"/>
                <w:sz w:val="22"/>
                <w:szCs w:val="22"/>
              </w:rPr>
            </w:pPr>
            <w:r w:rsidRPr="00106D83">
              <w:rPr>
                <w:rFonts w:ascii="Arial" w:hAnsi="Arial" w:cs="Arial"/>
                <w:sz w:val="22"/>
                <w:szCs w:val="22"/>
              </w:rPr>
              <w:t>No</w:t>
            </w:r>
          </w:p>
        </w:tc>
        <w:tc>
          <w:tcPr>
            <w:tcW w:w="853" w:type="pct"/>
            <w:vAlign w:val="center"/>
            <w:hideMark/>
          </w:tcPr>
          <w:p w14:paraId="7F21423E" w14:textId="77777777" w:rsidR="00636D08" w:rsidRPr="00106D83" w:rsidRDefault="00636D08" w:rsidP="00420ABB">
            <w:pPr>
              <w:keepNext/>
              <w:rPr>
                <w:rFonts w:ascii="Arial" w:hAnsi="Arial" w:cs="Arial"/>
                <w:sz w:val="22"/>
                <w:szCs w:val="22"/>
              </w:rPr>
            </w:pPr>
            <w:r w:rsidRPr="00106D83">
              <w:rPr>
                <w:rFonts w:ascii="Arial" w:hAnsi="Arial" w:cs="Arial"/>
                <w:sz w:val="22"/>
                <w:szCs w:val="22"/>
              </w:rPr>
              <w:t>0.0357</w:t>
            </w:r>
          </w:p>
        </w:tc>
      </w:tr>
    </w:tbl>
    <w:p w14:paraId="4310A5B0" w14:textId="3C59876D" w:rsidR="00420ABB" w:rsidRPr="00106D83" w:rsidRDefault="00420ABB" w:rsidP="003C352D">
      <w:pPr>
        <w:pStyle w:val="Caption"/>
        <w:jc w:val="center"/>
        <w:rPr>
          <w:rFonts w:ascii="Arial" w:hAnsi="Arial" w:cs="Arial"/>
        </w:rPr>
      </w:pPr>
      <w:r w:rsidRPr="00106D83">
        <w:rPr>
          <w:rFonts w:ascii="Arial" w:hAnsi="Arial" w:cs="Arial"/>
        </w:rPr>
        <w:t xml:space="preserve">Table </w:t>
      </w:r>
      <w:r w:rsidR="003C352D" w:rsidRPr="00106D83">
        <w:rPr>
          <w:rFonts w:ascii="Arial" w:hAnsi="Arial" w:cs="Arial"/>
        </w:rPr>
        <w:t>1</w:t>
      </w:r>
      <w:r w:rsidR="005F6A1E" w:rsidRPr="00106D83">
        <w:rPr>
          <w:rFonts w:ascii="Arial" w:hAnsi="Arial" w:cs="Arial"/>
        </w:rPr>
        <w:t>3</w:t>
      </w:r>
      <w:r w:rsidRPr="00106D83">
        <w:rPr>
          <w:rFonts w:ascii="Arial" w:hAnsi="Arial" w:cs="Arial"/>
        </w:rPr>
        <w:t>: Post</w:t>
      </w:r>
      <w:r w:rsidRPr="00106D83">
        <w:rPr>
          <w:rFonts w:ascii="Arial" w:hAnsi="Arial" w:cs="Arial"/>
        </w:rPr>
        <w:noBreakHyphen/>
        <w:t xml:space="preserve">hoc Dunn’s pairwise comparisons for inference </w:t>
      </w:r>
      <w:proofErr w:type="gramStart"/>
      <w:r w:rsidRPr="00106D83">
        <w:rPr>
          <w:rFonts w:ascii="Arial" w:hAnsi="Arial" w:cs="Arial"/>
        </w:rPr>
        <w:t>time,  rejecting</w:t>
      </w:r>
      <w:proofErr w:type="gramEnd"/>
      <w:r w:rsidRPr="00106D83">
        <w:rPr>
          <w:rFonts w:ascii="Arial" w:hAnsi="Arial" w:cs="Arial"/>
        </w:rPr>
        <w:t xml:space="preserve"> H</w:t>
      </w:r>
      <w:r w:rsidRPr="00106D83">
        <w:rPr>
          <w:rFonts w:ascii="Arial" w:hAnsi="Arial" w:cs="Arial"/>
          <w:vertAlign w:val="subscript"/>
        </w:rPr>
        <w:t>01</w:t>
      </w:r>
      <w:r w:rsidRPr="00106D83">
        <w:rPr>
          <w:rFonts w:ascii="Arial" w:hAnsi="Arial" w:cs="Arial"/>
        </w:rPr>
        <w:t xml:space="preserve"> as there was a </w:t>
      </w:r>
      <w:proofErr w:type="gramStart"/>
      <w:r w:rsidRPr="00106D83">
        <w:rPr>
          <w:rFonts w:ascii="Arial" w:hAnsi="Arial" w:cs="Arial"/>
        </w:rPr>
        <w:t>significant differences</w:t>
      </w:r>
      <w:proofErr w:type="gramEnd"/>
      <w:r w:rsidRPr="00106D83">
        <w:rPr>
          <w:rFonts w:ascii="Arial" w:hAnsi="Arial" w:cs="Arial"/>
        </w:rPr>
        <w:t xml:space="preserve"> in the clutter condition compared to all others.</w:t>
      </w:r>
      <w:r w:rsidR="00453F10" w:rsidRPr="00106D83">
        <w:rPr>
          <w:rFonts w:ascii="Arial" w:hAnsi="Arial" w:cs="Arial"/>
        </w:rPr>
        <w:t xml:space="preserve"> The effect size r showed that there was </w:t>
      </w:r>
      <w:r w:rsidR="00DA6183" w:rsidRPr="00106D83">
        <w:rPr>
          <w:rFonts w:ascii="Arial" w:hAnsi="Arial" w:cs="Arial"/>
        </w:rPr>
        <w:t xml:space="preserve">overall </w:t>
      </w:r>
      <w:r w:rsidR="00453F10" w:rsidRPr="00106D83">
        <w:rPr>
          <w:rFonts w:ascii="Arial" w:hAnsi="Arial" w:cs="Arial"/>
        </w:rPr>
        <w:t>some</w:t>
      </w:r>
      <w:r w:rsidR="00DA6183" w:rsidRPr="00106D83">
        <w:rPr>
          <w:rFonts w:ascii="Arial" w:hAnsi="Arial" w:cs="Arial"/>
        </w:rPr>
        <w:t xml:space="preserve"> linear relationship between values, but they were low.</w:t>
      </w:r>
      <w:r w:rsidRPr="00106D83">
        <w:rPr>
          <w:rFonts w:ascii="Arial" w:hAnsi="Arial" w:cs="Arial"/>
        </w:rPr>
        <w:t xml:space="preserve"> Kruskal–Wallis: </w:t>
      </w:r>
      <w:proofErr w:type="gramStart"/>
      <w:r w:rsidRPr="00106D83">
        <w:rPr>
          <w:rFonts w:ascii="Arial" w:hAnsi="Arial" w:cs="Arial"/>
        </w:rPr>
        <w:t>H(3)=</w:t>
      </w:r>
      <w:proofErr w:type="gramEnd"/>
      <w:r w:rsidRPr="00106D83">
        <w:rPr>
          <w:rFonts w:ascii="Arial" w:hAnsi="Arial" w:cs="Arial"/>
        </w:rPr>
        <w:t>15.3719, p=0.0015249, η²</w:t>
      </w:r>
      <w:r w:rsidRPr="00106D83">
        <w:rPr>
          <w:rFonts w:ascii="Segoe UI Symbol" w:hAnsi="Segoe UI Symbol" w:cs="Segoe UI Symbol"/>
        </w:rPr>
        <w:t>ₕ</w:t>
      </w:r>
      <w:r w:rsidRPr="00106D83">
        <w:rPr>
          <w:rFonts w:ascii="Arial" w:hAnsi="Arial" w:cs="Arial"/>
        </w:rPr>
        <w:t>=0.1105, n=120.</w:t>
      </w:r>
    </w:p>
    <w:p w14:paraId="2DB12362" w14:textId="77777777" w:rsidR="006F7B3B" w:rsidRPr="00106D83" w:rsidRDefault="006F7B3B" w:rsidP="006F7B3B">
      <w:pPr>
        <w:rPr>
          <w:rFonts w:ascii="Arial" w:hAnsi="Arial" w:cs="Arial"/>
        </w:rPr>
      </w:pPr>
    </w:p>
    <w:p w14:paraId="4B57E3A4" w14:textId="77777777" w:rsidR="006F7B3B" w:rsidRPr="00106D83" w:rsidRDefault="006F7B3B">
      <w:pPr>
        <w:rPr>
          <w:rFonts w:ascii="Arial" w:eastAsiaTheme="majorEastAsia" w:hAnsi="Arial" w:cs="Arial"/>
          <w:color w:val="0F4761" w:themeColor="accent1" w:themeShade="BF"/>
          <w:sz w:val="22"/>
          <w:szCs w:val="22"/>
        </w:rPr>
      </w:pPr>
      <w:bookmarkStart w:id="204" w:name="_Toc1145820774"/>
      <w:bookmarkStart w:id="205" w:name="_Toc197363925"/>
      <w:bookmarkStart w:id="206" w:name="_Toc197364564"/>
      <w:bookmarkStart w:id="207" w:name="_Toc197364603"/>
      <w:bookmarkStart w:id="208" w:name="_Toc197626257"/>
      <w:bookmarkStart w:id="209" w:name="_Toc197768171"/>
      <w:bookmarkStart w:id="210" w:name="_Toc197770477"/>
      <w:bookmarkStart w:id="211" w:name="_Toc197984226"/>
      <w:r w:rsidRPr="00106D83">
        <w:rPr>
          <w:rFonts w:ascii="Arial" w:hAnsi="Arial" w:cs="Arial"/>
          <w:sz w:val="22"/>
          <w:szCs w:val="22"/>
        </w:rPr>
        <w:br w:type="page"/>
      </w:r>
    </w:p>
    <w:p w14:paraId="28D0E77A" w14:textId="7FA72C35" w:rsidR="007C4F54" w:rsidRPr="00106D83" w:rsidRDefault="623DC121" w:rsidP="00FD5829">
      <w:pPr>
        <w:pStyle w:val="Heading2"/>
        <w:jc w:val="center"/>
        <w:rPr>
          <w:rFonts w:ascii="Arial" w:hAnsi="Arial" w:cs="Arial"/>
          <w:sz w:val="22"/>
          <w:szCs w:val="22"/>
        </w:rPr>
      </w:pPr>
      <w:bookmarkStart w:id="212" w:name="_Toc198116550"/>
      <w:r w:rsidRPr="00106D83">
        <w:rPr>
          <w:rFonts w:ascii="Arial" w:hAnsi="Arial" w:cs="Arial"/>
          <w:sz w:val="22"/>
          <w:szCs w:val="22"/>
        </w:rPr>
        <w:lastRenderedPageBreak/>
        <w:t>3.</w:t>
      </w:r>
      <w:r w:rsidR="00DA723A" w:rsidRPr="00106D83">
        <w:rPr>
          <w:rFonts w:ascii="Arial" w:hAnsi="Arial" w:cs="Arial"/>
          <w:sz w:val="22"/>
          <w:szCs w:val="22"/>
        </w:rPr>
        <w:t>2</w:t>
      </w:r>
      <w:r w:rsidRPr="00106D83">
        <w:rPr>
          <w:rFonts w:ascii="Arial" w:hAnsi="Arial" w:cs="Arial"/>
          <w:sz w:val="22"/>
          <w:szCs w:val="22"/>
        </w:rPr>
        <w:t xml:space="preserve"> Reinforcement Learning Model Performance and comparison with </w:t>
      </w:r>
      <w:proofErr w:type="gramStart"/>
      <w:r w:rsidRPr="00106D83">
        <w:rPr>
          <w:rFonts w:ascii="Arial" w:hAnsi="Arial" w:cs="Arial"/>
          <w:sz w:val="22"/>
          <w:szCs w:val="22"/>
        </w:rPr>
        <w:t>Non-AI</w:t>
      </w:r>
      <w:proofErr w:type="gramEnd"/>
      <w:r w:rsidRPr="00106D83">
        <w:rPr>
          <w:rFonts w:ascii="Arial" w:hAnsi="Arial" w:cs="Arial"/>
          <w:sz w:val="22"/>
          <w:szCs w:val="22"/>
        </w:rPr>
        <w:t xml:space="preserve"> enhanced prosthetic</w:t>
      </w:r>
      <w:bookmarkEnd w:id="204"/>
      <w:bookmarkEnd w:id="205"/>
      <w:bookmarkEnd w:id="206"/>
      <w:bookmarkEnd w:id="207"/>
      <w:bookmarkEnd w:id="208"/>
      <w:bookmarkEnd w:id="209"/>
      <w:bookmarkEnd w:id="210"/>
      <w:bookmarkEnd w:id="211"/>
      <w:bookmarkEnd w:id="212"/>
    </w:p>
    <w:p w14:paraId="0502914B" w14:textId="1AE1EA18" w:rsidR="006038FA" w:rsidRPr="00106D83" w:rsidRDefault="006038FA" w:rsidP="001F2C73">
      <w:pPr>
        <w:pStyle w:val="Heading3"/>
      </w:pPr>
      <w:bookmarkStart w:id="213" w:name="_Toc197363926"/>
      <w:bookmarkStart w:id="214" w:name="_Toc197364565"/>
      <w:bookmarkStart w:id="215" w:name="_Toc197364604"/>
      <w:bookmarkStart w:id="216" w:name="_Toc197626258"/>
      <w:bookmarkStart w:id="217" w:name="_Toc197768172"/>
      <w:bookmarkStart w:id="218" w:name="_Toc197770478"/>
      <w:bookmarkStart w:id="219" w:name="_Toc197984227"/>
      <w:bookmarkStart w:id="220" w:name="_Toc198116551"/>
      <w:r w:rsidRPr="00106D83">
        <w:t>3.2.1 Single-Experiment Model Performance</w:t>
      </w:r>
      <w:bookmarkEnd w:id="213"/>
      <w:bookmarkEnd w:id="214"/>
      <w:bookmarkEnd w:id="215"/>
      <w:bookmarkEnd w:id="216"/>
      <w:bookmarkEnd w:id="217"/>
      <w:bookmarkEnd w:id="218"/>
      <w:bookmarkEnd w:id="219"/>
      <w:bookmarkEnd w:id="220"/>
    </w:p>
    <w:p w14:paraId="096D4771" w14:textId="03896BB4" w:rsidR="00664E85" w:rsidRPr="00106D83" w:rsidRDefault="00344C4B" w:rsidP="003C352D">
      <w:pPr>
        <w:jc w:val="both"/>
        <w:rPr>
          <w:rFonts w:ascii="Arial" w:hAnsi="Arial" w:cs="Arial"/>
          <w:sz w:val="22"/>
          <w:szCs w:val="22"/>
        </w:rPr>
      </w:pPr>
      <w:r w:rsidRPr="00106D83">
        <w:rPr>
          <w:rFonts w:ascii="Arial" w:hAnsi="Arial" w:cs="Arial"/>
          <w:sz w:val="22"/>
          <w:szCs w:val="22"/>
        </w:rPr>
        <w:t>After training a</w:t>
      </w:r>
      <w:r w:rsidR="000947E2" w:rsidRPr="00106D83">
        <w:rPr>
          <w:rFonts w:ascii="Arial" w:hAnsi="Arial" w:cs="Arial"/>
          <w:sz w:val="22"/>
          <w:szCs w:val="22"/>
        </w:rPr>
        <w:t xml:space="preserve">n initial </w:t>
      </w:r>
      <w:r w:rsidRPr="00106D83">
        <w:rPr>
          <w:rFonts w:ascii="Arial" w:hAnsi="Arial" w:cs="Arial"/>
          <w:sz w:val="22"/>
          <w:szCs w:val="22"/>
        </w:rPr>
        <w:t xml:space="preserve">run of the algorithm on one test </w:t>
      </w:r>
      <w:r w:rsidR="44DFBC4D" w:rsidRPr="00106D83">
        <w:rPr>
          <w:rFonts w:ascii="Arial" w:hAnsi="Arial" w:cs="Arial"/>
          <w:sz w:val="22"/>
          <w:szCs w:val="22"/>
        </w:rPr>
        <w:t>environment</w:t>
      </w:r>
      <w:r w:rsidRPr="00106D83">
        <w:rPr>
          <w:rFonts w:ascii="Arial" w:hAnsi="Arial" w:cs="Arial"/>
          <w:sz w:val="22"/>
          <w:szCs w:val="22"/>
        </w:rPr>
        <w:t xml:space="preserve">, the plastic cup </w:t>
      </w:r>
      <w:r w:rsidR="5430B4F9" w:rsidRPr="00106D83">
        <w:rPr>
          <w:rFonts w:ascii="Arial" w:hAnsi="Arial" w:cs="Arial"/>
          <w:sz w:val="22"/>
          <w:szCs w:val="22"/>
        </w:rPr>
        <w:t>empty</w:t>
      </w:r>
      <w:r w:rsidRPr="00106D83">
        <w:rPr>
          <w:rFonts w:ascii="Arial" w:hAnsi="Arial" w:cs="Arial"/>
          <w:sz w:val="22"/>
          <w:szCs w:val="22"/>
        </w:rPr>
        <w:t xml:space="preserve"> </w:t>
      </w:r>
      <w:r w:rsidR="000B57F5" w:rsidRPr="00106D83">
        <w:rPr>
          <w:rFonts w:ascii="Arial" w:hAnsi="Arial" w:cs="Arial"/>
          <w:sz w:val="22"/>
          <w:szCs w:val="22"/>
        </w:rPr>
        <w:t>experiment</w:t>
      </w:r>
      <w:r w:rsidRPr="00106D83">
        <w:rPr>
          <w:rFonts w:ascii="Arial" w:hAnsi="Arial" w:cs="Arial"/>
          <w:sz w:val="22"/>
          <w:szCs w:val="22"/>
        </w:rPr>
        <w:t xml:space="preserve">, the performance between the RL and Non-RL hand was compared, with the force by displacement in </w:t>
      </w:r>
      <w:r w:rsidR="462EA25C" w:rsidRPr="00106D83">
        <w:rPr>
          <w:rFonts w:ascii="Arial" w:hAnsi="Arial" w:cs="Arial"/>
          <w:sz w:val="22"/>
          <w:szCs w:val="22"/>
        </w:rPr>
        <w:t>F</w:t>
      </w:r>
      <w:r w:rsidRPr="00106D83">
        <w:rPr>
          <w:rFonts w:ascii="Arial" w:hAnsi="Arial" w:cs="Arial"/>
          <w:sz w:val="22"/>
          <w:szCs w:val="22"/>
        </w:rPr>
        <w:t xml:space="preserve">igure </w:t>
      </w:r>
      <w:r w:rsidR="004F1C86" w:rsidRPr="00106D83">
        <w:rPr>
          <w:rFonts w:ascii="Arial" w:hAnsi="Arial" w:cs="Arial"/>
          <w:sz w:val="22"/>
          <w:szCs w:val="22"/>
        </w:rPr>
        <w:t>13</w:t>
      </w:r>
      <w:r w:rsidRPr="00106D83">
        <w:rPr>
          <w:rFonts w:ascii="Arial" w:hAnsi="Arial" w:cs="Arial"/>
          <w:sz w:val="22"/>
          <w:szCs w:val="22"/>
        </w:rPr>
        <w:t xml:space="preserve"> and the distribution across links outlined in </w:t>
      </w:r>
      <w:r w:rsidR="5F6B89CD" w:rsidRPr="00106D83">
        <w:rPr>
          <w:rFonts w:ascii="Arial" w:hAnsi="Arial" w:cs="Arial"/>
          <w:sz w:val="22"/>
          <w:szCs w:val="22"/>
        </w:rPr>
        <w:t>F</w:t>
      </w:r>
      <w:r w:rsidRPr="00106D83">
        <w:rPr>
          <w:rFonts w:ascii="Arial" w:hAnsi="Arial" w:cs="Arial"/>
          <w:sz w:val="22"/>
          <w:szCs w:val="22"/>
        </w:rPr>
        <w:t xml:space="preserve">igure </w:t>
      </w:r>
      <w:r w:rsidR="004F1C86" w:rsidRPr="00106D83">
        <w:rPr>
          <w:rFonts w:ascii="Arial" w:hAnsi="Arial" w:cs="Arial"/>
          <w:sz w:val="22"/>
          <w:szCs w:val="22"/>
        </w:rPr>
        <w:t>14</w:t>
      </w:r>
      <w:r w:rsidRPr="00106D83">
        <w:rPr>
          <w:rFonts w:ascii="Arial" w:hAnsi="Arial" w:cs="Arial"/>
          <w:sz w:val="22"/>
          <w:szCs w:val="22"/>
        </w:rPr>
        <w:t xml:space="preserve">. </w:t>
      </w:r>
      <w:r w:rsidR="002A64DC" w:rsidRPr="00106D83">
        <w:rPr>
          <w:rFonts w:ascii="Arial" w:hAnsi="Arial" w:cs="Arial"/>
          <w:sz w:val="22"/>
          <w:szCs w:val="22"/>
        </w:rPr>
        <w:t xml:space="preserve">In all </w:t>
      </w:r>
      <w:r w:rsidR="000B57F5" w:rsidRPr="00106D83">
        <w:rPr>
          <w:rFonts w:ascii="Arial" w:hAnsi="Arial" w:cs="Arial"/>
          <w:sz w:val="22"/>
          <w:szCs w:val="22"/>
        </w:rPr>
        <w:t>experiment</w:t>
      </w:r>
      <w:r w:rsidR="002A64DC" w:rsidRPr="00106D83">
        <w:rPr>
          <w:rFonts w:ascii="Arial" w:hAnsi="Arial" w:cs="Arial"/>
          <w:sz w:val="22"/>
          <w:szCs w:val="22"/>
        </w:rPr>
        <w:t xml:space="preserve">s the Mann-Whitney U test </w:t>
      </w:r>
      <w:r w:rsidR="0009220D" w:rsidRPr="00106D83">
        <w:rPr>
          <w:rFonts w:ascii="Arial" w:hAnsi="Arial" w:cs="Arial"/>
          <w:sz w:val="22"/>
          <w:szCs w:val="22"/>
        </w:rPr>
        <w:t xml:space="preserve">showed sufficient evidence to reject the null hypothesis, </w:t>
      </w:r>
      <w:r w:rsidR="00EE6E9E" w:rsidRPr="00106D83">
        <w:rPr>
          <w:rFonts w:ascii="Arial" w:hAnsi="Arial" w:cs="Arial"/>
          <w:sz w:val="22"/>
          <w:szCs w:val="22"/>
        </w:rPr>
        <w:t>showing</w:t>
      </w:r>
      <w:r w:rsidR="00E90EDE" w:rsidRPr="00106D83">
        <w:rPr>
          <w:rFonts w:ascii="Arial" w:hAnsi="Arial" w:cs="Arial"/>
          <w:sz w:val="22"/>
          <w:szCs w:val="22"/>
        </w:rPr>
        <w:t xml:space="preserve"> the RL hand </w:t>
      </w:r>
      <w:r w:rsidR="00EE6E9E" w:rsidRPr="00106D83">
        <w:rPr>
          <w:rFonts w:ascii="Arial" w:hAnsi="Arial" w:cs="Arial"/>
          <w:sz w:val="22"/>
          <w:szCs w:val="22"/>
        </w:rPr>
        <w:t>as</w:t>
      </w:r>
      <w:r w:rsidR="00466E46" w:rsidRPr="00106D83">
        <w:rPr>
          <w:rFonts w:ascii="Arial" w:hAnsi="Arial" w:cs="Arial"/>
          <w:sz w:val="22"/>
          <w:szCs w:val="22"/>
        </w:rPr>
        <w:t xml:space="preserve"> more efficient</w:t>
      </w:r>
      <w:r w:rsidR="00F24071" w:rsidRPr="00106D83">
        <w:rPr>
          <w:rFonts w:ascii="Arial" w:hAnsi="Arial" w:cs="Arial"/>
          <w:sz w:val="22"/>
          <w:szCs w:val="22"/>
        </w:rPr>
        <w:t xml:space="preserve"> and </w:t>
      </w:r>
      <w:r w:rsidR="00BE7A34" w:rsidRPr="00106D83">
        <w:rPr>
          <w:rFonts w:ascii="Arial" w:hAnsi="Arial" w:cs="Arial"/>
          <w:sz w:val="22"/>
          <w:szCs w:val="22"/>
        </w:rPr>
        <w:t>more s</w:t>
      </w:r>
      <w:r w:rsidR="00CB7782" w:rsidRPr="00106D83">
        <w:rPr>
          <w:rFonts w:ascii="Arial" w:hAnsi="Arial" w:cs="Arial"/>
          <w:sz w:val="22"/>
          <w:szCs w:val="22"/>
        </w:rPr>
        <w:t>table</w:t>
      </w:r>
      <w:r w:rsidR="00BE7A34" w:rsidRPr="00106D83">
        <w:rPr>
          <w:rFonts w:ascii="Arial" w:hAnsi="Arial" w:cs="Arial"/>
          <w:sz w:val="22"/>
          <w:szCs w:val="22"/>
        </w:rPr>
        <w:t xml:space="preserve"> </w:t>
      </w:r>
      <w:r w:rsidR="00F24071" w:rsidRPr="00106D83">
        <w:rPr>
          <w:rFonts w:ascii="Arial" w:hAnsi="Arial" w:cs="Arial"/>
          <w:sz w:val="22"/>
          <w:szCs w:val="22"/>
        </w:rPr>
        <w:t>than its unenhanced counterpart.</w:t>
      </w:r>
      <w:r w:rsidR="000947E2" w:rsidRPr="00106D83">
        <w:rPr>
          <w:rFonts w:ascii="Arial" w:hAnsi="Arial" w:cs="Arial"/>
          <w:sz w:val="22"/>
          <w:szCs w:val="22"/>
        </w:rPr>
        <w:t xml:space="preserve"> </w:t>
      </w:r>
      <w:r w:rsidR="0012247F" w:rsidRPr="00106D83">
        <w:rPr>
          <w:rFonts w:ascii="Arial" w:hAnsi="Arial" w:cs="Arial"/>
          <w:sz w:val="22"/>
          <w:szCs w:val="22"/>
        </w:rPr>
        <w:t>Figure 13 and 14, along with the data in Tables 14–15, confirm significantly lower force (p=0.024) and slip (p&lt;0.0001)</w:t>
      </w:r>
      <w:r w:rsidR="00E048F4" w:rsidRPr="00106D83">
        <w:rPr>
          <w:rFonts w:ascii="Arial" w:hAnsi="Arial" w:cs="Arial"/>
          <w:sz w:val="22"/>
          <w:szCs w:val="22"/>
        </w:rPr>
        <w:t>.</w:t>
      </w:r>
      <w:r w:rsidR="00736B3B" w:rsidRPr="00106D83">
        <w:rPr>
          <w:rFonts w:ascii="Arial" w:hAnsi="Arial" w:cs="Arial"/>
          <w:sz w:val="22"/>
          <w:szCs w:val="22"/>
        </w:rPr>
        <w:t xml:space="preserve"> </w:t>
      </w:r>
      <w:r w:rsidR="0012247F" w:rsidRPr="00106D83">
        <w:rPr>
          <w:rFonts w:ascii="Arial" w:hAnsi="Arial" w:cs="Arial"/>
          <w:sz w:val="22"/>
          <w:szCs w:val="22"/>
        </w:rPr>
        <w:t>After demonstrating gains on a single cup, testing expanded to encompass all six.</w:t>
      </w:r>
    </w:p>
    <w:p w14:paraId="7CA3DD17" w14:textId="77777777" w:rsidR="0054514C" w:rsidRPr="00106D83" w:rsidRDefault="00A73B08" w:rsidP="003C352D">
      <w:pPr>
        <w:keepNext/>
        <w:jc w:val="center"/>
        <w:rPr>
          <w:rFonts w:ascii="Arial" w:hAnsi="Arial" w:cs="Arial"/>
        </w:rPr>
      </w:pPr>
      <w:r w:rsidRPr="00106D83">
        <w:rPr>
          <w:rStyle w:val="wacimagecontainer"/>
          <w:rFonts w:ascii="Arial" w:hAnsi="Arial" w:cs="Arial"/>
          <w:noProof/>
          <w:color w:val="000000"/>
          <w:sz w:val="22"/>
          <w:szCs w:val="22"/>
          <w:shd w:val="clear" w:color="auto" w:fill="FFFFFF"/>
        </w:rPr>
        <w:drawing>
          <wp:inline distT="0" distB="0" distL="0" distR="0" wp14:anchorId="6C9513FD" wp14:editId="1AE5FFB2">
            <wp:extent cx="3669762" cy="2488758"/>
            <wp:effectExtent l="0" t="0" r="635" b="635"/>
            <wp:docPr id="1815153892" name="Picture 3" descr="A graph of a perform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153892" name="Picture 3" descr="A graph of a performance&#10;&#10;AI-generated content may be incorrect."/>
                    <pic:cNvPicPr>
                      <a:picLocks noChangeAspect="1" noChangeArrowheads="1"/>
                    </pic:cNvPicPr>
                  </pic:nvPicPr>
                  <pic:blipFill rotWithShape="1">
                    <a:blip r:embed="rId33">
                      <a:extLst>
                        <a:ext uri="{28A0092B-C50C-407E-A947-70E740481C1C}">
                          <a14:useLocalDpi xmlns:a14="http://schemas.microsoft.com/office/drawing/2010/main" val="0"/>
                        </a:ext>
                      </a:extLst>
                    </a:blip>
                    <a:srcRect t="6707" b="2877"/>
                    <a:stretch>
                      <a:fillRect/>
                    </a:stretch>
                  </pic:blipFill>
                  <pic:spPr bwMode="auto">
                    <a:xfrm>
                      <a:off x="0" y="0"/>
                      <a:ext cx="3683728" cy="2498230"/>
                    </a:xfrm>
                    <a:prstGeom prst="rect">
                      <a:avLst/>
                    </a:prstGeom>
                    <a:noFill/>
                    <a:ln>
                      <a:noFill/>
                    </a:ln>
                    <a:extLst>
                      <a:ext uri="{53640926-AAD7-44D8-BBD7-CCE9431645EC}">
                        <a14:shadowObscured xmlns:a14="http://schemas.microsoft.com/office/drawing/2010/main"/>
                      </a:ext>
                    </a:extLst>
                  </pic:spPr>
                </pic:pic>
              </a:graphicData>
            </a:graphic>
          </wp:inline>
        </w:drawing>
      </w:r>
    </w:p>
    <w:p w14:paraId="2A2F67CB" w14:textId="77777777" w:rsidR="008C23FB" w:rsidRPr="00106D83" w:rsidRDefault="0054514C" w:rsidP="003C352D">
      <w:pPr>
        <w:pStyle w:val="Caption"/>
        <w:jc w:val="center"/>
        <w:rPr>
          <w:rFonts w:ascii="Arial" w:hAnsi="Arial" w:cs="Arial"/>
        </w:rPr>
      </w:pPr>
      <w:r w:rsidRPr="00106D83">
        <w:rPr>
          <w:rFonts w:ascii="Arial" w:hAnsi="Arial" w:cs="Arial"/>
        </w:rPr>
        <w:t xml:space="preserve">Figure </w:t>
      </w:r>
      <w:r w:rsidR="003C352D" w:rsidRPr="00106D83">
        <w:rPr>
          <w:rFonts w:ascii="Arial" w:hAnsi="Arial" w:cs="Arial"/>
        </w:rPr>
        <w:t>13</w:t>
      </w:r>
      <w:r w:rsidRPr="00106D83">
        <w:rPr>
          <w:rFonts w:ascii="Arial" w:hAnsi="Arial" w:cs="Arial"/>
        </w:rPr>
        <w:t xml:space="preserve">: Mean total contact force versus mean slip for the RL trained (blue) and </w:t>
      </w:r>
      <w:proofErr w:type="gramStart"/>
      <w:r w:rsidRPr="00106D83">
        <w:rPr>
          <w:rFonts w:ascii="Arial" w:hAnsi="Arial" w:cs="Arial"/>
        </w:rPr>
        <w:t>non RL</w:t>
      </w:r>
      <w:proofErr w:type="gramEnd"/>
      <w:r w:rsidRPr="00106D83">
        <w:rPr>
          <w:rFonts w:ascii="Arial" w:hAnsi="Arial" w:cs="Arial"/>
        </w:rPr>
        <w:t xml:space="preserve"> baseline (orange) prosthetic hands during the single</w:t>
      </w:r>
      <w:ins w:id="221" w:author="benjaminjihawkins@gmail.com" w:date="2025-04-20T19:25:00Z">
        <w:r w:rsidRPr="00106D83">
          <w:rPr>
            <w:rFonts w:ascii="Arial" w:hAnsi="Arial" w:cs="Arial"/>
          </w:rPr>
          <w:t xml:space="preserve"> </w:t>
        </w:r>
      </w:ins>
      <w:r w:rsidRPr="00106D83">
        <w:rPr>
          <w:rFonts w:ascii="Arial" w:hAnsi="Arial" w:cs="Arial"/>
        </w:rPr>
        <w:t>experiment empty</w:t>
      </w:r>
      <w:r w:rsidRPr="00106D83">
        <w:rPr>
          <w:rFonts w:ascii="Cambria Math" w:hAnsi="Cambria Math" w:cs="Cambria Math"/>
        </w:rPr>
        <w:t>‐</w:t>
      </w:r>
      <w:r w:rsidRPr="00106D83">
        <w:rPr>
          <w:rFonts w:ascii="Arial" w:hAnsi="Arial" w:cs="Arial"/>
        </w:rPr>
        <w:t>plastic</w:t>
      </w:r>
      <w:r w:rsidRPr="00106D83">
        <w:rPr>
          <w:rFonts w:ascii="Cambria Math" w:hAnsi="Cambria Math" w:cs="Cambria Math"/>
        </w:rPr>
        <w:t>‐</w:t>
      </w:r>
      <w:r w:rsidRPr="00106D83">
        <w:rPr>
          <w:rFonts w:ascii="Arial" w:hAnsi="Arial" w:cs="Arial"/>
        </w:rPr>
        <w:t xml:space="preserve">cup grasp. Error bars denote ±1 SD. The RL controller achieves both a lower average force and dramatically reduced slip, demonstrating a more efficient and stable grasp compared to the unenhanced </w:t>
      </w:r>
      <w:r w:rsidR="006F7B3B" w:rsidRPr="00106D83">
        <w:rPr>
          <w:rFonts w:ascii="Arial" w:hAnsi="Arial" w:cs="Arial"/>
        </w:rPr>
        <w:t>hand</w:t>
      </w:r>
      <w:r w:rsidR="008C23FB" w:rsidRPr="00106D83">
        <w:rPr>
          <w:rFonts w:ascii="Arial" w:hAnsi="Arial" w:cs="Arial"/>
        </w:rPr>
        <w:t>.</w:t>
      </w:r>
    </w:p>
    <w:p w14:paraId="7DD0AED5" w14:textId="69E0AEBD" w:rsidR="0054514C" w:rsidRPr="00106D83" w:rsidRDefault="006F7B3B" w:rsidP="008C23FB">
      <w:pPr>
        <w:pStyle w:val="Caption"/>
        <w:jc w:val="center"/>
        <w:rPr>
          <w:rFonts w:ascii="Arial" w:hAnsi="Arial" w:cs="Arial"/>
          <w:sz w:val="22"/>
          <w:szCs w:val="22"/>
        </w:rPr>
      </w:pPr>
      <w:r w:rsidRPr="00106D83">
        <w:rPr>
          <w:rFonts w:ascii="Arial" w:hAnsi="Arial" w:cs="Arial"/>
          <w:noProof/>
          <w:sz w:val="22"/>
          <w:szCs w:val="22"/>
        </w:rPr>
        <w:drawing>
          <wp:inline distT="0" distB="0" distL="0" distR="0" wp14:anchorId="3B26841E" wp14:editId="211CD33E">
            <wp:extent cx="5176299" cy="2520632"/>
            <wp:effectExtent l="0" t="0" r="5715" b="0"/>
            <wp:docPr id="244629994" name="Picture 1"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rotWithShape="1">
                    <a:blip r:embed="rId34">
                      <a:extLst>
                        <a:ext uri="{28A0092B-C50C-407E-A947-70E740481C1C}">
                          <a14:useLocalDpi xmlns:a14="http://schemas.microsoft.com/office/drawing/2010/main" val="0"/>
                        </a:ext>
                      </a:extLst>
                    </a:blip>
                    <a:srcRect t="1" b="2609"/>
                    <a:stretch>
                      <a:fillRect/>
                    </a:stretch>
                  </pic:blipFill>
                  <pic:spPr bwMode="auto">
                    <a:xfrm>
                      <a:off x="0" y="0"/>
                      <a:ext cx="5205747" cy="2534972"/>
                    </a:xfrm>
                    <a:prstGeom prst="rect">
                      <a:avLst/>
                    </a:prstGeom>
                    <a:ln>
                      <a:noFill/>
                    </a:ln>
                    <a:extLst>
                      <a:ext uri="{53640926-AAD7-44D8-BBD7-CCE9431645EC}">
                        <a14:shadowObscured xmlns:a14="http://schemas.microsoft.com/office/drawing/2010/main"/>
                      </a:ext>
                    </a:extLst>
                  </pic:spPr>
                </pic:pic>
              </a:graphicData>
            </a:graphic>
          </wp:inline>
        </w:drawing>
      </w:r>
    </w:p>
    <w:p w14:paraId="2C38AFE9" w14:textId="6F916D2A" w:rsidR="0054514C" w:rsidRPr="00106D83" w:rsidRDefault="0054514C" w:rsidP="003C352D">
      <w:pPr>
        <w:pStyle w:val="Caption"/>
        <w:jc w:val="center"/>
        <w:rPr>
          <w:rFonts w:ascii="Arial" w:hAnsi="Arial" w:cs="Arial"/>
        </w:rPr>
      </w:pPr>
      <w:r w:rsidRPr="00106D83">
        <w:rPr>
          <w:rFonts w:ascii="Arial" w:hAnsi="Arial" w:cs="Arial"/>
        </w:rPr>
        <w:t xml:space="preserve">Figure </w:t>
      </w:r>
      <w:r w:rsidR="003C352D" w:rsidRPr="00106D83">
        <w:rPr>
          <w:rFonts w:ascii="Arial" w:hAnsi="Arial" w:cs="Arial"/>
        </w:rPr>
        <w:t>14</w:t>
      </w:r>
      <w:r w:rsidRPr="00106D83">
        <w:rPr>
          <w:rFonts w:ascii="Arial" w:hAnsi="Arial" w:cs="Arial"/>
        </w:rPr>
        <w:t>: Distribution of contact forces across all 11 prosthetic hand links when grasping an empty plastic cup in the single</w:t>
      </w:r>
      <w:r w:rsidRPr="00106D83">
        <w:rPr>
          <w:rFonts w:ascii="Cambria Math" w:hAnsi="Cambria Math" w:cs="Cambria Math"/>
        </w:rPr>
        <w:t>‐</w:t>
      </w:r>
      <w:r w:rsidRPr="00106D83">
        <w:rPr>
          <w:rFonts w:ascii="Arial" w:hAnsi="Arial" w:cs="Arial"/>
        </w:rPr>
        <w:t xml:space="preserve">experiment model. Boxplots compare the </w:t>
      </w:r>
      <w:proofErr w:type="gramStart"/>
      <w:r w:rsidRPr="00106D83">
        <w:rPr>
          <w:rFonts w:ascii="Arial" w:hAnsi="Arial" w:cs="Arial"/>
        </w:rPr>
        <w:t>non</w:t>
      </w:r>
      <w:ins w:id="222" w:author="benjaminjihawkins@gmail.com" w:date="2025-04-20T19:26:00Z">
        <w:r w:rsidRPr="00106D83">
          <w:rPr>
            <w:rFonts w:ascii="Arial" w:hAnsi="Arial" w:cs="Arial"/>
          </w:rPr>
          <w:t xml:space="preserve"> </w:t>
        </w:r>
      </w:ins>
      <w:r w:rsidRPr="00106D83">
        <w:rPr>
          <w:rFonts w:ascii="Arial" w:hAnsi="Arial" w:cs="Arial"/>
        </w:rPr>
        <w:t>RL</w:t>
      </w:r>
      <w:proofErr w:type="gramEnd"/>
      <w:r w:rsidRPr="00106D83">
        <w:rPr>
          <w:rFonts w:ascii="Arial" w:hAnsi="Arial" w:cs="Arial"/>
        </w:rPr>
        <w:t xml:space="preserve"> baseline (orange) versus the RL</w:t>
      </w:r>
      <w:ins w:id="223" w:author="benjaminjihawkins@gmail.com" w:date="2025-04-20T19:26:00Z">
        <w:r w:rsidRPr="00106D83">
          <w:rPr>
            <w:rFonts w:ascii="Arial" w:hAnsi="Arial" w:cs="Arial"/>
          </w:rPr>
          <w:t xml:space="preserve"> </w:t>
        </w:r>
      </w:ins>
      <w:r w:rsidRPr="00106D83">
        <w:rPr>
          <w:rFonts w:ascii="Arial" w:hAnsi="Arial" w:cs="Arial"/>
        </w:rPr>
        <w:t>trained controller (blue) at each sensor location. The RL policy markedly lowers median and peak forces, makes use of all the fingers, and tightens the interquartile ranges across most links, demonstrating a more uniform, stable grasp.</w:t>
      </w:r>
    </w:p>
    <w:p w14:paraId="5F3E26A6" w14:textId="77777777" w:rsidR="0054514C" w:rsidRPr="00106D83" w:rsidRDefault="0054514C" w:rsidP="00A03605">
      <w:pPr>
        <w:rPr>
          <w:rFonts w:ascii="Arial" w:hAnsi="Arial" w:cs="Arial"/>
          <w:sz w:val="22"/>
          <w:szCs w:val="22"/>
        </w:rPr>
      </w:pP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85" w:type="dxa"/>
          <w:right w:w="15" w:type="dxa"/>
        </w:tblCellMar>
        <w:tblLook w:val="04A0" w:firstRow="1" w:lastRow="0" w:firstColumn="1" w:lastColumn="0" w:noHBand="0" w:noVBand="1"/>
      </w:tblPr>
      <w:tblGrid>
        <w:gridCol w:w="1260"/>
        <w:gridCol w:w="1162"/>
        <w:gridCol w:w="1984"/>
        <w:gridCol w:w="2865"/>
        <w:gridCol w:w="2691"/>
      </w:tblGrid>
      <w:tr w:rsidR="004C629B" w:rsidRPr="00106D83" w14:paraId="591328C1" w14:textId="77777777" w:rsidTr="006F7B3B">
        <w:trPr>
          <w:tblHeader/>
          <w:tblCellSpacing w:w="15" w:type="dxa"/>
        </w:trPr>
        <w:tc>
          <w:tcPr>
            <w:tcW w:w="618" w:type="pct"/>
            <w:vAlign w:val="center"/>
            <w:hideMark/>
          </w:tcPr>
          <w:p w14:paraId="1840D55B" w14:textId="77777777" w:rsidR="004C629B" w:rsidRPr="00106D83" w:rsidRDefault="004C629B" w:rsidP="00A03605">
            <w:pPr>
              <w:rPr>
                <w:rFonts w:ascii="Arial" w:hAnsi="Arial" w:cs="Arial"/>
                <w:b/>
                <w:bCs/>
                <w:sz w:val="22"/>
                <w:szCs w:val="22"/>
              </w:rPr>
            </w:pPr>
            <w:r w:rsidRPr="00106D83">
              <w:rPr>
                <w:rFonts w:ascii="Arial" w:hAnsi="Arial" w:cs="Arial"/>
                <w:b/>
                <w:bCs/>
                <w:sz w:val="22"/>
                <w:szCs w:val="22"/>
              </w:rPr>
              <w:lastRenderedPageBreak/>
              <w:t>Metric</w:t>
            </w:r>
          </w:p>
        </w:tc>
        <w:tc>
          <w:tcPr>
            <w:tcW w:w="576" w:type="pct"/>
            <w:vAlign w:val="center"/>
            <w:hideMark/>
          </w:tcPr>
          <w:p w14:paraId="0A45C939" w14:textId="77777777" w:rsidR="004C629B" w:rsidRPr="00106D83" w:rsidRDefault="004C629B" w:rsidP="00A03605">
            <w:pPr>
              <w:rPr>
                <w:rFonts w:ascii="Arial" w:hAnsi="Arial" w:cs="Arial"/>
                <w:b/>
                <w:bCs/>
                <w:sz w:val="22"/>
                <w:szCs w:val="22"/>
              </w:rPr>
            </w:pPr>
            <w:r w:rsidRPr="00106D83">
              <w:rPr>
                <w:rFonts w:ascii="Arial" w:hAnsi="Arial" w:cs="Arial"/>
                <w:b/>
                <w:bCs/>
                <w:sz w:val="22"/>
                <w:szCs w:val="22"/>
              </w:rPr>
              <w:t>Unit</w:t>
            </w:r>
          </w:p>
        </w:tc>
        <w:tc>
          <w:tcPr>
            <w:tcW w:w="950" w:type="pct"/>
            <w:vAlign w:val="center"/>
            <w:hideMark/>
          </w:tcPr>
          <w:p w14:paraId="324535EC" w14:textId="4F2BEAE9" w:rsidR="004C629B" w:rsidRPr="00106D83" w:rsidRDefault="004C629B" w:rsidP="00A03605">
            <w:pPr>
              <w:rPr>
                <w:rFonts w:ascii="Arial" w:hAnsi="Arial" w:cs="Arial"/>
                <w:b/>
                <w:bCs/>
                <w:sz w:val="22"/>
                <w:szCs w:val="22"/>
              </w:rPr>
            </w:pPr>
            <w:proofErr w:type="gramStart"/>
            <w:r w:rsidRPr="00106D83">
              <w:rPr>
                <w:rFonts w:ascii="Arial" w:hAnsi="Arial" w:cs="Arial"/>
                <w:b/>
                <w:bCs/>
                <w:sz w:val="22"/>
                <w:szCs w:val="22"/>
              </w:rPr>
              <w:t>Non</w:t>
            </w:r>
            <w:ins w:id="224" w:author="benjaminjihawkins@gmail.com" w:date="2025-04-20T19:26:00Z">
              <w:r w:rsidRPr="00106D83">
                <w:rPr>
                  <w:rFonts w:ascii="Arial" w:hAnsi="Arial" w:cs="Arial"/>
                  <w:b/>
                  <w:bCs/>
                  <w:sz w:val="22"/>
                  <w:szCs w:val="22"/>
                </w:rPr>
                <w:t xml:space="preserve"> </w:t>
              </w:r>
            </w:ins>
            <w:r w:rsidRPr="00106D83">
              <w:rPr>
                <w:rFonts w:ascii="Arial" w:hAnsi="Arial" w:cs="Arial"/>
                <w:b/>
                <w:bCs/>
                <w:sz w:val="22"/>
                <w:szCs w:val="22"/>
              </w:rPr>
              <w:t>RL</w:t>
            </w:r>
            <w:proofErr w:type="gramEnd"/>
          </w:p>
        </w:tc>
        <w:tc>
          <w:tcPr>
            <w:tcW w:w="1430" w:type="pct"/>
            <w:vAlign w:val="center"/>
            <w:hideMark/>
          </w:tcPr>
          <w:p w14:paraId="24326AA4" w14:textId="77777777" w:rsidR="004C629B" w:rsidRPr="00106D83" w:rsidRDefault="004C629B" w:rsidP="00A03605">
            <w:pPr>
              <w:rPr>
                <w:rFonts w:ascii="Arial" w:hAnsi="Arial" w:cs="Arial"/>
                <w:b/>
                <w:bCs/>
                <w:sz w:val="22"/>
                <w:szCs w:val="22"/>
              </w:rPr>
            </w:pPr>
            <w:r w:rsidRPr="00106D83">
              <w:rPr>
                <w:rFonts w:ascii="Arial" w:hAnsi="Arial" w:cs="Arial"/>
                <w:b/>
                <w:bCs/>
                <w:sz w:val="22"/>
                <w:szCs w:val="22"/>
              </w:rPr>
              <w:t>RL</w:t>
            </w:r>
          </w:p>
        </w:tc>
        <w:tc>
          <w:tcPr>
            <w:tcW w:w="1335" w:type="pct"/>
            <w:vAlign w:val="center"/>
            <w:hideMark/>
          </w:tcPr>
          <w:p w14:paraId="3D31C921" w14:textId="60D2FCB2" w:rsidR="004C629B" w:rsidRPr="00106D83" w:rsidRDefault="004C629B" w:rsidP="00A03605">
            <w:pPr>
              <w:rPr>
                <w:rFonts w:ascii="Arial" w:hAnsi="Arial" w:cs="Arial"/>
                <w:b/>
                <w:bCs/>
                <w:sz w:val="22"/>
                <w:szCs w:val="22"/>
              </w:rPr>
            </w:pPr>
            <w:r w:rsidRPr="00106D83">
              <w:rPr>
                <w:rFonts w:ascii="Arial" w:hAnsi="Arial" w:cs="Arial"/>
                <w:b/>
                <w:bCs/>
                <w:sz w:val="22"/>
                <w:szCs w:val="22"/>
              </w:rPr>
              <w:t>p</w:t>
            </w:r>
            <w:ins w:id="225" w:author="benjaminjihawkins@gmail.com" w:date="2025-04-20T19:26:00Z">
              <w:r w:rsidRPr="00106D83">
                <w:rPr>
                  <w:rFonts w:ascii="Arial" w:hAnsi="Arial" w:cs="Arial"/>
                  <w:b/>
                  <w:bCs/>
                  <w:sz w:val="22"/>
                  <w:szCs w:val="22"/>
                </w:rPr>
                <w:t xml:space="preserve"> </w:t>
              </w:r>
            </w:ins>
            <w:r w:rsidRPr="00106D83">
              <w:rPr>
                <w:rFonts w:ascii="Arial" w:hAnsi="Arial" w:cs="Arial"/>
                <w:b/>
                <w:bCs/>
                <w:sz w:val="22"/>
                <w:szCs w:val="22"/>
              </w:rPr>
              <w:t>value</w:t>
            </w:r>
          </w:p>
        </w:tc>
      </w:tr>
      <w:tr w:rsidR="004C629B" w:rsidRPr="00106D83" w14:paraId="4EC39CFD" w14:textId="77777777" w:rsidTr="006F7B3B">
        <w:trPr>
          <w:tblCellSpacing w:w="15" w:type="dxa"/>
        </w:trPr>
        <w:tc>
          <w:tcPr>
            <w:tcW w:w="618" w:type="pct"/>
            <w:vAlign w:val="center"/>
            <w:hideMark/>
          </w:tcPr>
          <w:p w14:paraId="4F0F6913" w14:textId="77777777" w:rsidR="004C629B" w:rsidRPr="00106D83" w:rsidRDefault="004C629B" w:rsidP="00A03605">
            <w:pPr>
              <w:rPr>
                <w:rFonts w:ascii="Arial" w:hAnsi="Arial" w:cs="Arial"/>
                <w:sz w:val="22"/>
                <w:szCs w:val="22"/>
              </w:rPr>
            </w:pPr>
            <w:r w:rsidRPr="00106D83">
              <w:rPr>
                <w:rFonts w:ascii="Arial" w:hAnsi="Arial" w:cs="Arial"/>
                <w:b/>
                <w:bCs/>
                <w:sz w:val="22"/>
                <w:szCs w:val="22"/>
              </w:rPr>
              <w:t>Grip force</w:t>
            </w:r>
          </w:p>
        </w:tc>
        <w:tc>
          <w:tcPr>
            <w:tcW w:w="576" w:type="pct"/>
            <w:vAlign w:val="center"/>
            <w:hideMark/>
          </w:tcPr>
          <w:p w14:paraId="1D3EEC80" w14:textId="77777777" w:rsidR="004C629B" w:rsidRPr="00106D83" w:rsidRDefault="004C629B" w:rsidP="00A03605">
            <w:pPr>
              <w:rPr>
                <w:rFonts w:ascii="Arial" w:hAnsi="Arial" w:cs="Arial"/>
                <w:sz w:val="22"/>
                <w:szCs w:val="22"/>
              </w:rPr>
            </w:pPr>
            <w:r w:rsidRPr="00106D83">
              <w:rPr>
                <w:rFonts w:ascii="Arial" w:hAnsi="Arial" w:cs="Arial"/>
                <w:sz w:val="22"/>
                <w:szCs w:val="22"/>
              </w:rPr>
              <w:t>N</w:t>
            </w:r>
          </w:p>
        </w:tc>
        <w:tc>
          <w:tcPr>
            <w:tcW w:w="950" w:type="pct"/>
            <w:vAlign w:val="center"/>
            <w:hideMark/>
          </w:tcPr>
          <w:p w14:paraId="1203A1E0" w14:textId="77777777" w:rsidR="004C629B" w:rsidRPr="00106D83" w:rsidRDefault="004C629B" w:rsidP="00A03605">
            <w:pPr>
              <w:rPr>
                <w:rFonts w:ascii="Arial" w:hAnsi="Arial" w:cs="Arial"/>
                <w:sz w:val="22"/>
                <w:szCs w:val="22"/>
              </w:rPr>
            </w:pPr>
            <w:r w:rsidRPr="00106D83">
              <w:rPr>
                <w:rFonts w:ascii="Arial" w:hAnsi="Arial" w:cs="Arial"/>
                <w:sz w:val="22"/>
                <w:szCs w:val="22"/>
              </w:rPr>
              <w:t>29.84 ± 10.6</w:t>
            </w:r>
          </w:p>
        </w:tc>
        <w:tc>
          <w:tcPr>
            <w:tcW w:w="1430" w:type="pct"/>
            <w:vAlign w:val="center"/>
            <w:hideMark/>
          </w:tcPr>
          <w:p w14:paraId="3065CAC5" w14:textId="77777777" w:rsidR="004C629B" w:rsidRPr="00106D83" w:rsidRDefault="004C629B" w:rsidP="00A03605">
            <w:pPr>
              <w:rPr>
                <w:rFonts w:ascii="Arial" w:hAnsi="Arial" w:cs="Arial"/>
                <w:sz w:val="22"/>
                <w:szCs w:val="22"/>
              </w:rPr>
            </w:pPr>
            <w:r w:rsidRPr="00106D83">
              <w:rPr>
                <w:rFonts w:ascii="Arial" w:hAnsi="Arial" w:cs="Arial"/>
                <w:sz w:val="22"/>
                <w:szCs w:val="22"/>
              </w:rPr>
              <w:t>26.92 ± 4.24</w:t>
            </w:r>
          </w:p>
        </w:tc>
        <w:tc>
          <w:tcPr>
            <w:tcW w:w="1335" w:type="pct"/>
            <w:vAlign w:val="center"/>
            <w:hideMark/>
          </w:tcPr>
          <w:p w14:paraId="4C20AA7A" w14:textId="77777777" w:rsidR="004C629B" w:rsidRPr="00106D83" w:rsidRDefault="004C629B" w:rsidP="00A03605">
            <w:pPr>
              <w:rPr>
                <w:rFonts w:ascii="Arial" w:hAnsi="Arial" w:cs="Arial"/>
                <w:sz w:val="22"/>
                <w:szCs w:val="22"/>
              </w:rPr>
            </w:pPr>
            <w:r w:rsidRPr="00106D83">
              <w:rPr>
                <w:rFonts w:ascii="Arial" w:hAnsi="Arial" w:cs="Arial"/>
                <w:sz w:val="22"/>
                <w:szCs w:val="22"/>
              </w:rPr>
              <w:t>0.0242</w:t>
            </w:r>
          </w:p>
        </w:tc>
      </w:tr>
      <w:tr w:rsidR="004C629B" w:rsidRPr="00106D83" w14:paraId="75B01AFA" w14:textId="77777777" w:rsidTr="006F7B3B">
        <w:trPr>
          <w:trHeight w:val="30"/>
          <w:tblCellSpacing w:w="15" w:type="dxa"/>
        </w:trPr>
        <w:tc>
          <w:tcPr>
            <w:tcW w:w="618" w:type="pct"/>
            <w:vAlign w:val="center"/>
            <w:hideMark/>
          </w:tcPr>
          <w:p w14:paraId="416A6496" w14:textId="77777777" w:rsidR="004C629B" w:rsidRPr="00106D83" w:rsidRDefault="004C629B" w:rsidP="00A03605">
            <w:pPr>
              <w:rPr>
                <w:rFonts w:ascii="Arial" w:hAnsi="Arial" w:cs="Arial"/>
                <w:sz w:val="22"/>
                <w:szCs w:val="22"/>
              </w:rPr>
            </w:pPr>
            <w:r w:rsidRPr="00106D83">
              <w:rPr>
                <w:rFonts w:ascii="Arial" w:hAnsi="Arial" w:cs="Arial"/>
                <w:b/>
                <w:bCs/>
                <w:sz w:val="22"/>
                <w:szCs w:val="22"/>
              </w:rPr>
              <w:t>Slip</w:t>
            </w:r>
          </w:p>
        </w:tc>
        <w:tc>
          <w:tcPr>
            <w:tcW w:w="576" w:type="pct"/>
            <w:vAlign w:val="center"/>
            <w:hideMark/>
          </w:tcPr>
          <w:p w14:paraId="29A19DB1" w14:textId="77777777" w:rsidR="004C629B" w:rsidRPr="00106D83" w:rsidRDefault="004C629B" w:rsidP="00A03605">
            <w:pPr>
              <w:rPr>
                <w:rFonts w:ascii="Arial" w:hAnsi="Arial" w:cs="Arial"/>
                <w:sz w:val="22"/>
                <w:szCs w:val="22"/>
              </w:rPr>
            </w:pPr>
            <w:r w:rsidRPr="00106D83">
              <w:rPr>
                <w:rFonts w:ascii="Arial" w:hAnsi="Arial" w:cs="Arial"/>
                <w:sz w:val="22"/>
                <w:szCs w:val="22"/>
              </w:rPr>
              <w:t>m</w:t>
            </w:r>
          </w:p>
        </w:tc>
        <w:tc>
          <w:tcPr>
            <w:tcW w:w="950" w:type="pct"/>
            <w:vAlign w:val="center"/>
            <w:hideMark/>
          </w:tcPr>
          <w:p w14:paraId="382B68EA" w14:textId="77777777" w:rsidR="004C629B" w:rsidRPr="00106D83" w:rsidRDefault="004C629B" w:rsidP="00A03605">
            <w:pPr>
              <w:rPr>
                <w:rFonts w:ascii="Arial" w:hAnsi="Arial" w:cs="Arial"/>
                <w:sz w:val="22"/>
                <w:szCs w:val="22"/>
              </w:rPr>
            </w:pPr>
            <w:r w:rsidRPr="00106D83">
              <w:rPr>
                <w:rFonts w:ascii="Arial" w:hAnsi="Arial" w:cs="Arial"/>
                <w:sz w:val="22"/>
                <w:szCs w:val="22"/>
              </w:rPr>
              <w:t>0.00338 ± 0.00604</w:t>
            </w:r>
          </w:p>
        </w:tc>
        <w:tc>
          <w:tcPr>
            <w:tcW w:w="1430" w:type="pct"/>
            <w:vAlign w:val="center"/>
            <w:hideMark/>
          </w:tcPr>
          <w:p w14:paraId="7464BC23" w14:textId="77777777" w:rsidR="004C629B" w:rsidRPr="00106D83" w:rsidRDefault="004C629B" w:rsidP="00A03605">
            <w:pPr>
              <w:rPr>
                <w:rFonts w:ascii="Arial" w:hAnsi="Arial" w:cs="Arial"/>
                <w:sz w:val="22"/>
                <w:szCs w:val="22"/>
              </w:rPr>
            </w:pPr>
            <w:r w:rsidRPr="00106D83">
              <w:rPr>
                <w:rFonts w:ascii="Arial" w:hAnsi="Arial" w:cs="Arial"/>
                <w:sz w:val="22"/>
                <w:szCs w:val="22"/>
              </w:rPr>
              <w:t>0.00047 ± 0.00069</w:t>
            </w:r>
          </w:p>
        </w:tc>
        <w:tc>
          <w:tcPr>
            <w:tcW w:w="1335" w:type="pct"/>
            <w:vAlign w:val="center"/>
            <w:hideMark/>
          </w:tcPr>
          <w:p w14:paraId="57927077" w14:textId="77777777" w:rsidR="004C629B" w:rsidRPr="00106D83" w:rsidRDefault="004C629B" w:rsidP="00A03605">
            <w:pPr>
              <w:rPr>
                <w:rFonts w:ascii="Arial" w:hAnsi="Arial" w:cs="Arial"/>
                <w:sz w:val="22"/>
                <w:szCs w:val="22"/>
              </w:rPr>
            </w:pPr>
            <w:r w:rsidRPr="00106D83">
              <w:rPr>
                <w:rFonts w:ascii="Arial" w:hAnsi="Arial" w:cs="Arial"/>
                <w:sz w:val="22"/>
                <w:szCs w:val="22"/>
              </w:rPr>
              <w:t>&lt; 0.0001</w:t>
            </w:r>
          </w:p>
        </w:tc>
      </w:tr>
    </w:tbl>
    <w:p w14:paraId="43EB40AD" w14:textId="3B24EEC8" w:rsidR="0054514C" w:rsidRPr="00106D83" w:rsidRDefault="004E4EEC" w:rsidP="003C352D">
      <w:pPr>
        <w:pStyle w:val="Caption"/>
        <w:jc w:val="center"/>
        <w:rPr>
          <w:rFonts w:ascii="Arial" w:hAnsi="Arial" w:cs="Arial"/>
        </w:rPr>
      </w:pPr>
      <w:r w:rsidRPr="00106D83">
        <w:rPr>
          <w:rFonts w:ascii="Arial" w:hAnsi="Arial" w:cs="Arial"/>
        </w:rPr>
        <w:t xml:space="preserve">Table </w:t>
      </w:r>
      <w:r w:rsidR="003C352D" w:rsidRPr="00106D83">
        <w:rPr>
          <w:rFonts w:ascii="Arial" w:hAnsi="Arial" w:cs="Arial"/>
        </w:rPr>
        <w:t>1</w:t>
      </w:r>
      <w:r w:rsidR="00752798" w:rsidRPr="00106D83">
        <w:rPr>
          <w:rFonts w:ascii="Arial" w:hAnsi="Arial" w:cs="Arial"/>
        </w:rPr>
        <w:t>4</w:t>
      </w:r>
      <w:r w:rsidR="0054514C" w:rsidRPr="00106D83">
        <w:rPr>
          <w:rFonts w:ascii="Arial" w:hAnsi="Arial" w:cs="Arial"/>
        </w:rPr>
        <w:t>: Single</w:t>
      </w:r>
      <w:r w:rsidR="0054514C" w:rsidRPr="00106D83">
        <w:rPr>
          <w:rFonts w:ascii="Arial" w:hAnsi="Arial" w:cs="Arial"/>
        </w:rPr>
        <w:noBreakHyphen/>
        <w:t>experiment comparison (empty plastic cup) of grip force and slip between RL and Non</w:t>
      </w:r>
      <w:r w:rsidR="0054514C" w:rsidRPr="00106D83">
        <w:rPr>
          <w:rFonts w:ascii="Arial" w:hAnsi="Arial" w:cs="Arial"/>
        </w:rPr>
        <w:noBreakHyphen/>
        <w:t>RL prosthetic hands (mean ± SD; p</w:t>
      </w:r>
      <w:r w:rsidR="0054514C" w:rsidRPr="00106D83">
        <w:rPr>
          <w:rFonts w:ascii="Arial" w:hAnsi="Arial" w:cs="Arial"/>
        </w:rPr>
        <w:noBreakHyphen/>
        <w:t>values from Mann–Whitney U test). Both H</w:t>
      </w:r>
      <w:r w:rsidR="0054514C" w:rsidRPr="00106D83">
        <w:rPr>
          <w:rFonts w:ascii="Arial" w:hAnsi="Arial" w:cs="Arial"/>
          <w:vertAlign w:val="subscript"/>
        </w:rPr>
        <w:t>03</w:t>
      </w:r>
      <w:r w:rsidR="0054514C" w:rsidRPr="00106D83">
        <w:rPr>
          <w:rFonts w:ascii="Arial" w:hAnsi="Arial" w:cs="Arial"/>
        </w:rPr>
        <w:t xml:space="preserve"> and H</w:t>
      </w:r>
      <w:r w:rsidR="0054514C" w:rsidRPr="00106D83">
        <w:rPr>
          <w:rFonts w:ascii="Arial" w:hAnsi="Arial" w:cs="Arial"/>
          <w:vertAlign w:val="subscript"/>
        </w:rPr>
        <w:t>04</w:t>
      </w:r>
      <w:r w:rsidR="0054514C" w:rsidRPr="00106D83">
        <w:rPr>
          <w:rFonts w:ascii="Arial" w:hAnsi="Arial" w:cs="Arial"/>
        </w:rPr>
        <w:t xml:space="preserve"> were rejected.</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85" w:type="dxa"/>
          <w:right w:w="15" w:type="dxa"/>
        </w:tblCellMar>
        <w:tblLook w:val="04A0" w:firstRow="1" w:lastRow="0" w:firstColumn="1" w:lastColumn="0" w:noHBand="0" w:noVBand="1"/>
      </w:tblPr>
      <w:tblGrid>
        <w:gridCol w:w="2443"/>
        <w:gridCol w:w="2605"/>
        <w:gridCol w:w="2879"/>
        <w:gridCol w:w="2035"/>
      </w:tblGrid>
      <w:tr w:rsidR="0057527F" w:rsidRPr="00106D83" w14:paraId="7ECF12AD" w14:textId="77777777" w:rsidTr="006F7B3B">
        <w:trPr>
          <w:tblHeader/>
          <w:tblCellSpacing w:w="15" w:type="dxa"/>
        </w:trPr>
        <w:tc>
          <w:tcPr>
            <w:tcW w:w="1204" w:type="pct"/>
            <w:vAlign w:val="center"/>
          </w:tcPr>
          <w:p w14:paraId="46B68196" w14:textId="62EDA356" w:rsidR="0057527F" w:rsidRPr="00106D83" w:rsidRDefault="0057527F" w:rsidP="0057527F">
            <w:pPr>
              <w:rPr>
                <w:rFonts w:ascii="Arial" w:hAnsi="Arial" w:cs="Arial"/>
                <w:b/>
                <w:bCs/>
                <w:sz w:val="22"/>
                <w:szCs w:val="22"/>
              </w:rPr>
            </w:pPr>
            <w:r w:rsidRPr="00106D83">
              <w:rPr>
                <w:rFonts w:ascii="Arial" w:hAnsi="Arial" w:cs="Arial"/>
                <w:b/>
                <w:bCs/>
                <w:sz w:val="22"/>
                <w:szCs w:val="22"/>
              </w:rPr>
              <w:t>Unit</w:t>
            </w:r>
          </w:p>
        </w:tc>
        <w:tc>
          <w:tcPr>
            <w:tcW w:w="1292" w:type="pct"/>
            <w:vAlign w:val="center"/>
            <w:hideMark/>
          </w:tcPr>
          <w:p w14:paraId="5832C06C" w14:textId="43D11244" w:rsidR="0057527F" w:rsidRPr="00106D83" w:rsidRDefault="0057527F" w:rsidP="0057527F">
            <w:pPr>
              <w:rPr>
                <w:rFonts w:ascii="Arial" w:hAnsi="Arial" w:cs="Arial"/>
                <w:b/>
                <w:bCs/>
                <w:sz w:val="22"/>
                <w:szCs w:val="22"/>
              </w:rPr>
            </w:pPr>
            <w:r w:rsidRPr="00106D83">
              <w:rPr>
                <w:rFonts w:ascii="Arial" w:hAnsi="Arial" w:cs="Arial"/>
                <w:b/>
                <w:bCs/>
                <w:sz w:val="22"/>
                <w:szCs w:val="22"/>
              </w:rPr>
              <w:t>Std. Dev. (Non-RL)</w:t>
            </w:r>
          </w:p>
        </w:tc>
        <w:tc>
          <w:tcPr>
            <w:tcW w:w="1430" w:type="pct"/>
            <w:vAlign w:val="center"/>
            <w:hideMark/>
          </w:tcPr>
          <w:p w14:paraId="2E0CC434" w14:textId="77777777" w:rsidR="0057527F" w:rsidRPr="00106D83" w:rsidRDefault="0057527F" w:rsidP="0057527F">
            <w:pPr>
              <w:rPr>
                <w:rFonts w:ascii="Arial" w:hAnsi="Arial" w:cs="Arial"/>
                <w:b/>
                <w:bCs/>
                <w:sz w:val="22"/>
                <w:szCs w:val="22"/>
              </w:rPr>
            </w:pPr>
            <w:r w:rsidRPr="00106D83">
              <w:rPr>
                <w:rFonts w:ascii="Arial" w:hAnsi="Arial" w:cs="Arial"/>
                <w:b/>
                <w:bCs/>
                <w:sz w:val="22"/>
                <w:szCs w:val="22"/>
              </w:rPr>
              <w:t>Std. Dev. (RL)</w:t>
            </w:r>
          </w:p>
        </w:tc>
        <w:tc>
          <w:tcPr>
            <w:tcW w:w="999" w:type="pct"/>
            <w:vAlign w:val="center"/>
            <w:hideMark/>
          </w:tcPr>
          <w:p w14:paraId="01CCA3CC" w14:textId="77777777" w:rsidR="0057527F" w:rsidRPr="00106D83" w:rsidRDefault="0057527F" w:rsidP="0057527F">
            <w:pPr>
              <w:rPr>
                <w:rFonts w:ascii="Arial" w:hAnsi="Arial" w:cs="Arial"/>
                <w:b/>
                <w:bCs/>
                <w:sz w:val="22"/>
                <w:szCs w:val="22"/>
              </w:rPr>
            </w:pPr>
            <w:r w:rsidRPr="00106D83">
              <w:rPr>
                <w:rFonts w:ascii="Arial" w:hAnsi="Arial" w:cs="Arial"/>
                <w:b/>
                <w:bCs/>
                <w:sz w:val="22"/>
                <w:szCs w:val="22"/>
              </w:rPr>
              <w:t>p-value</w:t>
            </w:r>
          </w:p>
        </w:tc>
      </w:tr>
      <w:tr w:rsidR="0057527F" w:rsidRPr="00106D83" w14:paraId="42F97832" w14:textId="77777777" w:rsidTr="006F7B3B">
        <w:trPr>
          <w:tblCellSpacing w:w="15" w:type="dxa"/>
        </w:trPr>
        <w:tc>
          <w:tcPr>
            <w:tcW w:w="1204" w:type="pct"/>
            <w:vAlign w:val="center"/>
          </w:tcPr>
          <w:p w14:paraId="2312A8D3" w14:textId="2718087E" w:rsidR="0057527F" w:rsidRPr="00106D83" w:rsidRDefault="0057527F" w:rsidP="0057527F">
            <w:pPr>
              <w:rPr>
                <w:rFonts w:ascii="Arial" w:hAnsi="Arial" w:cs="Arial"/>
                <w:sz w:val="22"/>
                <w:szCs w:val="22"/>
              </w:rPr>
            </w:pPr>
            <w:r w:rsidRPr="00106D83">
              <w:rPr>
                <w:rFonts w:ascii="Arial" w:hAnsi="Arial" w:cs="Arial"/>
                <w:sz w:val="22"/>
                <w:szCs w:val="22"/>
              </w:rPr>
              <w:t>N</w:t>
            </w:r>
          </w:p>
        </w:tc>
        <w:tc>
          <w:tcPr>
            <w:tcW w:w="1292" w:type="pct"/>
            <w:vAlign w:val="center"/>
            <w:hideMark/>
          </w:tcPr>
          <w:p w14:paraId="7135C4D1" w14:textId="0BF07705" w:rsidR="0057527F" w:rsidRPr="00106D83" w:rsidRDefault="0057527F" w:rsidP="0057527F">
            <w:pPr>
              <w:rPr>
                <w:rFonts w:ascii="Arial" w:hAnsi="Arial" w:cs="Arial"/>
                <w:sz w:val="22"/>
                <w:szCs w:val="22"/>
              </w:rPr>
            </w:pPr>
            <w:r w:rsidRPr="00106D83">
              <w:rPr>
                <w:rFonts w:ascii="Arial" w:hAnsi="Arial" w:cs="Arial"/>
                <w:sz w:val="22"/>
                <w:szCs w:val="22"/>
              </w:rPr>
              <w:t>1.53</w:t>
            </w:r>
          </w:p>
        </w:tc>
        <w:tc>
          <w:tcPr>
            <w:tcW w:w="1430" w:type="pct"/>
            <w:vAlign w:val="center"/>
            <w:hideMark/>
          </w:tcPr>
          <w:p w14:paraId="36CC7831" w14:textId="77777777" w:rsidR="0057527F" w:rsidRPr="00106D83" w:rsidRDefault="0057527F" w:rsidP="0057527F">
            <w:pPr>
              <w:rPr>
                <w:rFonts w:ascii="Arial" w:hAnsi="Arial" w:cs="Arial"/>
                <w:sz w:val="22"/>
                <w:szCs w:val="22"/>
              </w:rPr>
            </w:pPr>
            <w:r w:rsidRPr="00106D83">
              <w:rPr>
                <w:rFonts w:ascii="Arial" w:hAnsi="Arial" w:cs="Arial"/>
                <w:sz w:val="22"/>
                <w:szCs w:val="22"/>
              </w:rPr>
              <w:t>0.72</w:t>
            </w:r>
          </w:p>
        </w:tc>
        <w:tc>
          <w:tcPr>
            <w:tcW w:w="999" w:type="pct"/>
            <w:vAlign w:val="center"/>
            <w:hideMark/>
          </w:tcPr>
          <w:p w14:paraId="52FCC66C" w14:textId="77777777" w:rsidR="0057527F" w:rsidRPr="00106D83" w:rsidRDefault="0057527F" w:rsidP="0057527F">
            <w:pPr>
              <w:rPr>
                <w:rFonts w:ascii="Arial" w:hAnsi="Arial" w:cs="Arial"/>
                <w:sz w:val="22"/>
                <w:szCs w:val="22"/>
              </w:rPr>
            </w:pPr>
            <w:r w:rsidRPr="00106D83">
              <w:rPr>
                <w:rFonts w:ascii="Arial" w:hAnsi="Arial" w:cs="Arial"/>
                <w:sz w:val="22"/>
                <w:szCs w:val="22"/>
              </w:rPr>
              <w:t>0.0006</w:t>
            </w:r>
          </w:p>
        </w:tc>
      </w:tr>
    </w:tbl>
    <w:p w14:paraId="6BE15ED8" w14:textId="199AACCE" w:rsidR="002A4ADF" w:rsidRPr="00106D83" w:rsidRDefault="002A4ADF" w:rsidP="003C352D">
      <w:pPr>
        <w:pStyle w:val="Caption"/>
        <w:jc w:val="center"/>
        <w:rPr>
          <w:rFonts w:ascii="Arial" w:hAnsi="Arial" w:cs="Arial"/>
        </w:rPr>
      </w:pPr>
      <w:r w:rsidRPr="00106D83">
        <w:rPr>
          <w:rFonts w:ascii="Arial" w:hAnsi="Arial" w:cs="Arial"/>
        </w:rPr>
        <w:t xml:space="preserve">Table </w:t>
      </w:r>
      <w:r w:rsidR="003C352D" w:rsidRPr="00106D83">
        <w:rPr>
          <w:rFonts w:ascii="Arial" w:hAnsi="Arial" w:cs="Arial"/>
        </w:rPr>
        <w:t>1</w:t>
      </w:r>
      <w:r w:rsidR="00752798" w:rsidRPr="00106D83">
        <w:rPr>
          <w:rFonts w:ascii="Arial" w:hAnsi="Arial" w:cs="Arial"/>
        </w:rPr>
        <w:t>5</w:t>
      </w:r>
      <w:r w:rsidRPr="00106D83">
        <w:rPr>
          <w:rFonts w:ascii="Arial" w:hAnsi="Arial" w:cs="Arial"/>
        </w:rPr>
        <w:t>: Single</w:t>
      </w:r>
      <w:r w:rsidRPr="00106D83">
        <w:rPr>
          <w:rFonts w:ascii="Arial" w:hAnsi="Arial" w:cs="Arial"/>
        </w:rPr>
        <w:noBreakHyphen/>
        <w:t>experiment comparison of force distribution</w:t>
      </w:r>
      <w:r w:rsidR="0057527F" w:rsidRPr="00106D83">
        <w:rPr>
          <w:rFonts w:ascii="Arial" w:hAnsi="Arial" w:cs="Arial"/>
        </w:rPr>
        <w:t xml:space="preserve"> across links</w:t>
      </w:r>
      <w:r w:rsidRPr="00106D83">
        <w:rPr>
          <w:rFonts w:ascii="Arial" w:hAnsi="Arial" w:cs="Arial"/>
        </w:rPr>
        <w:t xml:space="preserve"> </w:t>
      </w:r>
      <w:r w:rsidR="0057527F" w:rsidRPr="00106D83">
        <w:rPr>
          <w:rFonts w:ascii="Arial" w:hAnsi="Arial" w:cs="Arial"/>
        </w:rPr>
        <w:t>of the hand</w:t>
      </w:r>
      <w:r w:rsidRPr="00106D83">
        <w:rPr>
          <w:rFonts w:ascii="Arial" w:hAnsi="Arial" w:cs="Arial"/>
        </w:rPr>
        <w:t xml:space="preserve"> (Standard Deviation</w:t>
      </w:r>
      <w:r w:rsidR="0057527F" w:rsidRPr="00106D83">
        <w:rPr>
          <w:rFonts w:ascii="Arial" w:hAnsi="Arial" w:cs="Arial"/>
        </w:rPr>
        <w:t xml:space="preserve"> between </w:t>
      </w:r>
      <w:proofErr w:type="gramStart"/>
      <w:r w:rsidR="0057527F" w:rsidRPr="00106D83">
        <w:rPr>
          <w:rFonts w:ascii="Arial" w:hAnsi="Arial" w:cs="Arial"/>
        </w:rPr>
        <w:t>links</w:t>
      </w:r>
      <w:r w:rsidR="004C629B" w:rsidRPr="00106D83">
        <w:rPr>
          <w:rFonts w:ascii="Arial" w:hAnsi="Arial" w:cs="Arial"/>
        </w:rPr>
        <w:t xml:space="preserve"> </w:t>
      </w:r>
      <w:r w:rsidR="00693EAE" w:rsidRPr="00106D83">
        <w:rPr>
          <w:rFonts w:ascii="Arial" w:hAnsi="Arial" w:cs="Arial"/>
        </w:rPr>
        <w:t>;</w:t>
      </w:r>
      <w:proofErr w:type="gramEnd"/>
      <w:r w:rsidR="00693EAE" w:rsidRPr="00106D83">
        <w:rPr>
          <w:rFonts w:ascii="Arial" w:hAnsi="Arial" w:cs="Arial"/>
        </w:rPr>
        <w:t xml:space="preserve"> p</w:t>
      </w:r>
      <w:r w:rsidR="00693EAE" w:rsidRPr="00106D83">
        <w:rPr>
          <w:rFonts w:ascii="Arial" w:hAnsi="Arial" w:cs="Arial"/>
        </w:rPr>
        <w:noBreakHyphen/>
        <w:t>values from W</w:t>
      </w:r>
      <w:r w:rsidR="004C629B" w:rsidRPr="00106D83">
        <w:rPr>
          <w:rFonts w:ascii="Arial" w:hAnsi="Arial" w:cs="Arial"/>
        </w:rPr>
        <w:t>elch’s t-test</w:t>
      </w:r>
      <w:r w:rsidRPr="00106D83">
        <w:rPr>
          <w:rFonts w:ascii="Arial" w:hAnsi="Arial" w:cs="Arial"/>
        </w:rPr>
        <w:t>). H</w:t>
      </w:r>
      <w:r w:rsidRPr="00106D83">
        <w:rPr>
          <w:rFonts w:ascii="Arial" w:hAnsi="Arial" w:cs="Arial"/>
          <w:vertAlign w:val="subscript"/>
        </w:rPr>
        <w:t>05</w:t>
      </w:r>
      <w:r w:rsidRPr="00106D83">
        <w:rPr>
          <w:rFonts w:ascii="Arial" w:hAnsi="Arial" w:cs="Arial"/>
        </w:rPr>
        <w:t xml:space="preserve"> was rejected.</w:t>
      </w:r>
    </w:p>
    <w:p w14:paraId="70CE419C" w14:textId="77777777" w:rsidR="008C23FB" w:rsidRPr="00106D83" w:rsidRDefault="008C23FB" w:rsidP="008C23FB">
      <w:pPr>
        <w:rPr>
          <w:rFonts w:ascii="Arial" w:hAnsi="Arial" w:cs="Arial"/>
        </w:rPr>
      </w:pPr>
    </w:p>
    <w:p w14:paraId="3D5B2413" w14:textId="2A532846" w:rsidR="006038FA" w:rsidRPr="00106D83" w:rsidRDefault="006038FA" w:rsidP="001F2C73">
      <w:pPr>
        <w:pStyle w:val="Heading3"/>
      </w:pPr>
      <w:bookmarkStart w:id="226" w:name="_Toc197363927"/>
      <w:bookmarkStart w:id="227" w:name="_Toc197364566"/>
      <w:bookmarkStart w:id="228" w:name="_Toc197364605"/>
      <w:bookmarkStart w:id="229" w:name="_Toc197626259"/>
      <w:bookmarkStart w:id="230" w:name="_Toc197768173"/>
      <w:bookmarkStart w:id="231" w:name="_Toc197770479"/>
      <w:bookmarkStart w:id="232" w:name="_Toc197984228"/>
      <w:bookmarkStart w:id="233" w:name="_Toc198116552"/>
      <w:r w:rsidRPr="00106D83">
        <w:t>3.2.2 All-Experiments Model Performance</w:t>
      </w:r>
      <w:bookmarkEnd w:id="226"/>
      <w:bookmarkEnd w:id="227"/>
      <w:bookmarkEnd w:id="228"/>
      <w:bookmarkEnd w:id="229"/>
      <w:bookmarkEnd w:id="230"/>
      <w:bookmarkEnd w:id="231"/>
      <w:bookmarkEnd w:id="232"/>
      <w:bookmarkEnd w:id="233"/>
    </w:p>
    <w:p w14:paraId="11CB7813" w14:textId="6B3A5BEF" w:rsidR="00451ECD" w:rsidRPr="00106D83" w:rsidRDefault="509FEBB6" w:rsidP="003C352D">
      <w:pPr>
        <w:jc w:val="both"/>
        <w:rPr>
          <w:rFonts w:ascii="Arial" w:hAnsi="Arial" w:cs="Arial"/>
          <w:sz w:val="22"/>
          <w:szCs w:val="22"/>
        </w:rPr>
      </w:pPr>
      <w:r w:rsidRPr="00106D83">
        <w:rPr>
          <w:rFonts w:ascii="Arial" w:hAnsi="Arial" w:cs="Arial"/>
          <w:sz w:val="22"/>
          <w:szCs w:val="22"/>
        </w:rPr>
        <w:t>F</w:t>
      </w:r>
      <w:r w:rsidR="00D36872" w:rsidRPr="00106D83">
        <w:rPr>
          <w:rFonts w:ascii="Arial" w:hAnsi="Arial" w:cs="Arial"/>
          <w:sz w:val="22"/>
          <w:szCs w:val="22"/>
        </w:rPr>
        <w:t xml:space="preserve">igures </w:t>
      </w:r>
      <w:r w:rsidR="004F1C86" w:rsidRPr="00106D83">
        <w:rPr>
          <w:rFonts w:ascii="Arial" w:hAnsi="Arial" w:cs="Arial"/>
          <w:sz w:val="22"/>
          <w:szCs w:val="22"/>
        </w:rPr>
        <w:t>15</w:t>
      </w:r>
      <w:r w:rsidR="00D36872" w:rsidRPr="00106D83">
        <w:rPr>
          <w:rFonts w:ascii="Arial" w:hAnsi="Arial" w:cs="Arial"/>
          <w:sz w:val="22"/>
          <w:szCs w:val="22"/>
        </w:rPr>
        <w:t xml:space="preserve"> and </w:t>
      </w:r>
      <w:r w:rsidR="004F1C86" w:rsidRPr="00106D83">
        <w:rPr>
          <w:rFonts w:ascii="Arial" w:hAnsi="Arial" w:cs="Arial"/>
          <w:sz w:val="22"/>
          <w:szCs w:val="22"/>
        </w:rPr>
        <w:t>16</w:t>
      </w:r>
      <w:r w:rsidR="00D36872" w:rsidRPr="00106D83">
        <w:rPr>
          <w:rFonts w:ascii="Arial" w:hAnsi="Arial" w:cs="Arial"/>
          <w:sz w:val="22"/>
          <w:szCs w:val="22"/>
        </w:rPr>
        <w:t xml:space="preserve"> visuali</w:t>
      </w:r>
      <w:r w:rsidR="2BBD2E6F" w:rsidRPr="00106D83">
        <w:rPr>
          <w:rFonts w:ascii="Arial" w:hAnsi="Arial" w:cs="Arial"/>
          <w:sz w:val="22"/>
          <w:szCs w:val="22"/>
        </w:rPr>
        <w:t>s</w:t>
      </w:r>
      <w:r w:rsidR="00CF212D" w:rsidRPr="00106D83">
        <w:rPr>
          <w:rFonts w:ascii="Arial" w:hAnsi="Arial" w:cs="Arial"/>
          <w:sz w:val="22"/>
          <w:szCs w:val="22"/>
        </w:rPr>
        <w:t>e</w:t>
      </w:r>
      <w:r w:rsidR="00D36872" w:rsidRPr="00106D83">
        <w:rPr>
          <w:rFonts w:ascii="Arial" w:hAnsi="Arial" w:cs="Arial"/>
          <w:sz w:val="22"/>
          <w:szCs w:val="22"/>
        </w:rPr>
        <w:t xml:space="preserve"> </w:t>
      </w:r>
      <w:r w:rsidR="00CF212D" w:rsidRPr="00106D83">
        <w:rPr>
          <w:rFonts w:ascii="Arial" w:hAnsi="Arial" w:cs="Arial"/>
          <w:sz w:val="22"/>
          <w:szCs w:val="22"/>
        </w:rPr>
        <w:t>the</w:t>
      </w:r>
      <w:r w:rsidR="00D36872" w:rsidRPr="00106D83">
        <w:rPr>
          <w:rFonts w:ascii="Arial" w:hAnsi="Arial" w:cs="Arial"/>
          <w:sz w:val="22"/>
          <w:szCs w:val="22"/>
        </w:rPr>
        <w:t xml:space="preserve"> performance </w:t>
      </w:r>
      <w:r w:rsidR="001C010A" w:rsidRPr="00106D83">
        <w:rPr>
          <w:rFonts w:ascii="Arial" w:hAnsi="Arial" w:cs="Arial"/>
          <w:sz w:val="22"/>
          <w:szCs w:val="22"/>
        </w:rPr>
        <w:t>of</w:t>
      </w:r>
      <w:r w:rsidR="00D36872" w:rsidRPr="00106D83">
        <w:rPr>
          <w:rFonts w:ascii="Arial" w:hAnsi="Arial" w:cs="Arial"/>
          <w:sz w:val="22"/>
          <w:szCs w:val="22"/>
        </w:rPr>
        <w:t xml:space="preserve"> </w:t>
      </w:r>
      <w:r w:rsidR="001C010A" w:rsidRPr="00106D83">
        <w:rPr>
          <w:rFonts w:ascii="Arial" w:hAnsi="Arial" w:cs="Arial"/>
          <w:sz w:val="22"/>
          <w:szCs w:val="22"/>
        </w:rPr>
        <w:t xml:space="preserve">the </w:t>
      </w:r>
      <w:r w:rsidR="0037693D" w:rsidRPr="00106D83">
        <w:rPr>
          <w:rFonts w:ascii="Arial" w:hAnsi="Arial" w:cs="Arial"/>
          <w:sz w:val="22"/>
          <w:szCs w:val="22"/>
        </w:rPr>
        <w:t>all-experiments</w:t>
      </w:r>
      <w:r w:rsidR="001C010A" w:rsidRPr="00106D83">
        <w:rPr>
          <w:rFonts w:ascii="Arial" w:hAnsi="Arial" w:cs="Arial"/>
          <w:sz w:val="22"/>
          <w:szCs w:val="22"/>
        </w:rPr>
        <w:t xml:space="preserve"> model on an</w:t>
      </w:r>
      <w:r w:rsidR="00D36872" w:rsidRPr="00106D83">
        <w:rPr>
          <w:rFonts w:ascii="Arial" w:hAnsi="Arial" w:cs="Arial"/>
          <w:sz w:val="22"/>
          <w:szCs w:val="22"/>
        </w:rPr>
        <w:t xml:space="preserve"> experiment-by-experiment basis. </w:t>
      </w:r>
      <w:r w:rsidR="00813AC9" w:rsidRPr="00106D83">
        <w:rPr>
          <w:rFonts w:ascii="Arial" w:hAnsi="Arial" w:cs="Arial"/>
          <w:sz w:val="22"/>
          <w:szCs w:val="22"/>
        </w:rPr>
        <w:t>Tables</w:t>
      </w:r>
      <w:r w:rsidR="00D36872" w:rsidRPr="00106D83">
        <w:rPr>
          <w:rFonts w:ascii="Arial" w:hAnsi="Arial" w:cs="Arial"/>
          <w:sz w:val="22"/>
          <w:szCs w:val="22"/>
        </w:rPr>
        <w:t xml:space="preserve"> </w:t>
      </w:r>
      <w:r w:rsidR="004F1C86" w:rsidRPr="00106D83">
        <w:rPr>
          <w:rFonts w:ascii="Arial" w:hAnsi="Arial" w:cs="Arial"/>
          <w:sz w:val="22"/>
          <w:szCs w:val="22"/>
        </w:rPr>
        <w:t>1</w:t>
      </w:r>
      <w:r w:rsidR="00752798" w:rsidRPr="00106D83">
        <w:rPr>
          <w:rFonts w:ascii="Arial" w:hAnsi="Arial" w:cs="Arial"/>
          <w:sz w:val="22"/>
          <w:szCs w:val="22"/>
        </w:rPr>
        <w:t>6</w:t>
      </w:r>
      <w:r w:rsidR="00B81303" w:rsidRPr="00106D83">
        <w:rPr>
          <w:rFonts w:ascii="Arial" w:hAnsi="Arial" w:cs="Arial"/>
          <w:sz w:val="22"/>
          <w:szCs w:val="22"/>
        </w:rPr>
        <w:t xml:space="preserve"> and</w:t>
      </w:r>
      <w:r w:rsidR="00D36872" w:rsidRPr="00106D83">
        <w:rPr>
          <w:rFonts w:ascii="Arial" w:hAnsi="Arial" w:cs="Arial"/>
          <w:sz w:val="22"/>
          <w:szCs w:val="22"/>
        </w:rPr>
        <w:t xml:space="preserve"> </w:t>
      </w:r>
      <w:r w:rsidR="004F1C86" w:rsidRPr="00106D83">
        <w:rPr>
          <w:rFonts w:ascii="Arial" w:hAnsi="Arial" w:cs="Arial"/>
          <w:sz w:val="22"/>
          <w:szCs w:val="22"/>
        </w:rPr>
        <w:t>1</w:t>
      </w:r>
      <w:r w:rsidR="00752798" w:rsidRPr="00106D83">
        <w:rPr>
          <w:rFonts w:ascii="Arial" w:hAnsi="Arial" w:cs="Arial"/>
          <w:sz w:val="22"/>
          <w:szCs w:val="22"/>
        </w:rPr>
        <w:t>7</w:t>
      </w:r>
      <w:r w:rsidR="00D36872" w:rsidRPr="00106D83">
        <w:rPr>
          <w:rFonts w:ascii="Arial" w:hAnsi="Arial" w:cs="Arial"/>
          <w:sz w:val="22"/>
          <w:szCs w:val="22"/>
        </w:rPr>
        <w:t xml:space="preserve"> summarise its performance in each condition.</w:t>
      </w:r>
      <w:r w:rsidR="008C074C" w:rsidRPr="00106D83">
        <w:rPr>
          <w:rFonts w:ascii="Arial" w:hAnsi="Arial" w:cs="Arial"/>
          <w:sz w:val="22"/>
          <w:szCs w:val="22"/>
        </w:rPr>
        <w:t xml:space="preserve"> </w:t>
      </w:r>
      <w:r w:rsidR="001416A1" w:rsidRPr="00106D83">
        <w:rPr>
          <w:rFonts w:ascii="Arial" w:hAnsi="Arial" w:cs="Arial"/>
          <w:sz w:val="22"/>
          <w:szCs w:val="22"/>
        </w:rPr>
        <w:t>A</w:t>
      </w:r>
      <w:r w:rsidR="00143C7F" w:rsidRPr="00106D83">
        <w:rPr>
          <w:rFonts w:ascii="Arial" w:hAnsi="Arial" w:cs="Arial"/>
          <w:sz w:val="22"/>
          <w:szCs w:val="22"/>
        </w:rPr>
        <w:t>ll experiments</w:t>
      </w:r>
      <w:r w:rsidR="001416A1" w:rsidRPr="00106D83">
        <w:rPr>
          <w:rFonts w:ascii="Arial" w:hAnsi="Arial" w:cs="Arial"/>
          <w:sz w:val="22"/>
          <w:szCs w:val="22"/>
        </w:rPr>
        <w:t xml:space="preserve"> </w:t>
      </w:r>
      <w:r w:rsidR="00B018CA" w:rsidRPr="00106D83">
        <w:rPr>
          <w:rFonts w:ascii="Arial" w:hAnsi="Arial" w:cs="Arial"/>
          <w:sz w:val="22"/>
          <w:szCs w:val="22"/>
        </w:rPr>
        <w:t>showed significantly different</w:t>
      </w:r>
      <w:r w:rsidR="001A0026" w:rsidRPr="00106D83">
        <w:rPr>
          <w:rFonts w:ascii="Arial" w:hAnsi="Arial" w:cs="Arial"/>
          <w:sz w:val="22"/>
          <w:szCs w:val="22"/>
        </w:rPr>
        <w:t xml:space="preserve"> performance between the RL and Non-RL hands in terms of gripping strengt</w:t>
      </w:r>
      <w:r w:rsidR="00665592" w:rsidRPr="00106D83">
        <w:rPr>
          <w:rFonts w:ascii="Arial" w:hAnsi="Arial" w:cs="Arial"/>
          <w:sz w:val="22"/>
          <w:szCs w:val="22"/>
        </w:rPr>
        <w:t>h</w:t>
      </w:r>
      <w:r w:rsidR="00316B73" w:rsidRPr="00106D83">
        <w:rPr>
          <w:rFonts w:ascii="Arial" w:hAnsi="Arial" w:cs="Arial"/>
          <w:sz w:val="22"/>
          <w:szCs w:val="22"/>
        </w:rPr>
        <w:t>, rejecting the null hypothesis</w:t>
      </w:r>
      <w:r w:rsidR="00665592" w:rsidRPr="00106D83">
        <w:rPr>
          <w:rFonts w:ascii="Arial" w:hAnsi="Arial" w:cs="Arial"/>
          <w:sz w:val="22"/>
          <w:szCs w:val="22"/>
        </w:rPr>
        <w:t xml:space="preserve">. However, </w:t>
      </w:r>
      <w:r w:rsidR="00316B73" w:rsidRPr="00106D83">
        <w:rPr>
          <w:rFonts w:ascii="Arial" w:hAnsi="Arial" w:cs="Arial"/>
          <w:sz w:val="22"/>
          <w:szCs w:val="22"/>
        </w:rPr>
        <w:t>t</w:t>
      </w:r>
      <w:r w:rsidR="00665592" w:rsidRPr="00106D83">
        <w:rPr>
          <w:rFonts w:ascii="Arial" w:hAnsi="Arial" w:cs="Arial"/>
          <w:sz w:val="22"/>
          <w:szCs w:val="22"/>
        </w:rPr>
        <w:t xml:space="preserve">he same </w:t>
      </w:r>
      <w:r w:rsidR="00316B73" w:rsidRPr="00106D83">
        <w:rPr>
          <w:rFonts w:ascii="Arial" w:hAnsi="Arial" w:cs="Arial"/>
          <w:sz w:val="22"/>
          <w:szCs w:val="22"/>
        </w:rPr>
        <w:t>could</w:t>
      </w:r>
      <w:r w:rsidR="00665592" w:rsidRPr="00106D83">
        <w:rPr>
          <w:rFonts w:ascii="Arial" w:hAnsi="Arial" w:cs="Arial"/>
          <w:sz w:val="22"/>
          <w:szCs w:val="22"/>
        </w:rPr>
        <w:t xml:space="preserve"> not be said in terms of the </w:t>
      </w:r>
      <w:r w:rsidR="00316B73" w:rsidRPr="00106D83">
        <w:rPr>
          <w:rFonts w:ascii="Arial" w:hAnsi="Arial" w:cs="Arial"/>
          <w:sz w:val="22"/>
          <w:szCs w:val="22"/>
        </w:rPr>
        <w:t>slip and force distribution</w:t>
      </w:r>
      <w:r w:rsidR="00F551AB" w:rsidRPr="00106D83">
        <w:rPr>
          <w:rFonts w:ascii="Arial" w:hAnsi="Arial" w:cs="Arial"/>
          <w:sz w:val="22"/>
          <w:szCs w:val="22"/>
        </w:rPr>
        <w:t xml:space="preserve">. The null hypothesis </w:t>
      </w:r>
      <w:r w:rsidR="003B0F68" w:rsidRPr="00106D83">
        <w:rPr>
          <w:rFonts w:ascii="Arial" w:hAnsi="Arial" w:cs="Arial"/>
          <w:sz w:val="22"/>
          <w:szCs w:val="22"/>
        </w:rPr>
        <w:t xml:space="preserve">for slip </w:t>
      </w:r>
      <w:r w:rsidR="00F551AB" w:rsidRPr="00106D83">
        <w:rPr>
          <w:rFonts w:ascii="Arial" w:hAnsi="Arial" w:cs="Arial"/>
          <w:sz w:val="22"/>
          <w:szCs w:val="22"/>
        </w:rPr>
        <w:t xml:space="preserve">could not be rejected for the </w:t>
      </w:r>
      <w:r w:rsidR="007258B9" w:rsidRPr="00106D83">
        <w:rPr>
          <w:rFonts w:ascii="Arial" w:hAnsi="Arial" w:cs="Arial"/>
          <w:sz w:val="22"/>
          <w:szCs w:val="22"/>
        </w:rPr>
        <w:t>glass-full and ceramic-cup-full conditions</w:t>
      </w:r>
      <w:r w:rsidR="00EC7BF7" w:rsidRPr="00106D83">
        <w:rPr>
          <w:rFonts w:ascii="Arial" w:hAnsi="Arial" w:cs="Arial"/>
          <w:sz w:val="22"/>
          <w:szCs w:val="22"/>
        </w:rPr>
        <w:t xml:space="preserve">. It could neither be rejected for </w:t>
      </w:r>
      <w:r w:rsidR="003B0F68" w:rsidRPr="00106D83">
        <w:rPr>
          <w:rFonts w:ascii="Arial" w:hAnsi="Arial" w:cs="Arial"/>
          <w:sz w:val="22"/>
          <w:szCs w:val="22"/>
        </w:rPr>
        <w:t xml:space="preserve">force distribution in </w:t>
      </w:r>
      <w:r w:rsidR="00EC7BF7" w:rsidRPr="00106D83">
        <w:rPr>
          <w:rFonts w:ascii="Arial" w:hAnsi="Arial" w:cs="Arial"/>
          <w:sz w:val="22"/>
          <w:szCs w:val="22"/>
        </w:rPr>
        <w:t xml:space="preserve">the </w:t>
      </w:r>
      <w:r w:rsidR="003B0F68" w:rsidRPr="00106D83">
        <w:rPr>
          <w:rFonts w:ascii="Arial" w:hAnsi="Arial" w:cs="Arial"/>
          <w:sz w:val="22"/>
          <w:szCs w:val="22"/>
        </w:rPr>
        <w:t>glass full condition</w:t>
      </w:r>
      <w:r w:rsidR="00383907" w:rsidRPr="00106D83">
        <w:rPr>
          <w:rFonts w:ascii="Arial" w:hAnsi="Arial" w:cs="Arial"/>
          <w:sz w:val="22"/>
          <w:szCs w:val="22"/>
        </w:rPr>
        <w:t>.</w:t>
      </w:r>
      <w:r w:rsidR="00AE27EE" w:rsidRPr="00106D83">
        <w:rPr>
          <w:rFonts w:ascii="Arial" w:hAnsi="Arial" w:cs="Arial"/>
          <w:sz w:val="22"/>
          <w:szCs w:val="22"/>
        </w:rPr>
        <w:t xml:space="preserve"> T</w:t>
      </w:r>
      <w:r w:rsidR="00614834" w:rsidRPr="00106D83">
        <w:rPr>
          <w:rFonts w:ascii="Arial" w:hAnsi="Arial" w:cs="Arial"/>
          <w:sz w:val="22"/>
          <w:szCs w:val="22"/>
        </w:rPr>
        <w:t>able</w:t>
      </w:r>
      <w:r w:rsidR="00AE27EE" w:rsidRPr="00106D83">
        <w:rPr>
          <w:rFonts w:ascii="Arial" w:hAnsi="Arial" w:cs="Arial"/>
          <w:sz w:val="22"/>
          <w:szCs w:val="22"/>
        </w:rPr>
        <w:t xml:space="preserve"> </w:t>
      </w:r>
      <w:r w:rsidR="004F1C86" w:rsidRPr="00106D83">
        <w:rPr>
          <w:rFonts w:ascii="Arial" w:hAnsi="Arial" w:cs="Arial"/>
          <w:sz w:val="22"/>
          <w:szCs w:val="22"/>
        </w:rPr>
        <w:t>1</w:t>
      </w:r>
      <w:r w:rsidR="00752798" w:rsidRPr="00106D83">
        <w:rPr>
          <w:rFonts w:ascii="Arial" w:hAnsi="Arial" w:cs="Arial"/>
          <w:sz w:val="22"/>
          <w:szCs w:val="22"/>
        </w:rPr>
        <w:t>8</w:t>
      </w:r>
      <w:r w:rsidR="00614834" w:rsidRPr="00106D83">
        <w:rPr>
          <w:rFonts w:ascii="Arial" w:hAnsi="Arial" w:cs="Arial"/>
          <w:sz w:val="22"/>
          <w:szCs w:val="22"/>
        </w:rPr>
        <w:t xml:space="preserve"> provides an at-a-glance summary o</w:t>
      </w:r>
      <w:r w:rsidR="00895FCD" w:rsidRPr="00106D83">
        <w:rPr>
          <w:rFonts w:ascii="Arial" w:hAnsi="Arial" w:cs="Arial"/>
          <w:sz w:val="22"/>
          <w:szCs w:val="22"/>
        </w:rPr>
        <w:t>f performance.</w:t>
      </w:r>
    </w:p>
    <w:p w14:paraId="388F0795" w14:textId="77777777" w:rsidR="002A4ADF" w:rsidRPr="00106D83" w:rsidRDefault="00BB3E96" w:rsidP="003C352D">
      <w:pPr>
        <w:keepNext/>
        <w:jc w:val="center"/>
        <w:rPr>
          <w:rFonts w:ascii="Arial" w:hAnsi="Arial" w:cs="Arial"/>
        </w:rPr>
      </w:pPr>
      <w:r w:rsidRPr="00106D83">
        <w:rPr>
          <w:rFonts w:ascii="Arial" w:hAnsi="Arial" w:cs="Arial"/>
          <w:noProof/>
          <w:sz w:val="22"/>
          <w:szCs w:val="22"/>
        </w:rPr>
        <w:drawing>
          <wp:inline distT="0" distB="0" distL="0" distR="0" wp14:anchorId="4AE04B20" wp14:editId="433C3DE6">
            <wp:extent cx="5943600" cy="3660140"/>
            <wp:effectExtent l="0" t="0" r="0" b="0"/>
            <wp:docPr id="2124365163" name="Picture 1"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5">
                      <a:extLst>
                        <a:ext uri="{28A0092B-C50C-407E-A947-70E740481C1C}">
                          <a14:useLocalDpi xmlns:a14="http://schemas.microsoft.com/office/drawing/2010/main" val="0"/>
                        </a:ext>
                      </a:extLst>
                    </a:blip>
                    <a:stretch>
                      <a:fillRect/>
                    </a:stretch>
                  </pic:blipFill>
                  <pic:spPr>
                    <a:xfrm>
                      <a:off x="0" y="0"/>
                      <a:ext cx="5943600" cy="3660140"/>
                    </a:xfrm>
                    <a:prstGeom prst="rect">
                      <a:avLst/>
                    </a:prstGeom>
                  </pic:spPr>
                </pic:pic>
              </a:graphicData>
            </a:graphic>
          </wp:inline>
        </w:drawing>
      </w:r>
    </w:p>
    <w:p w14:paraId="4F6458DD" w14:textId="09E44C64" w:rsidR="00B62A06" w:rsidRPr="00106D83" w:rsidRDefault="00B62A06" w:rsidP="003C352D">
      <w:pPr>
        <w:pStyle w:val="Caption"/>
        <w:jc w:val="center"/>
        <w:rPr>
          <w:rFonts w:ascii="Arial" w:hAnsi="Arial" w:cs="Arial"/>
        </w:rPr>
      </w:pPr>
      <w:r w:rsidRPr="00106D83">
        <w:rPr>
          <w:rFonts w:ascii="Arial" w:hAnsi="Arial" w:cs="Arial"/>
        </w:rPr>
        <w:t xml:space="preserve">Figure </w:t>
      </w:r>
      <w:r w:rsidR="003C352D" w:rsidRPr="00106D83">
        <w:rPr>
          <w:rFonts w:ascii="Arial" w:hAnsi="Arial" w:cs="Arial"/>
        </w:rPr>
        <w:t>15</w:t>
      </w:r>
      <w:r w:rsidRPr="00106D83">
        <w:rPr>
          <w:rFonts w:ascii="Arial" w:hAnsi="Arial" w:cs="Arial"/>
        </w:rPr>
        <w:t>: Comparison of mean slip (y axis) versus mean total contact force (x axis) for RL</w:t>
      </w:r>
      <w:ins w:id="234" w:author="benjaminjihawkins@gmail.com" w:date="2025-04-20T19:27:00Z">
        <w:r w:rsidRPr="00106D83">
          <w:rPr>
            <w:rFonts w:ascii="Arial" w:hAnsi="Arial" w:cs="Arial"/>
          </w:rPr>
          <w:t xml:space="preserve"> </w:t>
        </w:r>
      </w:ins>
      <w:r w:rsidRPr="00106D83">
        <w:rPr>
          <w:rFonts w:ascii="Arial" w:hAnsi="Arial" w:cs="Arial"/>
        </w:rPr>
        <w:t xml:space="preserve">enhanced (blue) and </w:t>
      </w:r>
      <w:proofErr w:type="gramStart"/>
      <w:r w:rsidRPr="00106D83">
        <w:rPr>
          <w:rFonts w:ascii="Arial" w:hAnsi="Arial" w:cs="Arial"/>
        </w:rPr>
        <w:t>non</w:t>
      </w:r>
      <w:ins w:id="235" w:author="benjaminjihawkins@gmail.com" w:date="2025-04-20T19:27:00Z">
        <w:r w:rsidRPr="00106D83">
          <w:rPr>
            <w:rFonts w:ascii="Arial" w:hAnsi="Arial" w:cs="Arial"/>
          </w:rPr>
          <w:t xml:space="preserve"> </w:t>
        </w:r>
      </w:ins>
      <w:r w:rsidRPr="00106D83">
        <w:rPr>
          <w:rFonts w:ascii="Arial" w:hAnsi="Arial" w:cs="Arial"/>
        </w:rPr>
        <w:t>RL</w:t>
      </w:r>
      <w:proofErr w:type="gramEnd"/>
      <w:r w:rsidRPr="00106D83">
        <w:rPr>
          <w:rFonts w:ascii="Arial" w:hAnsi="Arial" w:cs="Arial"/>
        </w:rPr>
        <w:t xml:space="preserve"> (orange) prosthetic hands across six grasping scenarios. Error bars show ±1 SD. In most experiments, the RL controller shifts the point downwards (lower slip) and/or to the left (lower force), indicating </w:t>
      </w:r>
      <w:r w:rsidR="006D5E63" w:rsidRPr="00106D83">
        <w:rPr>
          <w:rFonts w:ascii="Arial" w:hAnsi="Arial" w:cs="Arial"/>
        </w:rPr>
        <w:t>some</w:t>
      </w:r>
      <w:r w:rsidRPr="00106D83">
        <w:rPr>
          <w:rFonts w:ascii="Arial" w:hAnsi="Arial" w:cs="Arial"/>
        </w:rPr>
        <w:t xml:space="preserve"> more stable and efficient grasps, with </w:t>
      </w:r>
      <w:r w:rsidRPr="00106D83">
        <w:rPr>
          <w:rFonts w:ascii="Arial" w:hAnsi="Arial" w:cs="Arial"/>
        </w:rPr>
        <w:lastRenderedPageBreak/>
        <w:t xml:space="preserve">lower deviations from the mean for both contact force and displacement </w:t>
      </w:r>
      <w:r w:rsidR="006D5E63" w:rsidRPr="00106D83">
        <w:rPr>
          <w:rFonts w:ascii="Arial" w:hAnsi="Arial" w:cs="Arial"/>
        </w:rPr>
        <w:t>overall.</w:t>
      </w:r>
      <w:r w:rsidR="008A6124" w:rsidRPr="00106D83">
        <w:rPr>
          <w:rFonts w:ascii="Arial" w:hAnsi="Arial" w:cs="Arial"/>
        </w:rPr>
        <w:t xml:space="preserve"> </w:t>
      </w:r>
      <w:r w:rsidR="00585FBA" w:rsidRPr="00106D83">
        <w:rPr>
          <w:rFonts w:ascii="Arial" w:hAnsi="Arial" w:cs="Arial"/>
        </w:rPr>
        <w:t>A</w:t>
      </w:r>
      <w:r w:rsidR="003A2F75" w:rsidRPr="00106D83">
        <w:rPr>
          <w:rFonts w:ascii="Arial" w:hAnsi="Arial" w:cs="Arial"/>
        </w:rPr>
        <w:t xml:space="preserve">n </w:t>
      </w:r>
      <w:r w:rsidR="00585FBA" w:rsidRPr="00106D83">
        <w:rPr>
          <w:rFonts w:ascii="Arial" w:hAnsi="Arial" w:cs="Arial"/>
        </w:rPr>
        <w:t>outlier of 1120</w:t>
      </w:r>
      <w:r w:rsidR="003A2F75" w:rsidRPr="00106D83">
        <w:rPr>
          <w:rFonts w:ascii="Arial" w:hAnsi="Arial" w:cs="Arial"/>
        </w:rPr>
        <w:t xml:space="preserve"> </w:t>
      </w:r>
      <w:r w:rsidR="00585FBA" w:rsidRPr="00106D83">
        <w:rPr>
          <w:rFonts w:ascii="Arial" w:hAnsi="Arial" w:cs="Arial"/>
        </w:rPr>
        <w:t xml:space="preserve">N appeared in the Glass (Empty) </w:t>
      </w:r>
      <w:proofErr w:type="gramStart"/>
      <w:r w:rsidR="00585FBA" w:rsidRPr="00106D83">
        <w:rPr>
          <w:rFonts w:ascii="Arial" w:hAnsi="Arial" w:cs="Arial"/>
        </w:rPr>
        <w:t>condition</w:t>
      </w:r>
      <w:r w:rsidR="003A2F75" w:rsidRPr="00106D83">
        <w:rPr>
          <w:rFonts w:ascii="Arial" w:hAnsi="Arial" w:cs="Arial"/>
        </w:rPr>
        <w:t>, but</w:t>
      </w:r>
      <w:proofErr w:type="gramEnd"/>
      <w:r w:rsidR="00585FBA" w:rsidRPr="00106D83">
        <w:rPr>
          <w:rFonts w:ascii="Arial" w:hAnsi="Arial" w:cs="Arial"/>
        </w:rPr>
        <w:t xml:space="preserve"> was kept in the analysis as it reflected the genuine agent behaviour.</w:t>
      </w:r>
    </w:p>
    <w:p w14:paraId="39903F99" w14:textId="77777777" w:rsidR="00F20D8D" w:rsidRPr="00106D83" w:rsidRDefault="001832E4" w:rsidP="003C352D">
      <w:pPr>
        <w:keepNext/>
        <w:jc w:val="center"/>
        <w:rPr>
          <w:rFonts w:ascii="Arial" w:hAnsi="Arial" w:cs="Arial"/>
        </w:rPr>
      </w:pPr>
      <w:r w:rsidRPr="00106D83">
        <w:rPr>
          <w:rFonts w:ascii="Arial" w:hAnsi="Arial" w:cs="Arial"/>
          <w:b/>
          <w:bCs/>
          <w:noProof/>
          <w:sz w:val="22"/>
          <w:szCs w:val="22"/>
        </w:rPr>
        <w:drawing>
          <wp:inline distT="0" distB="0" distL="0" distR="0" wp14:anchorId="274598AF" wp14:editId="33FF29B2">
            <wp:extent cx="5943600" cy="7429500"/>
            <wp:effectExtent l="0" t="0" r="0" b="0"/>
            <wp:docPr id="1987745011" name="Picture 1" descr="A group of graphs showing different types of w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745011" name="Picture 1" descr="A group of graphs showing different types of water&#10;&#10;AI-generated content may be incorrect."/>
                    <pic:cNvPicPr/>
                  </pic:nvPicPr>
                  <pic:blipFill>
                    <a:blip r:embed="rId36"/>
                    <a:stretch>
                      <a:fillRect/>
                    </a:stretch>
                  </pic:blipFill>
                  <pic:spPr>
                    <a:xfrm>
                      <a:off x="0" y="0"/>
                      <a:ext cx="5943600" cy="7429500"/>
                    </a:xfrm>
                    <a:prstGeom prst="rect">
                      <a:avLst/>
                    </a:prstGeom>
                  </pic:spPr>
                </pic:pic>
              </a:graphicData>
            </a:graphic>
          </wp:inline>
        </w:drawing>
      </w:r>
    </w:p>
    <w:p w14:paraId="6DE4A267" w14:textId="38FB53E9" w:rsidR="00F20D8D" w:rsidRPr="00106D83" w:rsidRDefault="00F20D8D" w:rsidP="003C352D">
      <w:pPr>
        <w:pStyle w:val="Caption"/>
        <w:jc w:val="center"/>
        <w:rPr>
          <w:rFonts w:ascii="Arial" w:hAnsi="Arial" w:cs="Arial"/>
        </w:rPr>
      </w:pPr>
      <w:commentRangeStart w:id="236"/>
      <w:r w:rsidRPr="00106D83">
        <w:rPr>
          <w:rFonts w:ascii="Arial" w:hAnsi="Arial" w:cs="Arial"/>
        </w:rPr>
        <w:t xml:space="preserve">Figure </w:t>
      </w:r>
      <w:r w:rsidR="003C352D" w:rsidRPr="00106D83">
        <w:rPr>
          <w:rFonts w:ascii="Arial" w:hAnsi="Arial" w:cs="Arial"/>
        </w:rPr>
        <w:t>16</w:t>
      </w:r>
      <w:r w:rsidRPr="00106D83">
        <w:rPr>
          <w:rFonts w:ascii="Arial" w:hAnsi="Arial" w:cs="Arial"/>
        </w:rPr>
        <w:t>: Force distribution across individual prosthetic hand links for RL</w:t>
      </w:r>
      <w:r w:rsidRPr="00106D83">
        <w:rPr>
          <w:rFonts w:ascii="Arial" w:hAnsi="Arial" w:cs="Arial"/>
        </w:rPr>
        <w:noBreakHyphen/>
        <w:t>enhanced (blue) versus non</w:t>
      </w:r>
      <w:r w:rsidRPr="00106D83">
        <w:rPr>
          <w:rFonts w:ascii="Arial" w:hAnsi="Arial" w:cs="Arial"/>
        </w:rPr>
        <w:noBreakHyphen/>
        <w:t>RL (orange) control when grasping three object types under empty (No Water) and full (With Water) conditions. Rows correspond to a glass, a ceramic mug, and a plastic cup. Each boxplot represents the contact force measured at each of the 11 links.</w:t>
      </w:r>
      <w:commentRangeEnd w:id="236"/>
      <w:r w:rsidR="00C12377" w:rsidRPr="00106D83">
        <w:rPr>
          <w:rStyle w:val="CommentReference"/>
          <w:rFonts w:ascii="Arial" w:hAnsi="Arial" w:cs="Arial"/>
          <w:i w:val="0"/>
          <w:iCs w:val="0"/>
          <w:color w:val="auto"/>
        </w:rPr>
        <w:commentReference w:id="236"/>
      </w:r>
    </w:p>
    <w:p w14:paraId="7B11E731" w14:textId="63A8D910" w:rsidR="001832E4" w:rsidRPr="00106D83" w:rsidRDefault="001832E4" w:rsidP="000B5389">
      <w:pPr>
        <w:rPr>
          <w:rFonts w:ascii="Arial" w:hAnsi="Arial" w:cs="Arial"/>
          <w:b/>
          <w:bCs/>
          <w:sz w:val="22"/>
          <w:szCs w:val="22"/>
        </w:rPr>
      </w:pP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85" w:type="dxa"/>
          <w:right w:w="15" w:type="dxa"/>
        </w:tblCellMar>
        <w:tblLook w:val="04A0" w:firstRow="1" w:lastRow="0" w:firstColumn="1" w:lastColumn="0" w:noHBand="0" w:noVBand="1"/>
      </w:tblPr>
      <w:tblGrid>
        <w:gridCol w:w="986"/>
        <w:gridCol w:w="782"/>
        <w:gridCol w:w="1005"/>
        <w:gridCol w:w="1106"/>
        <w:gridCol w:w="1052"/>
        <w:gridCol w:w="1825"/>
        <w:gridCol w:w="2139"/>
        <w:gridCol w:w="1067"/>
      </w:tblGrid>
      <w:tr w:rsidR="001156DF" w:rsidRPr="00106D83" w14:paraId="40BB308F" w14:textId="77777777" w:rsidTr="008C23FB">
        <w:trPr>
          <w:cantSplit/>
          <w:trHeight w:val="1134"/>
          <w:tblHeader/>
          <w:tblCellSpacing w:w="15" w:type="dxa"/>
        </w:trPr>
        <w:tc>
          <w:tcPr>
            <w:tcW w:w="473" w:type="pct"/>
            <w:vAlign w:val="center"/>
            <w:hideMark/>
          </w:tcPr>
          <w:p w14:paraId="2C9D97B7" w14:textId="77777777" w:rsidR="000B5389" w:rsidRPr="00106D83" w:rsidRDefault="000B5389" w:rsidP="000B5389">
            <w:pPr>
              <w:rPr>
                <w:rFonts w:ascii="Arial" w:hAnsi="Arial" w:cs="Arial"/>
                <w:b/>
                <w:bCs/>
                <w:sz w:val="22"/>
                <w:szCs w:val="22"/>
              </w:rPr>
            </w:pPr>
            <w:r w:rsidRPr="00106D83">
              <w:rPr>
                <w:rFonts w:ascii="Arial" w:hAnsi="Arial" w:cs="Arial"/>
                <w:b/>
                <w:bCs/>
                <w:sz w:val="22"/>
                <w:szCs w:val="22"/>
              </w:rPr>
              <w:t>Object</w:t>
            </w:r>
          </w:p>
          <w:p w14:paraId="713D1C09" w14:textId="77777777" w:rsidR="008C23FB" w:rsidRPr="00106D83" w:rsidRDefault="008C23FB" w:rsidP="000B5389">
            <w:pPr>
              <w:rPr>
                <w:rFonts w:ascii="Arial" w:hAnsi="Arial" w:cs="Arial"/>
                <w:b/>
                <w:bCs/>
                <w:sz w:val="22"/>
                <w:szCs w:val="22"/>
              </w:rPr>
            </w:pPr>
          </w:p>
        </w:tc>
        <w:tc>
          <w:tcPr>
            <w:tcW w:w="377" w:type="pct"/>
            <w:textDirection w:val="tbRl"/>
            <w:vAlign w:val="center"/>
            <w:hideMark/>
          </w:tcPr>
          <w:p w14:paraId="50697D74" w14:textId="6609ECB0" w:rsidR="000B5389" w:rsidRPr="00106D83" w:rsidRDefault="001156DF" w:rsidP="008C23FB">
            <w:pPr>
              <w:ind w:left="113" w:right="113"/>
              <w:rPr>
                <w:rFonts w:ascii="Arial" w:hAnsi="Arial" w:cs="Arial"/>
                <w:b/>
                <w:bCs/>
                <w:sz w:val="22"/>
                <w:szCs w:val="22"/>
              </w:rPr>
            </w:pPr>
            <w:r w:rsidRPr="00106D83">
              <w:rPr>
                <w:rFonts w:ascii="Arial" w:hAnsi="Arial" w:cs="Arial"/>
                <w:b/>
                <w:bCs/>
                <w:sz w:val="22"/>
                <w:szCs w:val="22"/>
              </w:rPr>
              <w:t>Condition</w:t>
            </w:r>
          </w:p>
        </w:tc>
        <w:tc>
          <w:tcPr>
            <w:tcW w:w="489" w:type="pct"/>
            <w:vAlign w:val="center"/>
            <w:hideMark/>
          </w:tcPr>
          <w:p w14:paraId="3A206CBF" w14:textId="77777777" w:rsidR="000B5389" w:rsidRPr="00106D83" w:rsidRDefault="000B5389" w:rsidP="000B5389">
            <w:pPr>
              <w:rPr>
                <w:rFonts w:ascii="Arial" w:hAnsi="Arial" w:cs="Arial"/>
                <w:b/>
                <w:bCs/>
                <w:sz w:val="22"/>
                <w:szCs w:val="22"/>
              </w:rPr>
            </w:pPr>
            <w:r w:rsidRPr="00106D83">
              <w:rPr>
                <w:rFonts w:ascii="Arial" w:hAnsi="Arial" w:cs="Arial"/>
                <w:b/>
                <w:bCs/>
                <w:sz w:val="22"/>
                <w:szCs w:val="22"/>
              </w:rPr>
              <w:t>Grip Force (N)</w:t>
            </w:r>
          </w:p>
          <w:p w14:paraId="79FEB277" w14:textId="08F89ED3" w:rsidR="00CD3A29" w:rsidRPr="00106D83" w:rsidRDefault="00CD3A29" w:rsidP="000B5389">
            <w:pPr>
              <w:rPr>
                <w:rFonts w:ascii="Arial" w:hAnsi="Arial" w:cs="Arial"/>
                <w:b/>
                <w:bCs/>
                <w:sz w:val="22"/>
                <w:szCs w:val="22"/>
              </w:rPr>
            </w:pPr>
            <w:r w:rsidRPr="00106D83">
              <w:rPr>
                <w:rFonts w:ascii="Arial" w:hAnsi="Arial" w:cs="Arial"/>
                <w:sz w:val="22"/>
                <w:szCs w:val="22"/>
              </w:rPr>
              <w:t>Non</w:t>
            </w:r>
            <w:r w:rsidRPr="00106D83">
              <w:rPr>
                <w:rFonts w:ascii="Arial" w:hAnsi="Arial" w:cs="Arial"/>
                <w:sz w:val="22"/>
                <w:szCs w:val="22"/>
              </w:rPr>
              <w:noBreakHyphen/>
              <w:t>RL</w:t>
            </w:r>
          </w:p>
        </w:tc>
        <w:tc>
          <w:tcPr>
            <w:tcW w:w="540" w:type="pct"/>
            <w:vAlign w:val="center"/>
            <w:hideMark/>
          </w:tcPr>
          <w:p w14:paraId="28AE2EAD" w14:textId="77777777" w:rsidR="00CD3A29" w:rsidRPr="00106D83" w:rsidRDefault="00CD3A29" w:rsidP="00CD3A29">
            <w:pPr>
              <w:rPr>
                <w:rFonts w:ascii="Arial" w:hAnsi="Arial" w:cs="Arial"/>
                <w:b/>
                <w:bCs/>
                <w:sz w:val="22"/>
                <w:szCs w:val="22"/>
              </w:rPr>
            </w:pPr>
            <w:r w:rsidRPr="00106D83">
              <w:rPr>
                <w:rFonts w:ascii="Arial" w:hAnsi="Arial" w:cs="Arial"/>
                <w:b/>
                <w:bCs/>
                <w:sz w:val="22"/>
                <w:szCs w:val="22"/>
              </w:rPr>
              <w:t>Grip Force (N)</w:t>
            </w:r>
          </w:p>
          <w:p w14:paraId="3B116B94" w14:textId="6CC39028" w:rsidR="000B5389" w:rsidRPr="00106D83" w:rsidRDefault="00CD3A29" w:rsidP="00CD3A29">
            <w:pPr>
              <w:rPr>
                <w:rFonts w:ascii="Arial" w:hAnsi="Arial" w:cs="Arial"/>
                <w:b/>
                <w:bCs/>
                <w:sz w:val="22"/>
                <w:szCs w:val="22"/>
              </w:rPr>
            </w:pPr>
            <w:r w:rsidRPr="00106D83">
              <w:rPr>
                <w:rFonts w:ascii="Arial" w:hAnsi="Arial" w:cs="Arial"/>
                <w:sz w:val="22"/>
                <w:szCs w:val="22"/>
              </w:rPr>
              <w:t>RL</w:t>
            </w:r>
          </w:p>
        </w:tc>
        <w:tc>
          <w:tcPr>
            <w:tcW w:w="513" w:type="pct"/>
            <w:vAlign w:val="center"/>
            <w:hideMark/>
          </w:tcPr>
          <w:p w14:paraId="2658D945" w14:textId="60988965" w:rsidR="000B5389" w:rsidRPr="00106D83" w:rsidRDefault="00CD3A29" w:rsidP="000B5389">
            <w:pPr>
              <w:rPr>
                <w:rFonts w:ascii="Arial" w:hAnsi="Arial" w:cs="Arial"/>
                <w:b/>
                <w:bCs/>
                <w:sz w:val="22"/>
                <w:szCs w:val="22"/>
              </w:rPr>
            </w:pPr>
            <w:r w:rsidRPr="00106D83">
              <w:rPr>
                <w:rFonts w:ascii="Arial" w:hAnsi="Arial" w:cs="Arial"/>
                <w:b/>
                <w:bCs/>
                <w:sz w:val="22"/>
                <w:szCs w:val="22"/>
              </w:rPr>
              <w:t>p</w:t>
            </w:r>
            <w:r w:rsidRPr="00106D83">
              <w:rPr>
                <w:rFonts w:ascii="Arial" w:hAnsi="Arial" w:cs="Arial"/>
                <w:b/>
                <w:bCs/>
                <w:sz w:val="22"/>
                <w:szCs w:val="22"/>
              </w:rPr>
              <w:noBreakHyphen/>
              <w:t>value</w:t>
            </w:r>
          </w:p>
        </w:tc>
        <w:tc>
          <w:tcPr>
            <w:tcW w:w="901" w:type="pct"/>
            <w:vAlign w:val="center"/>
            <w:hideMark/>
          </w:tcPr>
          <w:p w14:paraId="3993F100" w14:textId="07E26088" w:rsidR="000B5389" w:rsidRPr="00106D83" w:rsidRDefault="000B5389" w:rsidP="000B5389">
            <w:pPr>
              <w:rPr>
                <w:rFonts w:ascii="Arial" w:hAnsi="Arial" w:cs="Arial"/>
                <w:b/>
                <w:bCs/>
                <w:sz w:val="22"/>
                <w:szCs w:val="22"/>
              </w:rPr>
            </w:pPr>
            <w:r w:rsidRPr="00106D83">
              <w:rPr>
                <w:rFonts w:ascii="Arial" w:hAnsi="Arial" w:cs="Arial"/>
                <w:b/>
                <w:bCs/>
                <w:sz w:val="22"/>
                <w:szCs w:val="22"/>
              </w:rPr>
              <w:t>Slip (m)</w:t>
            </w:r>
            <w:r w:rsidR="00CD3A29" w:rsidRPr="00106D83">
              <w:rPr>
                <w:rFonts w:ascii="Arial" w:hAnsi="Arial" w:cs="Arial"/>
                <w:b/>
                <w:bCs/>
                <w:sz w:val="22"/>
                <w:szCs w:val="22"/>
              </w:rPr>
              <w:t xml:space="preserve"> </w:t>
            </w:r>
            <w:r w:rsidR="00CD3A29" w:rsidRPr="00106D83">
              <w:rPr>
                <w:rFonts w:ascii="Arial" w:hAnsi="Arial" w:cs="Arial"/>
                <w:sz w:val="22"/>
                <w:szCs w:val="22"/>
              </w:rPr>
              <w:t>Non</w:t>
            </w:r>
            <w:r w:rsidR="00CD3A29" w:rsidRPr="00106D83">
              <w:rPr>
                <w:rFonts w:ascii="Arial" w:hAnsi="Arial" w:cs="Arial"/>
                <w:sz w:val="22"/>
                <w:szCs w:val="22"/>
              </w:rPr>
              <w:noBreakHyphen/>
              <w:t>RL</w:t>
            </w:r>
          </w:p>
        </w:tc>
        <w:tc>
          <w:tcPr>
            <w:tcW w:w="1058" w:type="pct"/>
            <w:vAlign w:val="center"/>
            <w:hideMark/>
          </w:tcPr>
          <w:p w14:paraId="7B916B08" w14:textId="2B4A14E4" w:rsidR="000B5389" w:rsidRPr="00106D83" w:rsidRDefault="00CD3A29" w:rsidP="000B5389">
            <w:pPr>
              <w:rPr>
                <w:rFonts w:ascii="Arial" w:hAnsi="Arial" w:cs="Arial"/>
                <w:b/>
                <w:bCs/>
                <w:sz w:val="22"/>
                <w:szCs w:val="22"/>
              </w:rPr>
            </w:pPr>
            <w:r w:rsidRPr="00106D83">
              <w:rPr>
                <w:rFonts w:ascii="Arial" w:hAnsi="Arial" w:cs="Arial"/>
                <w:b/>
                <w:bCs/>
                <w:sz w:val="22"/>
                <w:szCs w:val="22"/>
              </w:rPr>
              <w:t xml:space="preserve">Slip (m) </w:t>
            </w:r>
            <w:r w:rsidRPr="00106D83">
              <w:rPr>
                <w:rFonts w:ascii="Arial" w:hAnsi="Arial" w:cs="Arial"/>
                <w:sz w:val="22"/>
                <w:szCs w:val="22"/>
              </w:rPr>
              <w:t>RL</w:t>
            </w:r>
          </w:p>
        </w:tc>
        <w:tc>
          <w:tcPr>
            <w:tcW w:w="513" w:type="pct"/>
            <w:vAlign w:val="center"/>
            <w:hideMark/>
          </w:tcPr>
          <w:p w14:paraId="14C4108A" w14:textId="072CEA88" w:rsidR="000B5389" w:rsidRPr="00106D83" w:rsidRDefault="00CD3A29" w:rsidP="000B5389">
            <w:pPr>
              <w:rPr>
                <w:rFonts w:ascii="Arial" w:hAnsi="Arial" w:cs="Arial"/>
                <w:b/>
                <w:bCs/>
                <w:sz w:val="22"/>
                <w:szCs w:val="22"/>
              </w:rPr>
            </w:pPr>
            <w:r w:rsidRPr="00106D83">
              <w:rPr>
                <w:rFonts w:ascii="Arial" w:hAnsi="Arial" w:cs="Arial"/>
                <w:b/>
                <w:bCs/>
                <w:sz w:val="22"/>
                <w:szCs w:val="22"/>
              </w:rPr>
              <w:t>p</w:t>
            </w:r>
            <w:r w:rsidRPr="00106D83">
              <w:rPr>
                <w:rFonts w:ascii="Arial" w:hAnsi="Arial" w:cs="Arial"/>
                <w:b/>
                <w:bCs/>
                <w:sz w:val="22"/>
                <w:szCs w:val="22"/>
              </w:rPr>
              <w:noBreakHyphen/>
              <w:t>value</w:t>
            </w:r>
          </w:p>
        </w:tc>
      </w:tr>
      <w:tr w:rsidR="001156DF" w:rsidRPr="00106D83" w14:paraId="12AEE641" w14:textId="77777777" w:rsidTr="008C23FB">
        <w:trPr>
          <w:trHeight w:val="300"/>
          <w:tblCellSpacing w:w="15" w:type="dxa"/>
        </w:trPr>
        <w:tc>
          <w:tcPr>
            <w:tcW w:w="473" w:type="pct"/>
            <w:vAlign w:val="center"/>
            <w:hideMark/>
          </w:tcPr>
          <w:p w14:paraId="6D52D9BC" w14:textId="77777777" w:rsidR="000B5389" w:rsidRPr="00106D83" w:rsidRDefault="000B5389" w:rsidP="000B5389">
            <w:pPr>
              <w:rPr>
                <w:rFonts w:ascii="Arial" w:hAnsi="Arial" w:cs="Arial"/>
                <w:sz w:val="18"/>
                <w:szCs w:val="18"/>
              </w:rPr>
            </w:pPr>
            <w:r w:rsidRPr="00106D83">
              <w:rPr>
                <w:rFonts w:ascii="Arial" w:hAnsi="Arial" w:cs="Arial"/>
                <w:b/>
                <w:bCs/>
                <w:sz w:val="18"/>
                <w:szCs w:val="18"/>
              </w:rPr>
              <w:t>Plastic Cup</w:t>
            </w:r>
          </w:p>
        </w:tc>
        <w:tc>
          <w:tcPr>
            <w:tcW w:w="377" w:type="pct"/>
            <w:vAlign w:val="center"/>
            <w:hideMark/>
          </w:tcPr>
          <w:p w14:paraId="1E77E075" w14:textId="77777777" w:rsidR="000B5389" w:rsidRPr="00106D83" w:rsidRDefault="000B5389" w:rsidP="000B5389">
            <w:pPr>
              <w:rPr>
                <w:rFonts w:ascii="Arial" w:hAnsi="Arial" w:cs="Arial"/>
                <w:sz w:val="18"/>
                <w:szCs w:val="18"/>
              </w:rPr>
            </w:pPr>
            <w:r w:rsidRPr="00106D83">
              <w:rPr>
                <w:rFonts w:ascii="Arial" w:hAnsi="Arial" w:cs="Arial"/>
                <w:sz w:val="18"/>
                <w:szCs w:val="18"/>
              </w:rPr>
              <w:t>Empty</w:t>
            </w:r>
          </w:p>
        </w:tc>
        <w:tc>
          <w:tcPr>
            <w:tcW w:w="489" w:type="pct"/>
            <w:vAlign w:val="center"/>
            <w:hideMark/>
          </w:tcPr>
          <w:p w14:paraId="77EAB634" w14:textId="77777777" w:rsidR="000B5389" w:rsidRPr="00106D83" w:rsidRDefault="000B5389" w:rsidP="000B5389">
            <w:pPr>
              <w:rPr>
                <w:rFonts w:ascii="Arial" w:hAnsi="Arial" w:cs="Arial"/>
                <w:sz w:val="16"/>
                <w:szCs w:val="16"/>
              </w:rPr>
            </w:pPr>
            <w:r w:rsidRPr="00106D83">
              <w:rPr>
                <w:rFonts w:ascii="Arial" w:hAnsi="Arial" w:cs="Arial"/>
                <w:sz w:val="16"/>
                <w:szCs w:val="16"/>
              </w:rPr>
              <w:t>29.8 ± 10.6</w:t>
            </w:r>
          </w:p>
        </w:tc>
        <w:tc>
          <w:tcPr>
            <w:tcW w:w="540" w:type="pct"/>
            <w:vAlign w:val="center"/>
            <w:hideMark/>
          </w:tcPr>
          <w:p w14:paraId="025CD098" w14:textId="77777777" w:rsidR="000B5389" w:rsidRPr="00106D83" w:rsidRDefault="000B5389" w:rsidP="000B5389">
            <w:pPr>
              <w:rPr>
                <w:rFonts w:ascii="Arial" w:hAnsi="Arial" w:cs="Arial"/>
                <w:sz w:val="16"/>
                <w:szCs w:val="16"/>
              </w:rPr>
            </w:pPr>
            <w:r w:rsidRPr="00106D83">
              <w:rPr>
                <w:rFonts w:ascii="Arial" w:hAnsi="Arial" w:cs="Arial"/>
                <w:sz w:val="16"/>
                <w:szCs w:val="16"/>
              </w:rPr>
              <w:t>26.9 ± 4.24</w:t>
            </w:r>
          </w:p>
        </w:tc>
        <w:tc>
          <w:tcPr>
            <w:tcW w:w="513" w:type="pct"/>
            <w:vAlign w:val="center"/>
            <w:hideMark/>
          </w:tcPr>
          <w:p w14:paraId="3DBB19AE" w14:textId="77777777" w:rsidR="000B5389" w:rsidRPr="00106D83" w:rsidRDefault="000B5389" w:rsidP="000B5389">
            <w:pPr>
              <w:rPr>
                <w:rFonts w:ascii="Arial" w:hAnsi="Arial" w:cs="Arial"/>
                <w:sz w:val="16"/>
                <w:szCs w:val="16"/>
              </w:rPr>
            </w:pPr>
            <w:r w:rsidRPr="00106D83">
              <w:rPr>
                <w:rFonts w:ascii="Arial" w:hAnsi="Arial" w:cs="Arial"/>
                <w:sz w:val="16"/>
                <w:szCs w:val="16"/>
              </w:rPr>
              <w:t>2.42 × 10</w:t>
            </w:r>
            <w:r w:rsidRPr="00106D83">
              <w:rPr>
                <w:rFonts w:ascii="Cambria Math" w:hAnsi="Cambria Math" w:cs="Cambria Math"/>
                <w:sz w:val="16"/>
                <w:szCs w:val="16"/>
              </w:rPr>
              <w:t>⁻</w:t>
            </w:r>
            <w:r w:rsidRPr="00106D83">
              <w:rPr>
                <w:rFonts w:ascii="Arial" w:hAnsi="Arial" w:cs="Arial"/>
                <w:sz w:val="16"/>
                <w:szCs w:val="16"/>
              </w:rPr>
              <w:t>²</w:t>
            </w:r>
          </w:p>
        </w:tc>
        <w:tc>
          <w:tcPr>
            <w:tcW w:w="901" w:type="pct"/>
            <w:vAlign w:val="center"/>
            <w:hideMark/>
          </w:tcPr>
          <w:p w14:paraId="4DD50679" w14:textId="77777777" w:rsidR="000B5389" w:rsidRPr="00106D83" w:rsidRDefault="000B5389" w:rsidP="000B5389">
            <w:pPr>
              <w:rPr>
                <w:rFonts w:ascii="Arial" w:hAnsi="Arial" w:cs="Arial"/>
                <w:sz w:val="16"/>
                <w:szCs w:val="16"/>
              </w:rPr>
            </w:pPr>
            <w:commentRangeStart w:id="237"/>
            <w:r w:rsidRPr="00106D83">
              <w:rPr>
                <w:rFonts w:ascii="Arial" w:hAnsi="Arial" w:cs="Arial"/>
                <w:sz w:val="16"/>
                <w:szCs w:val="16"/>
              </w:rPr>
              <w:t>0.00338 ± 0.00604</w:t>
            </w:r>
            <w:commentRangeEnd w:id="237"/>
            <w:r w:rsidR="00E80E70" w:rsidRPr="00106D83">
              <w:rPr>
                <w:rStyle w:val="CommentReference"/>
                <w:rFonts w:ascii="Arial" w:hAnsi="Arial" w:cs="Arial"/>
              </w:rPr>
              <w:commentReference w:id="237"/>
            </w:r>
          </w:p>
        </w:tc>
        <w:tc>
          <w:tcPr>
            <w:tcW w:w="1058" w:type="pct"/>
            <w:vAlign w:val="center"/>
            <w:hideMark/>
          </w:tcPr>
          <w:p w14:paraId="00662DC5" w14:textId="77777777" w:rsidR="000B5389" w:rsidRPr="00106D83" w:rsidRDefault="000B5389" w:rsidP="000B5389">
            <w:pPr>
              <w:rPr>
                <w:rFonts w:ascii="Arial" w:hAnsi="Arial" w:cs="Arial"/>
                <w:sz w:val="16"/>
                <w:szCs w:val="16"/>
              </w:rPr>
            </w:pPr>
            <w:r w:rsidRPr="00106D83">
              <w:rPr>
                <w:rFonts w:ascii="Arial" w:hAnsi="Arial" w:cs="Arial"/>
                <w:sz w:val="16"/>
                <w:szCs w:val="16"/>
              </w:rPr>
              <w:t>0.00047 ± 0.00069</w:t>
            </w:r>
          </w:p>
        </w:tc>
        <w:tc>
          <w:tcPr>
            <w:tcW w:w="513" w:type="pct"/>
            <w:vAlign w:val="center"/>
            <w:hideMark/>
          </w:tcPr>
          <w:p w14:paraId="6AF6A1ED" w14:textId="77777777" w:rsidR="000B5389" w:rsidRPr="00106D83" w:rsidRDefault="000B5389" w:rsidP="000B5389">
            <w:pPr>
              <w:rPr>
                <w:rFonts w:ascii="Arial" w:hAnsi="Arial" w:cs="Arial"/>
                <w:sz w:val="16"/>
                <w:szCs w:val="16"/>
              </w:rPr>
            </w:pPr>
            <w:r w:rsidRPr="00106D83">
              <w:rPr>
                <w:rFonts w:ascii="Arial" w:hAnsi="Arial" w:cs="Arial"/>
                <w:sz w:val="16"/>
                <w:szCs w:val="16"/>
              </w:rPr>
              <w:t>&lt; 1 × 10</w:t>
            </w:r>
            <w:r w:rsidRPr="00106D83">
              <w:rPr>
                <w:rFonts w:ascii="Cambria Math" w:hAnsi="Cambria Math" w:cs="Cambria Math"/>
                <w:sz w:val="16"/>
                <w:szCs w:val="16"/>
              </w:rPr>
              <w:t>⁻</w:t>
            </w:r>
            <w:r w:rsidRPr="00106D83">
              <w:rPr>
                <w:rFonts w:ascii="Arial" w:hAnsi="Arial" w:cs="Arial"/>
                <w:sz w:val="16"/>
                <w:szCs w:val="16"/>
              </w:rPr>
              <w:t>⁴</w:t>
            </w:r>
          </w:p>
        </w:tc>
      </w:tr>
      <w:tr w:rsidR="001156DF" w:rsidRPr="00106D83" w14:paraId="09B54ACD" w14:textId="77777777" w:rsidTr="008C23FB">
        <w:trPr>
          <w:trHeight w:val="300"/>
          <w:tblCellSpacing w:w="15" w:type="dxa"/>
        </w:trPr>
        <w:tc>
          <w:tcPr>
            <w:tcW w:w="473" w:type="pct"/>
            <w:vAlign w:val="center"/>
            <w:hideMark/>
          </w:tcPr>
          <w:p w14:paraId="5AC415B7" w14:textId="0A3E77CB" w:rsidR="000B5389" w:rsidRPr="00106D83" w:rsidRDefault="00CD3A29" w:rsidP="000B5389">
            <w:pPr>
              <w:rPr>
                <w:rFonts w:ascii="Arial" w:hAnsi="Arial" w:cs="Arial"/>
                <w:sz w:val="18"/>
                <w:szCs w:val="18"/>
              </w:rPr>
            </w:pPr>
            <w:r w:rsidRPr="00106D83">
              <w:rPr>
                <w:rFonts w:ascii="Arial" w:hAnsi="Arial" w:cs="Arial"/>
                <w:b/>
                <w:bCs/>
                <w:sz w:val="18"/>
                <w:szCs w:val="18"/>
              </w:rPr>
              <w:t>Plastic Cup</w:t>
            </w:r>
          </w:p>
        </w:tc>
        <w:tc>
          <w:tcPr>
            <w:tcW w:w="377" w:type="pct"/>
            <w:vAlign w:val="center"/>
            <w:hideMark/>
          </w:tcPr>
          <w:p w14:paraId="2F81FFF9" w14:textId="77777777" w:rsidR="000B5389" w:rsidRPr="00106D83" w:rsidRDefault="000B5389" w:rsidP="000B5389">
            <w:pPr>
              <w:rPr>
                <w:rFonts w:ascii="Arial" w:hAnsi="Arial" w:cs="Arial"/>
                <w:sz w:val="18"/>
                <w:szCs w:val="18"/>
              </w:rPr>
            </w:pPr>
            <w:r w:rsidRPr="00106D83">
              <w:rPr>
                <w:rFonts w:ascii="Arial" w:hAnsi="Arial" w:cs="Arial"/>
                <w:sz w:val="18"/>
                <w:szCs w:val="18"/>
              </w:rPr>
              <w:t>Full</w:t>
            </w:r>
          </w:p>
        </w:tc>
        <w:tc>
          <w:tcPr>
            <w:tcW w:w="489" w:type="pct"/>
            <w:vAlign w:val="center"/>
            <w:hideMark/>
          </w:tcPr>
          <w:p w14:paraId="2945BBEA" w14:textId="77777777" w:rsidR="000B5389" w:rsidRPr="00106D83" w:rsidRDefault="000B5389" w:rsidP="000B5389">
            <w:pPr>
              <w:rPr>
                <w:rFonts w:ascii="Arial" w:hAnsi="Arial" w:cs="Arial"/>
                <w:sz w:val="16"/>
                <w:szCs w:val="16"/>
              </w:rPr>
            </w:pPr>
            <w:r w:rsidRPr="00106D83">
              <w:rPr>
                <w:rFonts w:ascii="Arial" w:hAnsi="Arial" w:cs="Arial"/>
                <w:sz w:val="16"/>
                <w:szCs w:val="16"/>
              </w:rPr>
              <w:t>703 ± 271</w:t>
            </w:r>
          </w:p>
        </w:tc>
        <w:tc>
          <w:tcPr>
            <w:tcW w:w="540" w:type="pct"/>
            <w:vAlign w:val="center"/>
            <w:hideMark/>
          </w:tcPr>
          <w:p w14:paraId="7346CC48" w14:textId="77777777" w:rsidR="000B5389" w:rsidRPr="00106D83" w:rsidRDefault="000B5389" w:rsidP="000B5389">
            <w:pPr>
              <w:rPr>
                <w:rFonts w:ascii="Arial" w:hAnsi="Arial" w:cs="Arial"/>
                <w:sz w:val="16"/>
                <w:szCs w:val="16"/>
              </w:rPr>
            </w:pPr>
            <w:r w:rsidRPr="00106D83">
              <w:rPr>
                <w:rFonts w:ascii="Arial" w:hAnsi="Arial" w:cs="Arial"/>
                <w:sz w:val="16"/>
                <w:szCs w:val="16"/>
              </w:rPr>
              <w:t>565 ± 3.91</w:t>
            </w:r>
          </w:p>
        </w:tc>
        <w:tc>
          <w:tcPr>
            <w:tcW w:w="513" w:type="pct"/>
            <w:vAlign w:val="center"/>
            <w:hideMark/>
          </w:tcPr>
          <w:p w14:paraId="7E17E2E9" w14:textId="77777777" w:rsidR="000B5389" w:rsidRPr="00106D83" w:rsidRDefault="000B5389" w:rsidP="000B5389">
            <w:pPr>
              <w:rPr>
                <w:rFonts w:ascii="Arial" w:hAnsi="Arial" w:cs="Arial"/>
                <w:sz w:val="16"/>
                <w:szCs w:val="16"/>
              </w:rPr>
            </w:pPr>
            <w:r w:rsidRPr="00106D83">
              <w:rPr>
                <w:rFonts w:ascii="Arial" w:hAnsi="Arial" w:cs="Arial"/>
                <w:sz w:val="16"/>
                <w:szCs w:val="16"/>
              </w:rPr>
              <w:t>1.52 × 10</w:t>
            </w:r>
            <w:r w:rsidRPr="00106D83">
              <w:rPr>
                <w:rFonts w:ascii="Cambria Math" w:hAnsi="Cambria Math" w:cs="Cambria Math"/>
                <w:sz w:val="16"/>
                <w:szCs w:val="16"/>
              </w:rPr>
              <w:t>⁻</w:t>
            </w:r>
            <w:r w:rsidRPr="00106D83">
              <w:rPr>
                <w:rFonts w:ascii="Arial" w:hAnsi="Arial" w:cs="Arial"/>
                <w:sz w:val="16"/>
                <w:szCs w:val="16"/>
              </w:rPr>
              <w:t>³</w:t>
            </w:r>
          </w:p>
        </w:tc>
        <w:tc>
          <w:tcPr>
            <w:tcW w:w="901" w:type="pct"/>
            <w:vAlign w:val="center"/>
            <w:hideMark/>
          </w:tcPr>
          <w:p w14:paraId="7568EF1D" w14:textId="77777777" w:rsidR="000B5389" w:rsidRPr="00106D83" w:rsidRDefault="000B5389" w:rsidP="000B5389">
            <w:pPr>
              <w:rPr>
                <w:rFonts w:ascii="Arial" w:hAnsi="Arial" w:cs="Arial"/>
                <w:sz w:val="16"/>
                <w:szCs w:val="16"/>
              </w:rPr>
            </w:pPr>
            <w:r w:rsidRPr="00106D83">
              <w:rPr>
                <w:rFonts w:ascii="Arial" w:hAnsi="Arial" w:cs="Arial"/>
                <w:sz w:val="16"/>
                <w:szCs w:val="16"/>
              </w:rPr>
              <w:t>0.000527 ± 0.000309</w:t>
            </w:r>
          </w:p>
        </w:tc>
        <w:tc>
          <w:tcPr>
            <w:tcW w:w="1058" w:type="pct"/>
            <w:vAlign w:val="center"/>
            <w:hideMark/>
          </w:tcPr>
          <w:p w14:paraId="55AA3015" w14:textId="77777777" w:rsidR="000B5389" w:rsidRPr="00106D83" w:rsidRDefault="000B5389" w:rsidP="000B5389">
            <w:pPr>
              <w:rPr>
                <w:rFonts w:ascii="Arial" w:hAnsi="Arial" w:cs="Arial"/>
                <w:sz w:val="16"/>
                <w:szCs w:val="16"/>
              </w:rPr>
            </w:pPr>
            <w:r w:rsidRPr="00106D83">
              <w:rPr>
                <w:rFonts w:ascii="Arial" w:hAnsi="Arial" w:cs="Arial"/>
                <w:sz w:val="16"/>
                <w:szCs w:val="16"/>
              </w:rPr>
              <w:t>0.0000658 ± 0.00000185</w:t>
            </w:r>
          </w:p>
        </w:tc>
        <w:tc>
          <w:tcPr>
            <w:tcW w:w="513" w:type="pct"/>
            <w:vAlign w:val="center"/>
            <w:hideMark/>
          </w:tcPr>
          <w:p w14:paraId="7D037BE7" w14:textId="77777777" w:rsidR="000B5389" w:rsidRPr="00106D83" w:rsidRDefault="000B5389" w:rsidP="000B5389">
            <w:pPr>
              <w:rPr>
                <w:rFonts w:ascii="Arial" w:hAnsi="Arial" w:cs="Arial"/>
                <w:sz w:val="16"/>
                <w:szCs w:val="16"/>
              </w:rPr>
            </w:pPr>
            <w:r w:rsidRPr="00106D83">
              <w:rPr>
                <w:rFonts w:ascii="Arial" w:hAnsi="Arial" w:cs="Arial"/>
                <w:sz w:val="16"/>
                <w:szCs w:val="16"/>
              </w:rPr>
              <w:t>3.34 × 10</w:t>
            </w:r>
            <w:r w:rsidRPr="00106D83">
              <w:rPr>
                <w:rFonts w:ascii="Cambria Math" w:hAnsi="Cambria Math" w:cs="Cambria Math"/>
                <w:sz w:val="16"/>
                <w:szCs w:val="16"/>
              </w:rPr>
              <w:t>⁻</w:t>
            </w:r>
            <w:r w:rsidRPr="00106D83">
              <w:rPr>
                <w:rFonts w:ascii="Arial" w:hAnsi="Arial" w:cs="Arial"/>
                <w:sz w:val="16"/>
                <w:szCs w:val="16"/>
              </w:rPr>
              <w:t>¹¹</w:t>
            </w:r>
          </w:p>
        </w:tc>
      </w:tr>
      <w:tr w:rsidR="001156DF" w:rsidRPr="00106D83" w14:paraId="4866A213" w14:textId="77777777" w:rsidTr="008C23FB">
        <w:trPr>
          <w:trHeight w:val="300"/>
          <w:tblCellSpacing w:w="15" w:type="dxa"/>
        </w:trPr>
        <w:tc>
          <w:tcPr>
            <w:tcW w:w="473" w:type="pct"/>
            <w:vAlign w:val="center"/>
            <w:hideMark/>
          </w:tcPr>
          <w:p w14:paraId="0B0353F2" w14:textId="77777777" w:rsidR="000B5389" w:rsidRPr="00106D83" w:rsidRDefault="000B5389" w:rsidP="000B5389">
            <w:pPr>
              <w:rPr>
                <w:rFonts w:ascii="Arial" w:hAnsi="Arial" w:cs="Arial"/>
                <w:sz w:val="18"/>
                <w:szCs w:val="18"/>
              </w:rPr>
            </w:pPr>
            <w:r w:rsidRPr="00106D83">
              <w:rPr>
                <w:rFonts w:ascii="Arial" w:hAnsi="Arial" w:cs="Arial"/>
                <w:b/>
                <w:bCs/>
                <w:sz w:val="18"/>
                <w:szCs w:val="18"/>
              </w:rPr>
              <w:t>Glass</w:t>
            </w:r>
          </w:p>
        </w:tc>
        <w:tc>
          <w:tcPr>
            <w:tcW w:w="377" w:type="pct"/>
            <w:vAlign w:val="center"/>
            <w:hideMark/>
          </w:tcPr>
          <w:p w14:paraId="19B82A9B" w14:textId="77777777" w:rsidR="000B5389" w:rsidRPr="00106D83" w:rsidRDefault="000B5389" w:rsidP="000B5389">
            <w:pPr>
              <w:rPr>
                <w:rFonts w:ascii="Arial" w:hAnsi="Arial" w:cs="Arial"/>
                <w:sz w:val="18"/>
                <w:szCs w:val="18"/>
              </w:rPr>
            </w:pPr>
            <w:r w:rsidRPr="00106D83">
              <w:rPr>
                <w:rFonts w:ascii="Arial" w:hAnsi="Arial" w:cs="Arial"/>
                <w:sz w:val="18"/>
                <w:szCs w:val="18"/>
              </w:rPr>
              <w:t>Empty</w:t>
            </w:r>
          </w:p>
        </w:tc>
        <w:tc>
          <w:tcPr>
            <w:tcW w:w="489" w:type="pct"/>
            <w:vAlign w:val="center"/>
            <w:hideMark/>
          </w:tcPr>
          <w:p w14:paraId="49473EEB" w14:textId="77777777" w:rsidR="000B5389" w:rsidRPr="00106D83" w:rsidRDefault="000B5389" w:rsidP="000B5389">
            <w:pPr>
              <w:rPr>
                <w:rFonts w:ascii="Arial" w:hAnsi="Arial" w:cs="Arial"/>
                <w:sz w:val="16"/>
                <w:szCs w:val="16"/>
              </w:rPr>
            </w:pPr>
            <w:r w:rsidRPr="00106D83">
              <w:rPr>
                <w:rFonts w:ascii="Arial" w:hAnsi="Arial" w:cs="Arial"/>
                <w:sz w:val="16"/>
                <w:szCs w:val="16"/>
              </w:rPr>
              <w:t>300 ± 247</w:t>
            </w:r>
          </w:p>
        </w:tc>
        <w:tc>
          <w:tcPr>
            <w:tcW w:w="540" w:type="pct"/>
            <w:vAlign w:val="center"/>
            <w:hideMark/>
          </w:tcPr>
          <w:p w14:paraId="4D45A991" w14:textId="77777777" w:rsidR="000B5389" w:rsidRPr="00106D83" w:rsidRDefault="000B5389" w:rsidP="000B5389">
            <w:pPr>
              <w:rPr>
                <w:rFonts w:ascii="Arial" w:hAnsi="Arial" w:cs="Arial"/>
                <w:sz w:val="16"/>
                <w:szCs w:val="16"/>
              </w:rPr>
            </w:pPr>
            <w:r w:rsidRPr="00106D83">
              <w:rPr>
                <w:rFonts w:ascii="Arial" w:hAnsi="Arial" w:cs="Arial"/>
                <w:sz w:val="16"/>
                <w:szCs w:val="16"/>
              </w:rPr>
              <w:t>1120 ± 5.06</w:t>
            </w:r>
          </w:p>
        </w:tc>
        <w:tc>
          <w:tcPr>
            <w:tcW w:w="513" w:type="pct"/>
            <w:vAlign w:val="center"/>
            <w:hideMark/>
          </w:tcPr>
          <w:p w14:paraId="0487049C" w14:textId="77777777" w:rsidR="000B5389" w:rsidRPr="00106D83" w:rsidRDefault="000B5389" w:rsidP="000B5389">
            <w:pPr>
              <w:rPr>
                <w:rFonts w:ascii="Arial" w:hAnsi="Arial" w:cs="Arial"/>
                <w:sz w:val="16"/>
                <w:szCs w:val="16"/>
              </w:rPr>
            </w:pPr>
            <w:r w:rsidRPr="00106D83">
              <w:rPr>
                <w:rFonts w:ascii="Arial" w:hAnsi="Arial" w:cs="Arial"/>
                <w:sz w:val="16"/>
                <w:szCs w:val="16"/>
              </w:rPr>
              <w:t>3.02 × 10</w:t>
            </w:r>
            <w:r w:rsidRPr="00106D83">
              <w:rPr>
                <w:rFonts w:ascii="Cambria Math" w:hAnsi="Cambria Math" w:cs="Cambria Math"/>
                <w:sz w:val="16"/>
                <w:szCs w:val="16"/>
              </w:rPr>
              <w:t>⁻</w:t>
            </w:r>
            <w:r w:rsidRPr="00106D83">
              <w:rPr>
                <w:rFonts w:ascii="Arial" w:hAnsi="Arial" w:cs="Arial"/>
                <w:sz w:val="16"/>
                <w:szCs w:val="16"/>
              </w:rPr>
              <w:t>¹¹</w:t>
            </w:r>
          </w:p>
        </w:tc>
        <w:tc>
          <w:tcPr>
            <w:tcW w:w="901" w:type="pct"/>
            <w:vAlign w:val="center"/>
            <w:hideMark/>
          </w:tcPr>
          <w:p w14:paraId="4AC87B7C" w14:textId="77777777" w:rsidR="000B5389" w:rsidRPr="00106D83" w:rsidRDefault="000B5389" w:rsidP="000B5389">
            <w:pPr>
              <w:rPr>
                <w:rFonts w:ascii="Arial" w:hAnsi="Arial" w:cs="Arial"/>
                <w:sz w:val="16"/>
                <w:szCs w:val="16"/>
              </w:rPr>
            </w:pPr>
            <w:r w:rsidRPr="00106D83">
              <w:rPr>
                <w:rFonts w:ascii="Arial" w:hAnsi="Arial" w:cs="Arial"/>
                <w:sz w:val="16"/>
                <w:szCs w:val="16"/>
              </w:rPr>
              <w:t>0.000888 ± 0.00109</w:t>
            </w:r>
          </w:p>
        </w:tc>
        <w:tc>
          <w:tcPr>
            <w:tcW w:w="1058" w:type="pct"/>
            <w:vAlign w:val="center"/>
            <w:hideMark/>
          </w:tcPr>
          <w:p w14:paraId="08362156" w14:textId="77777777" w:rsidR="000B5389" w:rsidRPr="00106D83" w:rsidRDefault="000B5389" w:rsidP="000B5389">
            <w:pPr>
              <w:rPr>
                <w:rFonts w:ascii="Arial" w:hAnsi="Arial" w:cs="Arial"/>
                <w:sz w:val="16"/>
                <w:szCs w:val="16"/>
              </w:rPr>
            </w:pPr>
            <w:r w:rsidRPr="00106D83">
              <w:rPr>
                <w:rFonts w:ascii="Arial" w:hAnsi="Arial" w:cs="Arial"/>
                <w:sz w:val="16"/>
                <w:szCs w:val="16"/>
              </w:rPr>
              <w:t>0.000885 ± 0.000030</w:t>
            </w:r>
          </w:p>
        </w:tc>
        <w:tc>
          <w:tcPr>
            <w:tcW w:w="513" w:type="pct"/>
            <w:vAlign w:val="center"/>
            <w:hideMark/>
          </w:tcPr>
          <w:p w14:paraId="1FA99931" w14:textId="77777777" w:rsidR="000B5389" w:rsidRPr="00106D83" w:rsidRDefault="000B5389" w:rsidP="000B5389">
            <w:pPr>
              <w:rPr>
                <w:rFonts w:ascii="Arial" w:hAnsi="Arial" w:cs="Arial"/>
                <w:sz w:val="16"/>
                <w:szCs w:val="16"/>
              </w:rPr>
            </w:pPr>
            <w:r w:rsidRPr="00106D83">
              <w:rPr>
                <w:rFonts w:ascii="Arial" w:hAnsi="Arial" w:cs="Arial"/>
                <w:sz w:val="16"/>
                <w:szCs w:val="16"/>
              </w:rPr>
              <w:t>3.99 × 10</w:t>
            </w:r>
            <w:r w:rsidRPr="00106D83">
              <w:rPr>
                <w:rFonts w:ascii="Cambria Math" w:hAnsi="Cambria Math" w:cs="Cambria Math"/>
                <w:sz w:val="16"/>
                <w:szCs w:val="16"/>
              </w:rPr>
              <w:t>⁻</w:t>
            </w:r>
            <w:r w:rsidRPr="00106D83">
              <w:rPr>
                <w:rFonts w:ascii="Arial" w:hAnsi="Arial" w:cs="Arial"/>
                <w:sz w:val="16"/>
                <w:szCs w:val="16"/>
              </w:rPr>
              <w:t>⁴</w:t>
            </w:r>
          </w:p>
        </w:tc>
      </w:tr>
      <w:tr w:rsidR="001156DF" w:rsidRPr="00106D83" w14:paraId="3EBF3510" w14:textId="77777777" w:rsidTr="008C23FB">
        <w:trPr>
          <w:trHeight w:val="300"/>
          <w:tblCellSpacing w:w="15" w:type="dxa"/>
        </w:trPr>
        <w:tc>
          <w:tcPr>
            <w:tcW w:w="473" w:type="pct"/>
            <w:vAlign w:val="center"/>
            <w:hideMark/>
          </w:tcPr>
          <w:p w14:paraId="2464925D" w14:textId="64473207" w:rsidR="000B5389" w:rsidRPr="00106D83" w:rsidRDefault="00CD3A29" w:rsidP="000B5389">
            <w:pPr>
              <w:rPr>
                <w:rFonts w:ascii="Arial" w:hAnsi="Arial" w:cs="Arial"/>
                <w:sz w:val="18"/>
                <w:szCs w:val="18"/>
              </w:rPr>
            </w:pPr>
            <w:r w:rsidRPr="00106D83">
              <w:rPr>
                <w:rFonts w:ascii="Arial" w:hAnsi="Arial" w:cs="Arial"/>
                <w:b/>
                <w:bCs/>
                <w:sz w:val="18"/>
                <w:szCs w:val="18"/>
              </w:rPr>
              <w:t>Glass</w:t>
            </w:r>
          </w:p>
        </w:tc>
        <w:tc>
          <w:tcPr>
            <w:tcW w:w="377" w:type="pct"/>
            <w:vAlign w:val="center"/>
            <w:hideMark/>
          </w:tcPr>
          <w:p w14:paraId="414FBCFF" w14:textId="77777777" w:rsidR="000B5389" w:rsidRPr="00106D83" w:rsidRDefault="000B5389" w:rsidP="000B5389">
            <w:pPr>
              <w:rPr>
                <w:rFonts w:ascii="Arial" w:hAnsi="Arial" w:cs="Arial"/>
                <w:sz w:val="18"/>
                <w:szCs w:val="18"/>
              </w:rPr>
            </w:pPr>
            <w:r w:rsidRPr="00106D83">
              <w:rPr>
                <w:rFonts w:ascii="Arial" w:hAnsi="Arial" w:cs="Arial"/>
                <w:sz w:val="18"/>
                <w:szCs w:val="18"/>
              </w:rPr>
              <w:t>Full</w:t>
            </w:r>
          </w:p>
        </w:tc>
        <w:tc>
          <w:tcPr>
            <w:tcW w:w="489" w:type="pct"/>
            <w:vAlign w:val="center"/>
            <w:hideMark/>
          </w:tcPr>
          <w:p w14:paraId="2B1259DB" w14:textId="77777777" w:rsidR="000B5389" w:rsidRPr="00106D83" w:rsidRDefault="000B5389" w:rsidP="000B5389">
            <w:pPr>
              <w:rPr>
                <w:rFonts w:ascii="Arial" w:hAnsi="Arial" w:cs="Arial"/>
                <w:sz w:val="16"/>
                <w:szCs w:val="16"/>
              </w:rPr>
            </w:pPr>
            <w:r w:rsidRPr="00106D83">
              <w:rPr>
                <w:rFonts w:ascii="Arial" w:hAnsi="Arial" w:cs="Arial"/>
                <w:sz w:val="16"/>
                <w:szCs w:val="16"/>
              </w:rPr>
              <w:t>542 ± 237</w:t>
            </w:r>
          </w:p>
        </w:tc>
        <w:tc>
          <w:tcPr>
            <w:tcW w:w="540" w:type="pct"/>
            <w:vAlign w:val="center"/>
            <w:hideMark/>
          </w:tcPr>
          <w:p w14:paraId="7A0DEA84" w14:textId="77777777" w:rsidR="000B5389" w:rsidRPr="00106D83" w:rsidRDefault="000B5389" w:rsidP="000B5389">
            <w:pPr>
              <w:rPr>
                <w:rFonts w:ascii="Arial" w:hAnsi="Arial" w:cs="Arial"/>
                <w:sz w:val="16"/>
                <w:szCs w:val="16"/>
              </w:rPr>
            </w:pPr>
            <w:r w:rsidRPr="00106D83">
              <w:rPr>
                <w:rFonts w:ascii="Arial" w:hAnsi="Arial" w:cs="Arial"/>
                <w:sz w:val="16"/>
                <w:szCs w:val="16"/>
              </w:rPr>
              <w:t>647 ± 152</w:t>
            </w:r>
          </w:p>
        </w:tc>
        <w:tc>
          <w:tcPr>
            <w:tcW w:w="513" w:type="pct"/>
            <w:vAlign w:val="center"/>
            <w:hideMark/>
          </w:tcPr>
          <w:p w14:paraId="02EAC07E" w14:textId="77777777" w:rsidR="000B5389" w:rsidRPr="00106D83" w:rsidRDefault="000B5389" w:rsidP="000B5389">
            <w:pPr>
              <w:rPr>
                <w:rFonts w:ascii="Arial" w:hAnsi="Arial" w:cs="Arial"/>
                <w:sz w:val="16"/>
                <w:szCs w:val="16"/>
              </w:rPr>
            </w:pPr>
            <w:r w:rsidRPr="00106D83">
              <w:rPr>
                <w:rFonts w:ascii="Arial" w:hAnsi="Arial" w:cs="Arial"/>
                <w:sz w:val="16"/>
                <w:szCs w:val="16"/>
              </w:rPr>
              <w:t>1.04 × 10</w:t>
            </w:r>
            <w:r w:rsidRPr="00106D83">
              <w:rPr>
                <w:rFonts w:ascii="Cambria Math" w:hAnsi="Cambria Math" w:cs="Cambria Math"/>
                <w:sz w:val="16"/>
                <w:szCs w:val="16"/>
              </w:rPr>
              <w:t>⁻</w:t>
            </w:r>
            <w:r w:rsidRPr="00106D83">
              <w:rPr>
                <w:rFonts w:ascii="Arial" w:hAnsi="Arial" w:cs="Arial"/>
                <w:sz w:val="16"/>
                <w:szCs w:val="16"/>
              </w:rPr>
              <w:t>⁴</w:t>
            </w:r>
          </w:p>
        </w:tc>
        <w:tc>
          <w:tcPr>
            <w:tcW w:w="901" w:type="pct"/>
            <w:vAlign w:val="center"/>
            <w:hideMark/>
          </w:tcPr>
          <w:p w14:paraId="02E762E4" w14:textId="77777777" w:rsidR="000B5389" w:rsidRPr="00106D83" w:rsidRDefault="000B5389" w:rsidP="000B5389">
            <w:pPr>
              <w:rPr>
                <w:rFonts w:ascii="Arial" w:hAnsi="Arial" w:cs="Arial"/>
                <w:sz w:val="16"/>
                <w:szCs w:val="16"/>
              </w:rPr>
            </w:pPr>
            <w:r w:rsidRPr="00106D83">
              <w:rPr>
                <w:rFonts w:ascii="Arial" w:hAnsi="Arial" w:cs="Arial"/>
                <w:sz w:val="16"/>
                <w:szCs w:val="16"/>
              </w:rPr>
              <w:t>0.000200 ± 0.000212</w:t>
            </w:r>
          </w:p>
        </w:tc>
        <w:tc>
          <w:tcPr>
            <w:tcW w:w="1058" w:type="pct"/>
            <w:vAlign w:val="center"/>
            <w:hideMark/>
          </w:tcPr>
          <w:p w14:paraId="01C97264" w14:textId="77777777" w:rsidR="000B5389" w:rsidRPr="00106D83" w:rsidRDefault="000B5389" w:rsidP="000B5389">
            <w:pPr>
              <w:rPr>
                <w:rFonts w:ascii="Arial" w:hAnsi="Arial" w:cs="Arial"/>
                <w:sz w:val="16"/>
                <w:szCs w:val="16"/>
              </w:rPr>
            </w:pPr>
            <w:r w:rsidRPr="00106D83">
              <w:rPr>
                <w:rFonts w:ascii="Arial" w:hAnsi="Arial" w:cs="Arial"/>
                <w:sz w:val="16"/>
                <w:szCs w:val="16"/>
              </w:rPr>
              <w:t>0.000143 ± 0.000035</w:t>
            </w:r>
          </w:p>
        </w:tc>
        <w:tc>
          <w:tcPr>
            <w:tcW w:w="513" w:type="pct"/>
            <w:vAlign w:val="center"/>
            <w:hideMark/>
          </w:tcPr>
          <w:p w14:paraId="28361B39" w14:textId="77777777" w:rsidR="000B5389" w:rsidRPr="00106D83" w:rsidRDefault="000B5389" w:rsidP="000B5389">
            <w:pPr>
              <w:rPr>
                <w:rFonts w:ascii="Arial" w:hAnsi="Arial" w:cs="Arial"/>
                <w:sz w:val="16"/>
                <w:szCs w:val="16"/>
              </w:rPr>
            </w:pPr>
            <w:r w:rsidRPr="00106D83">
              <w:rPr>
                <w:rFonts w:ascii="Arial" w:hAnsi="Arial" w:cs="Arial"/>
                <w:sz w:val="16"/>
                <w:szCs w:val="16"/>
              </w:rPr>
              <w:t>0.865</w:t>
            </w:r>
          </w:p>
        </w:tc>
      </w:tr>
      <w:tr w:rsidR="001156DF" w:rsidRPr="00106D83" w14:paraId="0E7408A5" w14:textId="77777777" w:rsidTr="008C23FB">
        <w:trPr>
          <w:trHeight w:val="300"/>
          <w:tblCellSpacing w:w="15" w:type="dxa"/>
        </w:trPr>
        <w:tc>
          <w:tcPr>
            <w:tcW w:w="473" w:type="pct"/>
            <w:vAlign w:val="center"/>
            <w:hideMark/>
          </w:tcPr>
          <w:p w14:paraId="486371EE" w14:textId="4035C280" w:rsidR="000B5389" w:rsidRPr="00106D83" w:rsidRDefault="000B5389" w:rsidP="000B5389">
            <w:pPr>
              <w:rPr>
                <w:rFonts w:ascii="Arial" w:hAnsi="Arial" w:cs="Arial"/>
                <w:sz w:val="18"/>
                <w:szCs w:val="18"/>
              </w:rPr>
            </w:pPr>
            <w:r w:rsidRPr="00106D83">
              <w:rPr>
                <w:rFonts w:ascii="Arial" w:hAnsi="Arial" w:cs="Arial"/>
                <w:b/>
                <w:bCs/>
                <w:sz w:val="18"/>
                <w:szCs w:val="18"/>
              </w:rPr>
              <w:t>Ceramic</w:t>
            </w:r>
            <w:r w:rsidR="001832E4" w:rsidRPr="00106D83">
              <w:rPr>
                <w:rFonts w:ascii="Arial" w:hAnsi="Arial" w:cs="Arial"/>
                <w:b/>
                <w:bCs/>
                <w:sz w:val="18"/>
                <w:szCs w:val="18"/>
              </w:rPr>
              <w:t xml:space="preserve"> mug</w:t>
            </w:r>
          </w:p>
        </w:tc>
        <w:tc>
          <w:tcPr>
            <w:tcW w:w="377" w:type="pct"/>
            <w:vAlign w:val="center"/>
            <w:hideMark/>
          </w:tcPr>
          <w:p w14:paraId="2A1681CB" w14:textId="77777777" w:rsidR="000B5389" w:rsidRPr="00106D83" w:rsidRDefault="000B5389" w:rsidP="000B5389">
            <w:pPr>
              <w:rPr>
                <w:rFonts w:ascii="Arial" w:hAnsi="Arial" w:cs="Arial"/>
                <w:sz w:val="18"/>
                <w:szCs w:val="18"/>
              </w:rPr>
            </w:pPr>
            <w:r w:rsidRPr="00106D83">
              <w:rPr>
                <w:rFonts w:ascii="Arial" w:hAnsi="Arial" w:cs="Arial"/>
                <w:sz w:val="18"/>
                <w:szCs w:val="18"/>
              </w:rPr>
              <w:t>Empty</w:t>
            </w:r>
          </w:p>
        </w:tc>
        <w:tc>
          <w:tcPr>
            <w:tcW w:w="489" w:type="pct"/>
            <w:vAlign w:val="center"/>
            <w:hideMark/>
          </w:tcPr>
          <w:p w14:paraId="3C7E036A" w14:textId="77777777" w:rsidR="000B5389" w:rsidRPr="00106D83" w:rsidRDefault="000B5389" w:rsidP="000B5389">
            <w:pPr>
              <w:rPr>
                <w:rFonts w:ascii="Arial" w:hAnsi="Arial" w:cs="Arial"/>
                <w:sz w:val="16"/>
                <w:szCs w:val="16"/>
              </w:rPr>
            </w:pPr>
            <w:r w:rsidRPr="00106D83">
              <w:rPr>
                <w:rFonts w:ascii="Arial" w:hAnsi="Arial" w:cs="Arial"/>
                <w:sz w:val="16"/>
                <w:szCs w:val="16"/>
              </w:rPr>
              <w:t>857 ± 166</w:t>
            </w:r>
          </w:p>
        </w:tc>
        <w:tc>
          <w:tcPr>
            <w:tcW w:w="540" w:type="pct"/>
            <w:vAlign w:val="center"/>
            <w:hideMark/>
          </w:tcPr>
          <w:p w14:paraId="4955DBF7" w14:textId="77777777" w:rsidR="000B5389" w:rsidRPr="00106D83" w:rsidRDefault="000B5389" w:rsidP="000B5389">
            <w:pPr>
              <w:rPr>
                <w:rFonts w:ascii="Arial" w:hAnsi="Arial" w:cs="Arial"/>
                <w:sz w:val="16"/>
                <w:szCs w:val="16"/>
              </w:rPr>
            </w:pPr>
            <w:r w:rsidRPr="00106D83">
              <w:rPr>
                <w:rFonts w:ascii="Arial" w:hAnsi="Arial" w:cs="Arial"/>
                <w:sz w:val="16"/>
                <w:szCs w:val="16"/>
              </w:rPr>
              <w:t>1.39 ± 2.43</w:t>
            </w:r>
          </w:p>
        </w:tc>
        <w:tc>
          <w:tcPr>
            <w:tcW w:w="513" w:type="pct"/>
            <w:vAlign w:val="center"/>
            <w:hideMark/>
          </w:tcPr>
          <w:p w14:paraId="7DE46021" w14:textId="77777777" w:rsidR="000B5389" w:rsidRPr="00106D83" w:rsidRDefault="000B5389" w:rsidP="000B5389">
            <w:pPr>
              <w:rPr>
                <w:rFonts w:ascii="Arial" w:hAnsi="Arial" w:cs="Arial"/>
                <w:sz w:val="16"/>
                <w:szCs w:val="16"/>
              </w:rPr>
            </w:pPr>
            <w:r w:rsidRPr="00106D83">
              <w:rPr>
                <w:rFonts w:ascii="Arial" w:hAnsi="Arial" w:cs="Arial"/>
                <w:sz w:val="16"/>
                <w:szCs w:val="16"/>
              </w:rPr>
              <w:t>2.11 × 10</w:t>
            </w:r>
            <w:r w:rsidRPr="00106D83">
              <w:rPr>
                <w:rFonts w:ascii="Cambria Math" w:hAnsi="Cambria Math" w:cs="Cambria Math"/>
                <w:sz w:val="16"/>
                <w:szCs w:val="16"/>
              </w:rPr>
              <w:t>⁻</w:t>
            </w:r>
            <w:r w:rsidRPr="00106D83">
              <w:rPr>
                <w:rFonts w:ascii="Arial" w:hAnsi="Arial" w:cs="Arial"/>
                <w:sz w:val="16"/>
                <w:szCs w:val="16"/>
              </w:rPr>
              <w:t>¹¹</w:t>
            </w:r>
          </w:p>
        </w:tc>
        <w:tc>
          <w:tcPr>
            <w:tcW w:w="901" w:type="pct"/>
            <w:vAlign w:val="center"/>
            <w:hideMark/>
          </w:tcPr>
          <w:p w14:paraId="3D48C42E" w14:textId="77777777" w:rsidR="000B5389" w:rsidRPr="00106D83" w:rsidRDefault="000B5389" w:rsidP="000B5389">
            <w:pPr>
              <w:rPr>
                <w:rFonts w:ascii="Arial" w:hAnsi="Arial" w:cs="Arial"/>
                <w:sz w:val="16"/>
                <w:szCs w:val="16"/>
              </w:rPr>
            </w:pPr>
            <w:r w:rsidRPr="00106D83">
              <w:rPr>
                <w:rFonts w:ascii="Arial" w:hAnsi="Arial" w:cs="Arial"/>
                <w:sz w:val="16"/>
                <w:szCs w:val="16"/>
              </w:rPr>
              <w:t>0.00199 ± 0.000882</w:t>
            </w:r>
          </w:p>
        </w:tc>
        <w:tc>
          <w:tcPr>
            <w:tcW w:w="1058" w:type="pct"/>
            <w:vAlign w:val="center"/>
            <w:hideMark/>
          </w:tcPr>
          <w:p w14:paraId="2B9AEBA8" w14:textId="77777777" w:rsidR="000B5389" w:rsidRPr="00106D83" w:rsidRDefault="000B5389" w:rsidP="000B5389">
            <w:pPr>
              <w:rPr>
                <w:rFonts w:ascii="Arial" w:hAnsi="Arial" w:cs="Arial"/>
                <w:sz w:val="16"/>
                <w:szCs w:val="16"/>
              </w:rPr>
            </w:pPr>
            <w:r w:rsidRPr="00106D83">
              <w:rPr>
                <w:rFonts w:ascii="Arial" w:hAnsi="Arial" w:cs="Arial"/>
                <w:sz w:val="16"/>
                <w:szCs w:val="16"/>
              </w:rPr>
              <w:t>0.00328 ± 0.00235</w:t>
            </w:r>
          </w:p>
        </w:tc>
        <w:tc>
          <w:tcPr>
            <w:tcW w:w="513" w:type="pct"/>
            <w:vAlign w:val="center"/>
            <w:hideMark/>
          </w:tcPr>
          <w:p w14:paraId="714F68CA" w14:textId="77777777" w:rsidR="000B5389" w:rsidRPr="00106D83" w:rsidRDefault="000B5389" w:rsidP="000B5389">
            <w:pPr>
              <w:rPr>
                <w:rFonts w:ascii="Arial" w:hAnsi="Arial" w:cs="Arial"/>
                <w:sz w:val="16"/>
                <w:szCs w:val="16"/>
              </w:rPr>
            </w:pPr>
            <w:r w:rsidRPr="00106D83">
              <w:rPr>
                <w:rFonts w:ascii="Arial" w:hAnsi="Arial" w:cs="Arial"/>
                <w:sz w:val="16"/>
                <w:szCs w:val="16"/>
              </w:rPr>
              <w:t>3.15 × 10</w:t>
            </w:r>
            <w:r w:rsidRPr="00106D83">
              <w:rPr>
                <w:rFonts w:ascii="Cambria Math" w:hAnsi="Cambria Math" w:cs="Cambria Math"/>
                <w:sz w:val="16"/>
                <w:szCs w:val="16"/>
              </w:rPr>
              <w:t>⁻</w:t>
            </w:r>
            <w:r w:rsidRPr="00106D83">
              <w:rPr>
                <w:rFonts w:ascii="Arial" w:hAnsi="Arial" w:cs="Arial"/>
                <w:sz w:val="16"/>
                <w:szCs w:val="16"/>
              </w:rPr>
              <w:t>²</w:t>
            </w:r>
          </w:p>
        </w:tc>
      </w:tr>
      <w:tr w:rsidR="001156DF" w:rsidRPr="00106D83" w14:paraId="72E4783E" w14:textId="77777777" w:rsidTr="008C23FB">
        <w:trPr>
          <w:trHeight w:val="300"/>
          <w:tblCellSpacing w:w="15" w:type="dxa"/>
        </w:trPr>
        <w:tc>
          <w:tcPr>
            <w:tcW w:w="473" w:type="pct"/>
            <w:vAlign w:val="center"/>
            <w:hideMark/>
          </w:tcPr>
          <w:p w14:paraId="147C4DC7" w14:textId="485204E5" w:rsidR="000B5389" w:rsidRPr="00106D83" w:rsidRDefault="00CD3A29" w:rsidP="000B5389">
            <w:pPr>
              <w:rPr>
                <w:rFonts w:ascii="Arial" w:hAnsi="Arial" w:cs="Arial"/>
                <w:sz w:val="18"/>
                <w:szCs w:val="18"/>
              </w:rPr>
            </w:pPr>
            <w:r w:rsidRPr="00106D83">
              <w:rPr>
                <w:rFonts w:ascii="Arial" w:hAnsi="Arial" w:cs="Arial"/>
                <w:b/>
                <w:bCs/>
                <w:sz w:val="18"/>
                <w:szCs w:val="18"/>
              </w:rPr>
              <w:t>Ceramic mug</w:t>
            </w:r>
          </w:p>
        </w:tc>
        <w:tc>
          <w:tcPr>
            <w:tcW w:w="377" w:type="pct"/>
            <w:vAlign w:val="center"/>
            <w:hideMark/>
          </w:tcPr>
          <w:p w14:paraId="7FC088BB" w14:textId="77777777" w:rsidR="000B5389" w:rsidRPr="00106D83" w:rsidRDefault="000B5389" w:rsidP="000B5389">
            <w:pPr>
              <w:rPr>
                <w:rFonts w:ascii="Arial" w:hAnsi="Arial" w:cs="Arial"/>
                <w:sz w:val="18"/>
                <w:szCs w:val="18"/>
              </w:rPr>
            </w:pPr>
            <w:r w:rsidRPr="00106D83">
              <w:rPr>
                <w:rFonts w:ascii="Arial" w:hAnsi="Arial" w:cs="Arial"/>
                <w:sz w:val="18"/>
                <w:szCs w:val="18"/>
              </w:rPr>
              <w:t>Full</w:t>
            </w:r>
          </w:p>
        </w:tc>
        <w:tc>
          <w:tcPr>
            <w:tcW w:w="489" w:type="pct"/>
            <w:vAlign w:val="center"/>
            <w:hideMark/>
          </w:tcPr>
          <w:p w14:paraId="184A6C0A" w14:textId="77777777" w:rsidR="000B5389" w:rsidRPr="00106D83" w:rsidRDefault="000B5389" w:rsidP="000B5389">
            <w:pPr>
              <w:rPr>
                <w:rFonts w:ascii="Arial" w:hAnsi="Arial" w:cs="Arial"/>
                <w:sz w:val="16"/>
                <w:szCs w:val="16"/>
              </w:rPr>
            </w:pPr>
            <w:r w:rsidRPr="00106D83">
              <w:rPr>
                <w:rFonts w:ascii="Arial" w:hAnsi="Arial" w:cs="Arial"/>
                <w:sz w:val="16"/>
                <w:szCs w:val="16"/>
              </w:rPr>
              <w:t>1050 ± 138</w:t>
            </w:r>
          </w:p>
        </w:tc>
        <w:tc>
          <w:tcPr>
            <w:tcW w:w="540" w:type="pct"/>
            <w:vAlign w:val="center"/>
            <w:hideMark/>
          </w:tcPr>
          <w:p w14:paraId="7A1F8A14" w14:textId="77777777" w:rsidR="000B5389" w:rsidRPr="00106D83" w:rsidRDefault="000B5389" w:rsidP="000B5389">
            <w:pPr>
              <w:rPr>
                <w:rFonts w:ascii="Arial" w:hAnsi="Arial" w:cs="Arial"/>
                <w:sz w:val="16"/>
                <w:szCs w:val="16"/>
              </w:rPr>
            </w:pPr>
            <w:r w:rsidRPr="00106D83">
              <w:rPr>
                <w:rFonts w:ascii="Arial" w:hAnsi="Arial" w:cs="Arial"/>
                <w:sz w:val="16"/>
                <w:szCs w:val="16"/>
              </w:rPr>
              <w:t>0.815 ± 1.65</w:t>
            </w:r>
          </w:p>
        </w:tc>
        <w:tc>
          <w:tcPr>
            <w:tcW w:w="513" w:type="pct"/>
            <w:vAlign w:val="center"/>
            <w:hideMark/>
          </w:tcPr>
          <w:p w14:paraId="2701284A" w14:textId="77777777" w:rsidR="000B5389" w:rsidRPr="00106D83" w:rsidRDefault="000B5389" w:rsidP="000B5389">
            <w:pPr>
              <w:rPr>
                <w:rFonts w:ascii="Arial" w:hAnsi="Arial" w:cs="Arial"/>
                <w:sz w:val="16"/>
                <w:szCs w:val="16"/>
              </w:rPr>
            </w:pPr>
            <w:r w:rsidRPr="00106D83">
              <w:rPr>
                <w:rFonts w:ascii="Arial" w:hAnsi="Arial" w:cs="Arial"/>
                <w:sz w:val="16"/>
                <w:szCs w:val="16"/>
              </w:rPr>
              <w:t>1.10 × 10</w:t>
            </w:r>
            <w:r w:rsidRPr="00106D83">
              <w:rPr>
                <w:rFonts w:ascii="Cambria Math" w:hAnsi="Cambria Math" w:cs="Cambria Math"/>
                <w:sz w:val="16"/>
                <w:szCs w:val="16"/>
              </w:rPr>
              <w:t>⁻</w:t>
            </w:r>
            <w:r w:rsidRPr="00106D83">
              <w:rPr>
                <w:rFonts w:ascii="Arial" w:hAnsi="Arial" w:cs="Arial"/>
                <w:sz w:val="16"/>
                <w:szCs w:val="16"/>
              </w:rPr>
              <w:t>¹¹</w:t>
            </w:r>
          </w:p>
        </w:tc>
        <w:tc>
          <w:tcPr>
            <w:tcW w:w="901" w:type="pct"/>
            <w:vAlign w:val="center"/>
            <w:hideMark/>
          </w:tcPr>
          <w:p w14:paraId="72735E7F" w14:textId="77777777" w:rsidR="000B5389" w:rsidRPr="00106D83" w:rsidRDefault="000B5389" w:rsidP="000B5389">
            <w:pPr>
              <w:rPr>
                <w:rFonts w:ascii="Arial" w:hAnsi="Arial" w:cs="Arial"/>
                <w:sz w:val="16"/>
                <w:szCs w:val="16"/>
              </w:rPr>
            </w:pPr>
            <w:r w:rsidRPr="00106D83">
              <w:rPr>
                <w:rFonts w:ascii="Arial" w:hAnsi="Arial" w:cs="Arial"/>
                <w:sz w:val="16"/>
                <w:szCs w:val="16"/>
              </w:rPr>
              <w:t>0.000660 ± 0.000462</w:t>
            </w:r>
          </w:p>
        </w:tc>
        <w:tc>
          <w:tcPr>
            <w:tcW w:w="1058" w:type="pct"/>
            <w:vAlign w:val="center"/>
            <w:hideMark/>
          </w:tcPr>
          <w:p w14:paraId="4EFD1024" w14:textId="77777777" w:rsidR="000B5389" w:rsidRPr="00106D83" w:rsidRDefault="000B5389" w:rsidP="000B5389">
            <w:pPr>
              <w:rPr>
                <w:rFonts w:ascii="Arial" w:hAnsi="Arial" w:cs="Arial"/>
                <w:sz w:val="16"/>
                <w:szCs w:val="16"/>
              </w:rPr>
            </w:pPr>
            <w:r w:rsidRPr="00106D83">
              <w:rPr>
                <w:rFonts w:ascii="Arial" w:hAnsi="Arial" w:cs="Arial"/>
                <w:sz w:val="16"/>
                <w:szCs w:val="16"/>
              </w:rPr>
              <w:t>0.000712 ± 0.000426</w:t>
            </w:r>
          </w:p>
        </w:tc>
        <w:tc>
          <w:tcPr>
            <w:tcW w:w="513" w:type="pct"/>
            <w:vAlign w:val="center"/>
            <w:hideMark/>
          </w:tcPr>
          <w:p w14:paraId="5D612565" w14:textId="77777777" w:rsidR="000B5389" w:rsidRPr="00106D83" w:rsidRDefault="000B5389" w:rsidP="006430A0">
            <w:pPr>
              <w:keepNext/>
              <w:rPr>
                <w:rFonts w:ascii="Arial" w:hAnsi="Arial" w:cs="Arial"/>
                <w:sz w:val="16"/>
                <w:szCs w:val="16"/>
              </w:rPr>
            </w:pPr>
            <w:r w:rsidRPr="00106D83">
              <w:rPr>
                <w:rFonts w:ascii="Arial" w:hAnsi="Arial" w:cs="Arial"/>
                <w:sz w:val="16"/>
                <w:szCs w:val="16"/>
              </w:rPr>
              <w:t>0.492</w:t>
            </w:r>
          </w:p>
        </w:tc>
      </w:tr>
    </w:tbl>
    <w:p w14:paraId="4B170B2B" w14:textId="4C188E7B" w:rsidR="001832E4" w:rsidRPr="00106D83" w:rsidRDefault="006430A0" w:rsidP="003C352D">
      <w:pPr>
        <w:pStyle w:val="Caption"/>
        <w:jc w:val="center"/>
        <w:rPr>
          <w:rFonts w:ascii="Arial" w:hAnsi="Arial" w:cs="Arial"/>
        </w:rPr>
      </w:pPr>
      <w:r w:rsidRPr="00106D83">
        <w:rPr>
          <w:rFonts w:ascii="Arial" w:hAnsi="Arial" w:cs="Arial"/>
        </w:rPr>
        <w:t>Table </w:t>
      </w:r>
      <w:r w:rsidR="003C352D" w:rsidRPr="00106D83">
        <w:rPr>
          <w:rFonts w:ascii="Arial" w:hAnsi="Arial" w:cs="Arial"/>
        </w:rPr>
        <w:t>1</w:t>
      </w:r>
      <w:r w:rsidR="00752798" w:rsidRPr="00106D83">
        <w:rPr>
          <w:rFonts w:ascii="Arial" w:hAnsi="Arial" w:cs="Arial"/>
        </w:rPr>
        <w:t>6</w:t>
      </w:r>
      <w:r w:rsidRPr="00106D83">
        <w:rPr>
          <w:rFonts w:ascii="Arial" w:hAnsi="Arial" w:cs="Arial"/>
        </w:rPr>
        <w:t>: RL vs Non</w:t>
      </w:r>
      <w:r w:rsidRPr="00106D83">
        <w:rPr>
          <w:rFonts w:ascii="Arial" w:hAnsi="Arial" w:cs="Arial"/>
        </w:rPr>
        <w:noBreakHyphen/>
        <w:t>RL prosthetic hand performance (mean ± SD; p</w:t>
      </w:r>
      <w:r w:rsidRPr="00106D83">
        <w:rPr>
          <w:rFonts w:ascii="Arial" w:hAnsi="Arial" w:cs="Arial"/>
        </w:rPr>
        <w:noBreakHyphen/>
        <w:t>values from Mann–Whitney U test). H</w:t>
      </w:r>
      <w:r w:rsidRPr="00106D83">
        <w:rPr>
          <w:rFonts w:ascii="Arial" w:hAnsi="Arial" w:cs="Arial"/>
          <w:vertAlign w:val="subscript"/>
        </w:rPr>
        <w:t>03</w:t>
      </w:r>
      <w:r w:rsidRPr="00106D83">
        <w:rPr>
          <w:rFonts w:ascii="Arial" w:hAnsi="Arial" w:cs="Arial"/>
        </w:rPr>
        <w:t xml:space="preserve"> was rejected for all trials. H</w:t>
      </w:r>
      <w:r w:rsidRPr="00106D83">
        <w:rPr>
          <w:rFonts w:ascii="Arial" w:hAnsi="Arial" w:cs="Arial"/>
          <w:vertAlign w:val="subscript"/>
        </w:rPr>
        <w:t>04</w:t>
      </w:r>
      <w:r w:rsidRPr="00106D83">
        <w:rPr>
          <w:rFonts w:ascii="Arial" w:hAnsi="Arial" w:cs="Arial"/>
        </w:rPr>
        <w:t xml:space="preserve"> was rejected for all trials apart from for the ceramic-mug full condition and the glass-full condition.</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85" w:type="dxa"/>
          <w:bottom w:w="15" w:type="dxa"/>
          <w:right w:w="15" w:type="dxa"/>
        </w:tblCellMar>
        <w:tblLook w:val="04A0" w:firstRow="1" w:lastRow="0" w:firstColumn="1" w:lastColumn="0" w:noHBand="0" w:noVBand="1"/>
      </w:tblPr>
      <w:tblGrid>
        <w:gridCol w:w="2122"/>
        <w:gridCol w:w="1561"/>
        <w:gridCol w:w="2552"/>
        <w:gridCol w:w="2129"/>
        <w:gridCol w:w="1598"/>
      </w:tblGrid>
      <w:tr w:rsidR="00C12377" w:rsidRPr="00106D83" w14:paraId="3072C1AA" w14:textId="77777777" w:rsidTr="008C23FB">
        <w:trPr>
          <w:tblHeader/>
          <w:tblCellSpacing w:w="15" w:type="dxa"/>
        </w:trPr>
        <w:tc>
          <w:tcPr>
            <w:tcW w:w="1042" w:type="pct"/>
            <w:vAlign w:val="center"/>
            <w:hideMark/>
          </w:tcPr>
          <w:p w14:paraId="6D0AAF01" w14:textId="77777777" w:rsidR="00C12377" w:rsidRPr="00106D83" w:rsidRDefault="00C12377" w:rsidP="000B57F5">
            <w:pPr>
              <w:rPr>
                <w:rFonts w:ascii="Arial" w:hAnsi="Arial" w:cs="Arial"/>
                <w:b/>
                <w:bCs/>
                <w:sz w:val="22"/>
                <w:szCs w:val="22"/>
              </w:rPr>
            </w:pPr>
            <w:r w:rsidRPr="00106D83">
              <w:rPr>
                <w:rFonts w:ascii="Arial" w:hAnsi="Arial" w:cs="Arial"/>
                <w:b/>
                <w:bCs/>
                <w:sz w:val="22"/>
                <w:szCs w:val="22"/>
              </w:rPr>
              <w:t>Object Type</w:t>
            </w:r>
          </w:p>
        </w:tc>
        <w:tc>
          <w:tcPr>
            <w:tcW w:w="768" w:type="pct"/>
            <w:vAlign w:val="center"/>
            <w:hideMark/>
          </w:tcPr>
          <w:p w14:paraId="4DE8ABEE" w14:textId="780E6506" w:rsidR="00C12377" w:rsidRPr="00106D83" w:rsidRDefault="00C12377" w:rsidP="000B57F5">
            <w:pPr>
              <w:rPr>
                <w:rFonts w:ascii="Arial" w:hAnsi="Arial" w:cs="Arial"/>
                <w:b/>
                <w:bCs/>
                <w:sz w:val="22"/>
                <w:szCs w:val="22"/>
              </w:rPr>
            </w:pPr>
            <w:r w:rsidRPr="00106D83">
              <w:rPr>
                <w:rFonts w:ascii="Arial" w:hAnsi="Arial" w:cs="Arial"/>
                <w:b/>
                <w:bCs/>
                <w:sz w:val="22"/>
                <w:szCs w:val="22"/>
              </w:rPr>
              <w:t>Condition</w:t>
            </w:r>
          </w:p>
        </w:tc>
        <w:tc>
          <w:tcPr>
            <w:tcW w:w="1266" w:type="pct"/>
            <w:vAlign w:val="center"/>
            <w:hideMark/>
          </w:tcPr>
          <w:p w14:paraId="721898F5" w14:textId="77777777" w:rsidR="00C12377" w:rsidRPr="00106D83" w:rsidRDefault="00C12377" w:rsidP="000B57F5">
            <w:pPr>
              <w:rPr>
                <w:rFonts w:ascii="Arial" w:hAnsi="Arial" w:cs="Arial"/>
                <w:b/>
                <w:bCs/>
                <w:sz w:val="22"/>
                <w:szCs w:val="22"/>
              </w:rPr>
            </w:pPr>
            <w:r w:rsidRPr="00106D83">
              <w:rPr>
                <w:rFonts w:ascii="Arial" w:hAnsi="Arial" w:cs="Arial"/>
                <w:b/>
                <w:bCs/>
                <w:sz w:val="22"/>
                <w:szCs w:val="22"/>
              </w:rPr>
              <w:t>Std. Dev. (Non-RL)</w:t>
            </w:r>
          </w:p>
        </w:tc>
        <w:tc>
          <w:tcPr>
            <w:tcW w:w="1054" w:type="pct"/>
            <w:vAlign w:val="center"/>
            <w:hideMark/>
          </w:tcPr>
          <w:p w14:paraId="34B0E47E" w14:textId="77777777" w:rsidR="00C12377" w:rsidRPr="00106D83" w:rsidRDefault="00C12377" w:rsidP="000B57F5">
            <w:pPr>
              <w:rPr>
                <w:rFonts w:ascii="Arial" w:hAnsi="Arial" w:cs="Arial"/>
                <w:b/>
                <w:bCs/>
                <w:sz w:val="22"/>
                <w:szCs w:val="22"/>
              </w:rPr>
            </w:pPr>
            <w:r w:rsidRPr="00106D83">
              <w:rPr>
                <w:rFonts w:ascii="Arial" w:hAnsi="Arial" w:cs="Arial"/>
                <w:b/>
                <w:bCs/>
                <w:sz w:val="22"/>
                <w:szCs w:val="22"/>
              </w:rPr>
              <w:t>Std. Dev. (RL)</w:t>
            </w:r>
          </w:p>
        </w:tc>
        <w:tc>
          <w:tcPr>
            <w:tcW w:w="780" w:type="pct"/>
            <w:vAlign w:val="center"/>
            <w:hideMark/>
          </w:tcPr>
          <w:p w14:paraId="659182A4" w14:textId="77777777" w:rsidR="00C12377" w:rsidRPr="00106D83" w:rsidRDefault="00C12377" w:rsidP="000B57F5">
            <w:pPr>
              <w:rPr>
                <w:rFonts w:ascii="Arial" w:hAnsi="Arial" w:cs="Arial"/>
                <w:b/>
                <w:bCs/>
                <w:sz w:val="22"/>
                <w:szCs w:val="22"/>
              </w:rPr>
            </w:pPr>
            <w:r w:rsidRPr="00106D83">
              <w:rPr>
                <w:rFonts w:ascii="Arial" w:hAnsi="Arial" w:cs="Arial"/>
                <w:b/>
                <w:bCs/>
                <w:sz w:val="22"/>
                <w:szCs w:val="22"/>
              </w:rPr>
              <w:t>p-value</w:t>
            </w:r>
          </w:p>
        </w:tc>
      </w:tr>
      <w:tr w:rsidR="00C12377" w:rsidRPr="00106D83" w14:paraId="5AAD310F" w14:textId="77777777" w:rsidTr="008C23FB">
        <w:trPr>
          <w:tblCellSpacing w:w="15" w:type="dxa"/>
        </w:trPr>
        <w:tc>
          <w:tcPr>
            <w:tcW w:w="1042" w:type="pct"/>
            <w:vAlign w:val="center"/>
            <w:hideMark/>
          </w:tcPr>
          <w:p w14:paraId="3D7C679B" w14:textId="595A569E" w:rsidR="00C12377" w:rsidRPr="00106D83" w:rsidRDefault="00C12377" w:rsidP="000B57F5">
            <w:pPr>
              <w:rPr>
                <w:rFonts w:ascii="Arial" w:hAnsi="Arial" w:cs="Arial"/>
                <w:sz w:val="22"/>
                <w:szCs w:val="22"/>
              </w:rPr>
            </w:pPr>
            <w:r w:rsidRPr="00106D83">
              <w:rPr>
                <w:rStyle w:val="Strong"/>
                <w:rFonts w:ascii="Arial" w:hAnsi="Arial" w:cs="Arial"/>
                <w:sz w:val="22"/>
                <w:szCs w:val="22"/>
              </w:rPr>
              <w:t>Plastic Cup</w:t>
            </w:r>
          </w:p>
        </w:tc>
        <w:tc>
          <w:tcPr>
            <w:tcW w:w="768" w:type="pct"/>
            <w:vAlign w:val="center"/>
            <w:hideMark/>
          </w:tcPr>
          <w:p w14:paraId="689F7EC5" w14:textId="77823A3B" w:rsidR="00C12377" w:rsidRPr="00106D83" w:rsidRDefault="00C12377" w:rsidP="000B57F5">
            <w:pPr>
              <w:rPr>
                <w:rFonts w:ascii="Arial" w:hAnsi="Arial" w:cs="Arial"/>
                <w:sz w:val="22"/>
                <w:szCs w:val="22"/>
              </w:rPr>
            </w:pPr>
            <w:r w:rsidRPr="00106D83">
              <w:rPr>
                <w:rFonts w:ascii="Arial" w:hAnsi="Arial" w:cs="Arial"/>
                <w:sz w:val="22"/>
                <w:szCs w:val="22"/>
              </w:rPr>
              <w:t>Empty</w:t>
            </w:r>
          </w:p>
        </w:tc>
        <w:tc>
          <w:tcPr>
            <w:tcW w:w="1266" w:type="pct"/>
            <w:vAlign w:val="bottom"/>
          </w:tcPr>
          <w:p w14:paraId="49CF471F" w14:textId="7ACD4FCA" w:rsidR="00C12377" w:rsidRPr="00106D83" w:rsidRDefault="00C12377" w:rsidP="000B57F5">
            <w:pPr>
              <w:rPr>
                <w:rFonts w:ascii="Arial" w:hAnsi="Arial" w:cs="Arial"/>
                <w:sz w:val="22"/>
                <w:szCs w:val="22"/>
              </w:rPr>
            </w:pPr>
            <w:r w:rsidRPr="00106D83">
              <w:rPr>
                <w:rFonts w:ascii="Arial" w:hAnsi="Arial" w:cs="Arial"/>
                <w:color w:val="000000"/>
                <w:sz w:val="22"/>
                <w:szCs w:val="22"/>
              </w:rPr>
              <w:t>1.53</w:t>
            </w:r>
          </w:p>
        </w:tc>
        <w:tc>
          <w:tcPr>
            <w:tcW w:w="1054" w:type="pct"/>
            <w:vAlign w:val="bottom"/>
          </w:tcPr>
          <w:p w14:paraId="2FE85E42" w14:textId="14DFBB01" w:rsidR="00C12377" w:rsidRPr="00106D83" w:rsidRDefault="00C12377" w:rsidP="000B57F5">
            <w:pPr>
              <w:rPr>
                <w:rFonts w:ascii="Arial" w:hAnsi="Arial" w:cs="Arial"/>
                <w:sz w:val="22"/>
                <w:szCs w:val="22"/>
              </w:rPr>
            </w:pPr>
            <w:r w:rsidRPr="00106D83">
              <w:rPr>
                <w:rFonts w:ascii="Arial" w:hAnsi="Arial" w:cs="Arial"/>
                <w:color w:val="000000"/>
                <w:sz w:val="22"/>
                <w:szCs w:val="22"/>
              </w:rPr>
              <w:t>0.686</w:t>
            </w:r>
          </w:p>
        </w:tc>
        <w:tc>
          <w:tcPr>
            <w:tcW w:w="780" w:type="pct"/>
            <w:vAlign w:val="bottom"/>
          </w:tcPr>
          <w:p w14:paraId="023944A8" w14:textId="65B14F5A" w:rsidR="00C12377" w:rsidRPr="00106D83" w:rsidRDefault="00C12377" w:rsidP="000B57F5">
            <w:pPr>
              <w:rPr>
                <w:rFonts w:ascii="Arial" w:hAnsi="Arial" w:cs="Arial"/>
                <w:sz w:val="22"/>
                <w:szCs w:val="22"/>
              </w:rPr>
            </w:pPr>
            <w:r w:rsidRPr="00106D83">
              <w:rPr>
                <w:rFonts w:ascii="Arial" w:hAnsi="Arial" w:cs="Arial"/>
                <w:color w:val="000000"/>
                <w:sz w:val="22"/>
                <w:szCs w:val="22"/>
              </w:rPr>
              <w:t>0.017</w:t>
            </w:r>
          </w:p>
        </w:tc>
      </w:tr>
      <w:tr w:rsidR="00C12377" w:rsidRPr="00106D83" w14:paraId="61D5D271" w14:textId="77777777" w:rsidTr="008C23FB">
        <w:trPr>
          <w:tblCellSpacing w:w="15" w:type="dxa"/>
        </w:trPr>
        <w:tc>
          <w:tcPr>
            <w:tcW w:w="1042" w:type="pct"/>
            <w:vAlign w:val="center"/>
            <w:hideMark/>
          </w:tcPr>
          <w:p w14:paraId="413FE384" w14:textId="764B5B69" w:rsidR="00C12377" w:rsidRPr="00106D83" w:rsidRDefault="00C12377" w:rsidP="000B57F5">
            <w:pPr>
              <w:rPr>
                <w:rFonts w:ascii="Arial" w:hAnsi="Arial" w:cs="Arial"/>
                <w:sz w:val="22"/>
                <w:szCs w:val="22"/>
              </w:rPr>
            </w:pPr>
            <w:r w:rsidRPr="00106D83">
              <w:rPr>
                <w:rStyle w:val="Strong"/>
                <w:rFonts w:ascii="Arial" w:hAnsi="Arial" w:cs="Arial"/>
                <w:sz w:val="22"/>
                <w:szCs w:val="22"/>
              </w:rPr>
              <w:t>Plastic Cup</w:t>
            </w:r>
          </w:p>
        </w:tc>
        <w:tc>
          <w:tcPr>
            <w:tcW w:w="768" w:type="pct"/>
            <w:vAlign w:val="center"/>
            <w:hideMark/>
          </w:tcPr>
          <w:p w14:paraId="4B081B57" w14:textId="1D4DEF3A" w:rsidR="00C12377" w:rsidRPr="00106D83" w:rsidRDefault="00C12377" w:rsidP="000B57F5">
            <w:pPr>
              <w:rPr>
                <w:rFonts w:ascii="Arial" w:hAnsi="Arial" w:cs="Arial"/>
                <w:sz w:val="22"/>
                <w:szCs w:val="22"/>
              </w:rPr>
            </w:pPr>
            <w:r w:rsidRPr="00106D83">
              <w:rPr>
                <w:rFonts w:ascii="Arial" w:hAnsi="Arial" w:cs="Arial"/>
                <w:sz w:val="22"/>
                <w:szCs w:val="22"/>
              </w:rPr>
              <w:t>Full</w:t>
            </w:r>
          </w:p>
        </w:tc>
        <w:tc>
          <w:tcPr>
            <w:tcW w:w="1266" w:type="pct"/>
            <w:vAlign w:val="bottom"/>
          </w:tcPr>
          <w:p w14:paraId="110DB106" w14:textId="0E5C6ECC" w:rsidR="00C12377" w:rsidRPr="00106D83" w:rsidRDefault="00C12377" w:rsidP="000B57F5">
            <w:pPr>
              <w:rPr>
                <w:rFonts w:ascii="Arial" w:hAnsi="Arial" w:cs="Arial"/>
                <w:sz w:val="22"/>
                <w:szCs w:val="22"/>
              </w:rPr>
            </w:pPr>
            <w:r w:rsidRPr="00106D83">
              <w:rPr>
                <w:rFonts w:ascii="Arial" w:hAnsi="Arial" w:cs="Arial"/>
                <w:color w:val="000000"/>
                <w:sz w:val="22"/>
                <w:szCs w:val="22"/>
              </w:rPr>
              <w:t>32.7</w:t>
            </w:r>
          </w:p>
        </w:tc>
        <w:tc>
          <w:tcPr>
            <w:tcW w:w="1054" w:type="pct"/>
            <w:vAlign w:val="bottom"/>
          </w:tcPr>
          <w:p w14:paraId="554CF38B" w14:textId="7BD35BCF" w:rsidR="00C12377" w:rsidRPr="00106D83" w:rsidRDefault="00C12377" w:rsidP="000B57F5">
            <w:pPr>
              <w:rPr>
                <w:rFonts w:ascii="Arial" w:hAnsi="Arial" w:cs="Arial"/>
                <w:sz w:val="22"/>
                <w:szCs w:val="22"/>
              </w:rPr>
            </w:pPr>
            <w:r w:rsidRPr="00106D83">
              <w:rPr>
                <w:rFonts w:ascii="Arial" w:hAnsi="Arial" w:cs="Arial"/>
                <w:color w:val="000000"/>
                <w:sz w:val="22"/>
                <w:szCs w:val="22"/>
              </w:rPr>
              <w:t>0.533</w:t>
            </w:r>
          </w:p>
        </w:tc>
        <w:tc>
          <w:tcPr>
            <w:tcW w:w="780" w:type="pct"/>
            <w:vAlign w:val="bottom"/>
          </w:tcPr>
          <w:p w14:paraId="489EDFC2" w14:textId="0EE54A4D" w:rsidR="00C12377" w:rsidRPr="00106D83" w:rsidRDefault="00C12377" w:rsidP="000B57F5">
            <w:pPr>
              <w:rPr>
                <w:rFonts w:ascii="Arial" w:hAnsi="Arial" w:cs="Arial"/>
                <w:sz w:val="22"/>
                <w:szCs w:val="22"/>
              </w:rPr>
            </w:pPr>
            <w:r w:rsidRPr="00106D83">
              <w:rPr>
                <w:rFonts w:ascii="Arial" w:hAnsi="Arial" w:cs="Arial"/>
                <w:color w:val="000000"/>
                <w:sz w:val="22"/>
                <w:szCs w:val="22"/>
              </w:rPr>
              <w:t>3.99E-04</w:t>
            </w:r>
          </w:p>
        </w:tc>
      </w:tr>
      <w:tr w:rsidR="00C12377" w:rsidRPr="00106D83" w14:paraId="2CC86571" w14:textId="77777777" w:rsidTr="008C23FB">
        <w:trPr>
          <w:tblCellSpacing w:w="15" w:type="dxa"/>
        </w:trPr>
        <w:tc>
          <w:tcPr>
            <w:tcW w:w="1042" w:type="pct"/>
            <w:vAlign w:val="center"/>
            <w:hideMark/>
          </w:tcPr>
          <w:p w14:paraId="62F72937" w14:textId="2AD20F48" w:rsidR="00C12377" w:rsidRPr="00106D83" w:rsidRDefault="00C12377" w:rsidP="000B57F5">
            <w:pPr>
              <w:rPr>
                <w:rFonts w:ascii="Arial" w:hAnsi="Arial" w:cs="Arial"/>
                <w:sz w:val="22"/>
                <w:szCs w:val="22"/>
              </w:rPr>
            </w:pPr>
            <w:r w:rsidRPr="00106D83">
              <w:rPr>
                <w:rStyle w:val="Strong"/>
                <w:rFonts w:ascii="Arial" w:hAnsi="Arial" w:cs="Arial"/>
                <w:sz w:val="22"/>
                <w:szCs w:val="22"/>
              </w:rPr>
              <w:t>Glass</w:t>
            </w:r>
          </w:p>
        </w:tc>
        <w:tc>
          <w:tcPr>
            <w:tcW w:w="768" w:type="pct"/>
            <w:vAlign w:val="center"/>
            <w:hideMark/>
          </w:tcPr>
          <w:p w14:paraId="3EF51FF6" w14:textId="5866B88B" w:rsidR="00C12377" w:rsidRPr="00106D83" w:rsidRDefault="00C12377" w:rsidP="000B57F5">
            <w:pPr>
              <w:rPr>
                <w:rFonts w:ascii="Arial" w:hAnsi="Arial" w:cs="Arial"/>
                <w:sz w:val="22"/>
                <w:szCs w:val="22"/>
              </w:rPr>
            </w:pPr>
            <w:r w:rsidRPr="00106D83">
              <w:rPr>
                <w:rFonts w:ascii="Arial" w:hAnsi="Arial" w:cs="Arial"/>
                <w:sz w:val="22"/>
                <w:szCs w:val="22"/>
              </w:rPr>
              <w:t>Empty</w:t>
            </w:r>
          </w:p>
        </w:tc>
        <w:tc>
          <w:tcPr>
            <w:tcW w:w="1266" w:type="pct"/>
            <w:vAlign w:val="bottom"/>
          </w:tcPr>
          <w:p w14:paraId="5CD7F94E" w14:textId="3CF0C173" w:rsidR="00C12377" w:rsidRPr="00106D83" w:rsidRDefault="00C12377" w:rsidP="000B57F5">
            <w:pPr>
              <w:rPr>
                <w:rFonts w:ascii="Arial" w:hAnsi="Arial" w:cs="Arial"/>
                <w:sz w:val="22"/>
                <w:szCs w:val="22"/>
              </w:rPr>
            </w:pPr>
            <w:r w:rsidRPr="00106D83">
              <w:rPr>
                <w:rFonts w:ascii="Arial" w:hAnsi="Arial" w:cs="Arial"/>
                <w:color w:val="000000"/>
                <w:sz w:val="22"/>
                <w:szCs w:val="22"/>
              </w:rPr>
              <w:t>41</w:t>
            </w:r>
          </w:p>
        </w:tc>
        <w:tc>
          <w:tcPr>
            <w:tcW w:w="1054" w:type="pct"/>
            <w:vAlign w:val="bottom"/>
          </w:tcPr>
          <w:p w14:paraId="6484167A" w14:textId="7FFD085D" w:rsidR="00C12377" w:rsidRPr="00106D83" w:rsidRDefault="00C12377" w:rsidP="000B57F5">
            <w:pPr>
              <w:rPr>
                <w:rFonts w:ascii="Arial" w:hAnsi="Arial" w:cs="Arial"/>
                <w:sz w:val="22"/>
                <w:szCs w:val="22"/>
              </w:rPr>
            </w:pPr>
            <w:r w:rsidRPr="00106D83">
              <w:rPr>
                <w:rFonts w:ascii="Arial" w:hAnsi="Arial" w:cs="Arial"/>
                <w:color w:val="000000"/>
                <w:sz w:val="22"/>
                <w:szCs w:val="22"/>
              </w:rPr>
              <w:t>0.582</w:t>
            </w:r>
          </w:p>
        </w:tc>
        <w:tc>
          <w:tcPr>
            <w:tcW w:w="780" w:type="pct"/>
            <w:vAlign w:val="bottom"/>
          </w:tcPr>
          <w:p w14:paraId="5BE8CE8A" w14:textId="1A247659" w:rsidR="00C12377" w:rsidRPr="00106D83" w:rsidRDefault="00C12377" w:rsidP="000B57F5">
            <w:pPr>
              <w:rPr>
                <w:rFonts w:ascii="Arial" w:hAnsi="Arial" w:cs="Arial"/>
                <w:sz w:val="22"/>
                <w:szCs w:val="22"/>
              </w:rPr>
            </w:pPr>
            <w:r w:rsidRPr="00106D83">
              <w:rPr>
                <w:rFonts w:ascii="Arial" w:hAnsi="Arial" w:cs="Arial"/>
                <w:color w:val="000000"/>
                <w:sz w:val="22"/>
                <w:szCs w:val="22"/>
              </w:rPr>
              <w:t>3.02E-11</w:t>
            </w:r>
          </w:p>
        </w:tc>
      </w:tr>
      <w:tr w:rsidR="00C12377" w:rsidRPr="00106D83" w14:paraId="08307D3D" w14:textId="77777777" w:rsidTr="008C23FB">
        <w:trPr>
          <w:tblCellSpacing w:w="15" w:type="dxa"/>
        </w:trPr>
        <w:tc>
          <w:tcPr>
            <w:tcW w:w="1042" w:type="pct"/>
            <w:vAlign w:val="center"/>
            <w:hideMark/>
          </w:tcPr>
          <w:p w14:paraId="1EE85D92" w14:textId="2F9A726E" w:rsidR="00C12377" w:rsidRPr="00106D83" w:rsidRDefault="00C12377" w:rsidP="000B57F5">
            <w:pPr>
              <w:rPr>
                <w:rFonts w:ascii="Arial" w:hAnsi="Arial" w:cs="Arial"/>
                <w:sz w:val="22"/>
                <w:szCs w:val="22"/>
              </w:rPr>
            </w:pPr>
            <w:r w:rsidRPr="00106D83">
              <w:rPr>
                <w:rStyle w:val="Strong"/>
                <w:rFonts w:ascii="Arial" w:hAnsi="Arial" w:cs="Arial"/>
                <w:sz w:val="22"/>
                <w:szCs w:val="22"/>
              </w:rPr>
              <w:t>Glass</w:t>
            </w:r>
          </w:p>
        </w:tc>
        <w:tc>
          <w:tcPr>
            <w:tcW w:w="768" w:type="pct"/>
            <w:vAlign w:val="center"/>
            <w:hideMark/>
          </w:tcPr>
          <w:p w14:paraId="535A6262" w14:textId="4474666B" w:rsidR="00C12377" w:rsidRPr="00106D83" w:rsidRDefault="00C12377" w:rsidP="000B57F5">
            <w:pPr>
              <w:rPr>
                <w:rFonts w:ascii="Arial" w:hAnsi="Arial" w:cs="Arial"/>
                <w:sz w:val="22"/>
                <w:szCs w:val="22"/>
              </w:rPr>
            </w:pPr>
            <w:r w:rsidRPr="00106D83">
              <w:rPr>
                <w:rFonts w:ascii="Arial" w:hAnsi="Arial" w:cs="Arial"/>
                <w:sz w:val="22"/>
                <w:szCs w:val="22"/>
              </w:rPr>
              <w:t>Full</w:t>
            </w:r>
          </w:p>
        </w:tc>
        <w:tc>
          <w:tcPr>
            <w:tcW w:w="1266" w:type="pct"/>
            <w:vAlign w:val="bottom"/>
          </w:tcPr>
          <w:p w14:paraId="4D7D3A38" w14:textId="4E2E50EE" w:rsidR="00C12377" w:rsidRPr="00106D83" w:rsidRDefault="00C12377" w:rsidP="000B57F5">
            <w:pPr>
              <w:rPr>
                <w:rFonts w:ascii="Arial" w:hAnsi="Arial" w:cs="Arial"/>
                <w:sz w:val="22"/>
                <w:szCs w:val="22"/>
              </w:rPr>
            </w:pPr>
            <w:r w:rsidRPr="00106D83">
              <w:rPr>
                <w:rFonts w:ascii="Arial" w:hAnsi="Arial" w:cs="Arial"/>
                <w:color w:val="000000"/>
                <w:sz w:val="22"/>
                <w:szCs w:val="22"/>
              </w:rPr>
              <w:t>37</w:t>
            </w:r>
          </w:p>
        </w:tc>
        <w:tc>
          <w:tcPr>
            <w:tcW w:w="1054" w:type="pct"/>
            <w:vAlign w:val="bottom"/>
          </w:tcPr>
          <w:p w14:paraId="582F5068" w14:textId="72418534" w:rsidR="00C12377" w:rsidRPr="00106D83" w:rsidRDefault="00C12377" w:rsidP="000B57F5">
            <w:pPr>
              <w:rPr>
                <w:rFonts w:ascii="Arial" w:hAnsi="Arial" w:cs="Arial"/>
                <w:sz w:val="22"/>
                <w:szCs w:val="22"/>
              </w:rPr>
            </w:pPr>
            <w:r w:rsidRPr="00106D83">
              <w:rPr>
                <w:rFonts w:ascii="Arial" w:hAnsi="Arial" w:cs="Arial"/>
                <w:color w:val="000000"/>
                <w:sz w:val="22"/>
                <w:szCs w:val="22"/>
              </w:rPr>
              <w:t>16.8</w:t>
            </w:r>
          </w:p>
        </w:tc>
        <w:tc>
          <w:tcPr>
            <w:tcW w:w="780" w:type="pct"/>
            <w:vAlign w:val="bottom"/>
          </w:tcPr>
          <w:p w14:paraId="5A607520" w14:textId="7C3D0F07" w:rsidR="00C12377" w:rsidRPr="00106D83" w:rsidRDefault="00C12377" w:rsidP="000B57F5">
            <w:pPr>
              <w:rPr>
                <w:rFonts w:ascii="Arial" w:hAnsi="Arial" w:cs="Arial"/>
                <w:sz w:val="22"/>
                <w:szCs w:val="22"/>
              </w:rPr>
            </w:pPr>
            <w:r w:rsidRPr="00106D83">
              <w:rPr>
                <w:rFonts w:ascii="Arial" w:hAnsi="Arial" w:cs="Arial"/>
                <w:color w:val="000000"/>
                <w:sz w:val="22"/>
                <w:szCs w:val="22"/>
              </w:rPr>
              <w:t>0.34</w:t>
            </w:r>
          </w:p>
        </w:tc>
      </w:tr>
      <w:tr w:rsidR="00C12377" w:rsidRPr="00106D83" w14:paraId="179CA6C6" w14:textId="77777777" w:rsidTr="008C23FB">
        <w:trPr>
          <w:tblCellSpacing w:w="15" w:type="dxa"/>
        </w:trPr>
        <w:tc>
          <w:tcPr>
            <w:tcW w:w="1042" w:type="pct"/>
            <w:vAlign w:val="center"/>
            <w:hideMark/>
          </w:tcPr>
          <w:p w14:paraId="47414D4C" w14:textId="0C6CA664" w:rsidR="00C12377" w:rsidRPr="00106D83" w:rsidRDefault="00C12377" w:rsidP="000B57F5">
            <w:pPr>
              <w:rPr>
                <w:rFonts w:ascii="Arial" w:hAnsi="Arial" w:cs="Arial"/>
                <w:sz w:val="22"/>
                <w:szCs w:val="22"/>
              </w:rPr>
            </w:pPr>
            <w:r w:rsidRPr="00106D83">
              <w:rPr>
                <w:rStyle w:val="Strong"/>
                <w:rFonts w:ascii="Arial" w:hAnsi="Arial" w:cs="Arial"/>
                <w:sz w:val="22"/>
                <w:szCs w:val="22"/>
              </w:rPr>
              <w:t>Ceramic Cup (Mug)</w:t>
            </w:r>
          </w:p>
        </w:tc>
        <w:tc>
          <w:tcPr>
            <w:tcW w:w="768" w:type="pct"/>
            <w:vAlign w:val="center"/>
            <w:hideMark/>
          </w:tcPr>
          <w:p w14:paraId="2F3F4908" w14:textId="60364ED8" w:rsidR="00C12377" w:rsidRPr="00106D83" w:rsidRDefault="00C12377" w:rsidP="000B57F5">
            <w:pPr>
              <w:rPr>
                <w:rFonts w:ascii="Arial" w:hAnsi="Arial" w:cs="Arial"/>
                <w:sz w:val="22"/>
                <w:szCs w:val="22"/>
              </w:rPr>
            </w:pPr>
            <w:r w:rsidRPr="00106D83">
              <w:rPr>
                <w:rFonts w:ascii="Arial" w:hAnsi="Arial" w:cs="Arial"/>
                <w:sz w:val="22"/>
                <w:szCs w:val="22"/>
              </w:rPr>
              <w:t>Empty</w:t>
            </w:r>
          </w:p>
        </w:tc>
        <w:tc>
          <w:tcPr>
            <w:tcW w:w="1266" w:type="pct"/>
            <w:vAlign w:val="bottom"/>
          </w:tcPr>
          <w:p w14:paraId="29E18B61" w14:textId="526F1DD4" w:rsidR="00C12377" w:rsidRPr="00106D83" w:rsidRDefault="00C12377" w:rsidP="000B57F5">
            <w:pPr>
              <w:rPr>
                <w:rFonts w:ascii="Arial" w:hAnsi="Arial" w:cs="Arial"/>
                <w:sz w:val="22"/>
                <w:szCs w:val="22"/>
              </w:rPr>
            </w:pPr>
            <w:r w:rsidRPr="00106D83">
              <w:rPr>
                <w:rFonts w:ascii="Arial" w:hAnsi="Arial" w:cs="Arial"/>
                <w:color w:val="000000"/>
                <w:sz w:val="22"/>
                <w:szCs w:val="22"/>
              </w:rPr>
              <w:t>22.7</w:t>
            </w:r>
          </w:p>
        </w:tc>
        <w:tc>
          <w:tcPr>
            <w:tcW w:w="1054" w:type="pct"/>
            <w:vAlign w:val="bottom"/>
          </w:tcPr>
          <w:p w14:paraId="4CACC90D" w14:textId="026EC0D7" w:rsidR="00C12377" w:rsidRPr="00106D83" w:rsidRDefault="00C12377" w:rsidP="000B57F5">
            <w:pPr>
              <w:rPr>
                <w:rFonts w:ascii="Arial" w:hAnsi="Arial" w:cs="Arial"/>
                <w:sz w:val="22"/>
                <w:szCs w:val="22"/>
              </w:rPr>
            </w:pPr>
            <w:r w:rsidRPr="00106D83">
              <w:rPr>
                <w:rFonts w:ascii="Arial" w:hAnsi="Arial" w:cs="Arial"/>
                <w:color w:val="000000"/>
                <w:sz w:val="22"/>
                <w:szCs w:val="22"/>
              </w:rPr>
              <w:t>0.587</w:t>
            </w:r>
          </w:p>
        </w:tc>
        <w:tc>
          <w:tcPr>
            <w:tcW w:w="780" w:type="pct"/>
            <w:vAlign w:val="bottom"/>
          </w:tcPr>
          <w:p w14:paraId="5F18A244" w14:textId="667A4DA1" w:rsidR="00C12377" w:rsidRPr="00106D83" w:rsidRDefault="00C12377" w:rsidP="000B57F5">
            <w:pPr>
              <w:rPr>
                <w:rFonts w:ascii="Arial" w:hAnsi="Arial" w:cs="Arial"/>
                <w:sz w:val="22"/>
                <w:szCs w:val="22"/>
              </w:rPr>
            </w:pPr>
            <w:r w:rsidRPr="00106D83">
              <w:rPr>
                <w:rFonts w:ascii="Arial" w:hAnsi="Arial" w:cs="Arial"/>
                <w:color w:val="000000"/>
                <w:sz w:val="22"/>
                <w:szCs w:val="22"/>
              </w:rPr>
              <w:t>2.11E-11</w:t>
            </w:r>
          </w:p>
        </w:tc>
      </w:tr>
      <w:tr w:rsidR="00C12377" w:rsidRPr="00106D83" w14:paraId="1C2C1FC6" w14:textId="77777777" w:rsidTr="008C23FB">
        <w:trPr>
          <w:tblCellSpacing w:w="15" w:type="dxa"/>
        </w:trPr>
        <w:tc>
          <w:tcPr>
            <w:tcW w:w="1042" w:type="pct"/>
            <w:vAlign w:val="center"/>
            <w:hideMark/>
          </w:tcPr>
          <w:p w14:paraId="6FB6A89C" w14:textId="52231805" w:rsidR="00C12377" w:rsidRPr="00106D83" w:rsidRDefault="00C12377" w:rsidP="000B57F5">
            <w:pPr>
              <w:rPr>
                <w:rFonts w:ascii="Arial" w:hAnsi="Arial" w:cs="Arial"/>
                <w:sz w:val="22"/>
                <w:szCs w:val="22"/>
              </w:rPr>
            </w:pPr>
            <w:r w:rsidRPr="00106D83">
              <w:rPr>
                <w:rStyle w:val="Strong"/>
                <w:rFonts w:ascii="Arial" w:hAnsi="Arial" w:cs="Arial"/>
                <w:sz w:val="22"/>
                <w:szCs w:val="22"/>
              </w:rPr>
              <w:t>Ceramic Cup (Mug)</w:t>
            </w:r>
          </w:p>
        </w:tc>
        <w:tc>
          <w:tcPr>
            <w:tcW w:w="768" w:type="pct"/>
            <w:vAlign w:val="center"/>
            <w:hideMark/>
          </w:tcPr>
          <w:p w14:paraId="4D6F48BB" w14:textId="455F85AE" w:rsidR="00C12377" w:rsidRPr="00106D83" w:rsidRDefault="00C12377" w:rsidP="000B57F5">
            <w:pPr>
              <w:rPr>
                <w:rFonts w:ascii="Arial" w:hAnsi="Arial" w:cs="Arial"/>
                <w:sz w:val="22"/>
                <w:szCs w:val="22"/>
              </w:rPr>
            </w:pPr>
            <w:r w:rsidRPr="00106D83">
              <w:rPr>
                <w:rFonts w:ascii="Arial" w:hAnsi="Arial" w:cs="Arial"/>
                <w:sz w:val="22"/>
                <w:szCs w:val="22"/>
              </w:rPr>
              <w:t>Full</w:t>
            </w:r>
          </w:p>
        </w:tc>
        <w:tc>
          <w:tcPr>
            <w:tcW w:w="1266" w:type="pct"/>
            <w:vAlign w:val="bottom"/>
          </w:tcPr>
          <w:p w14:paraId="41460287" w14:textId="5344D239" w:rsidR="00C12377" w:rsidRPr="00106D83" w:rsidRDefault="00C12377" w:rsidP="000B57F5">
            <w:pPr>
              <w:rPr>
                <w:rFonts w:ascii="Arial" w:hAnsi="Arial" w:cs="Arial"/>
                <w:sz w:val="22"/>
                <w:szCs w:val="22"/>
              </w:rPr>
            </w:pPr>
            <w:r w:rsidRPr="00106D83">
              <w:rPr>
                <w:rFonts w:ascii="Arial" w:hAnsi="Arial" w:cs="Arial"/>
                <w:color w:val="000000"/>
                <w:sz w:val="22"/>
                <w:szCs w:val="22"/>
              </w:rPr>
              <w:t>17.8</w:t>
            </w:r>
          </w:p>
        </w:tc>
        <w:tc>
          <w:tcPr>
            <w:tcW w:w="1054" w:type="pct"/>
            <w:vAlign w:val="bottom"/>
          </w:tcPr>
          <w:p w14:paraId="35DBD1A8" w14:textId="58B27F40" w:rsidR="00C12377" w:rsidRPr="00106D83" w:rsidRDefault="00C12377" w:rsidP="000B57F5">
            <w:pPr>
              <w:rPr>
                <w:rFonts w:ascii="Arial" w:hAnsi="Arial" w:cs="Arial"/>
                <w:sz w:val="22"/>
                <w:szCs w:val="22"/>
              </w:rPr>
            </w:pPr>
            <w:r w:rsidRPr="00106D83">
              <w:rPr>
                <w:rFonts w:ascii="Arial" w:hAnsi="Arial" w:cs="Arial"/>
                <w:color w:val="000000"/>
                <w:sz w:val="22"/>
                <w:szCs w:val="22"/>
              </w:rPr>
              <w:t>0.401</w:t>
            </w:r>
          </w:p>
        </w:tc>
        <w:tc>
          <w:tcPr>
            <w:tcW w:w="780" w:type="pct"/>
            <w:vAlign w:val="bottom"/>
          </w:tcPr>
          <w:p w14:paraId="33666D85" w14:textId="735A51E7" w:rsidR="00C12377" w:rsidRPr="00106D83" w:rsidRDefault="00C12377" w:rsidP="006430A0">
            <w:pPr>
              <w:keepNext/>
              <w:rPr>
                <w:rFonts w:ascii="Arial" w:hAnsi="Arial" w:cs="Arial"/>
                <w:sz w:val="22"/>
                <w:szCs w:val="22"/>
              </w:rPr>
            </w:pPr>
            <w:r w:rsidRPr="00106D83">
              <w:rPr>
                <w:rFonts w:ascii="Arial" w:hAnsi="Arial" w:cs="Arial"/>
                <w:color w:val="000000"/>
                <w:sz w:val="22"/>
                <w:szCs w:val="22"/>
              </w:rPr>
              <w:t>1.10E-11</w:t>
            </w:r>
          </w:p>
        </w:tc>
      </w:tr>
    </w:tbl>
    <w:p w14:paraId="78B1F754" w14:textId="6C2ECDA4" w:rsidR="00E54F10" w:rsidRPr="00106D83" w:rsidRDefault="006430A0" w:rsidP="003C352D">
      <w:pPr>
        <w:pStyle w:val="Caption"/>
        <w:jc w:val="center"/>
        <w:rPr>
          <w:rFonts w:ascii="Arial" w:hAnsi="Arial" w:cs="Arial"/>
        </w:rPr>
      </w:pPr>
      <w:r w:rsidRPr="00106D83">
        <w:rPr>
          <w:rFonts w:ascii="Arial" w:hAnsi="Arial" w:cs="Arial"/>
        </w:rPr>
        <w:t xml:space="preserve">Table </w:t>
      </w:r>
      <w:r w:rsidR="003C352D" w:rsidRPr="00106D83">
        <w:rPr>
          <w:rFonts w:ascii="Arial" w:hAnsi="Arial" w:cs="Arial"/>
        </w:rPr>
        <w:t>1</w:t>
      </w:r>
      <w:r w:rsidR="00752798" w:rsidRPr="00106D83">
        <w:rPr>
          <w:rFonts w:ascii="Arial" w:hAnsi="Arial" w:cs="Arial"/>
        </w:rPr>
        <w:t>7</w:t>
      </w:r>
      <w:r w:rsidRPr="00106D83">
        <w:rPr>
          <w:rFonts w:ascii="Arial" w:hAnsi="Arial" w:cs="Arial"/>
        </w:rPr>
        <w:t>: Force Distribution (Standard Deviation</w:t>
      </w:r>
      <w:r w:rsidR="00937FF2" w:rsidRPr="00106D83">
        <w:rPr>
          <w:rFonts w:ascii="Arial" w:hAnsi="Arial" w:cs="Arial"/>
        </w:rPr>
        <w:t>; p-values from Mann-Whitney U test</w:t>
      </w:r>
      <w:r w:rsidRPr="00106D83">
        <w:rPr>
          <w:rFonts w:ascii="Arial" w:hAnsi="Arial" w:cs="Arial"/>
        </w:rPr>
        <w:t>).</w:t>
      </w:r>
      <w:r w:rsidRPr="00106D83">
        <w:rPr>
          <w:rFonts w:ascii="Arial" w:hAnsi="Arial" w:cs="Arial"/>
          <w:b/>
          <w:bCs/>
        </w:rPr>
        <w:t xml:space="preserve"> </w:t>
      </w:r>
      <w:r w:rsidRPr="00106D83">
        <w:rPr>
          <w:rFonts w:ascii="Arial" w:hAnsi="Arial" w:cs="Arial"/>
        </w:rPr>
        <w:t>H</w:t>
      </w:r>
      <w:r w:rsidRPr="00106D83">
        <w:rPr>
          <w:rFonts w:ascii="Arial" w:hAnsi="Arial" w:cs="Arial"/>
          <w:vertAlign w:val="subscript"/>
        </w:rPr>
        <w:t>05</w:t>
      </w:r>
      <w:r w:rsidRPr="00106D83">
        <w:rPr>
          <w:rFonts w:ascii="Arial" w:hAnsi="Arial" w:cs="Arial"/>
        </w:rPr>
        <w:t xml:space="preserve"> was rejected for every condition apart from the glass full condition.</w:t>
      </w:r>
    </w:p>
    <w:p w14:paraId="37C11D84" w14:textId="77777777" w:rsidR="006430A0" w:rsidRPr="00106D83" w:rsidRDefault="006430A0" w:rsidP="006430A0">
      <w:pPr>
        <w:rPr>
          <w:rFonts w:ascii="Arial" w:hAnsi="Arial" w:cs="Arial"/>
        </w:rPr>
      </w:pP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85" w:type="dxa"/>
          <w:right w:w="15" w:type="dxa"/>
        </w:tblCellMar>
        <w:tblLook w:val="04A0" w:firstRow="1" w:lastRow="0" w:firstColumn="1" w:lastColumn="0" w:noHBand="0" w:noVBand="1"/>
      </w:tblPr>
      <w:tblGrid>
        <w:gridCol w:w="1382"/>
        <w:gridCol w:w="1448"/>
        <w:gridCol w:w="1984"/>
        <w:gridCol w:w="2695"/>
        <w:gridCol w:w="2453"/>
      </w:tblGrid>
      <w:tr w:rsidR="00C02E60" w:rsidRPr="00106D83" w14:paraId="4C73BACC" w14:textId="77777777" w:rsidTr="008C23FB">
        <w:trPr>
          <w:tblHeader/>
          <w:tblCellSpacing w:w="15" w:type="dxa"/>
        </w:trPr>
        <w:tc>
          <w:tcPr>
            <w:tcW w:w="671" w:type="pct"/>
            <w:vAlign w:val="center"/>
            <w:hideMark/>
          </w:tcPr>
          <w:p w14:paraId="7E82D640" w14:textId="77777777" w:rsidR="00C02E60" w:rsidRPr="00106D83" w:rsidRDefault="00C02E60" w:rsidP="001A2CAC">
            <w:pPr>
              <w:rPr>
                <w:rFonts w:ascii="Arial" w:hAnsi="Arial" w:cs="Arial"/>
                <w:b/>
                <w:bCs/>
                <w:sz w:val="22"/>
                <w:szCs w:val="22"/>
              </w:rPr>
            </w:pPr>
            <w:r w:rsidRPr="00106D83">
              <w:rPr>
                <w:rFonts w:ascii="Arial" w:hAnsi="Arial" w:cs="Arial"/>
                <w:b/>
                <w:bCs/>
                <w:sz w:val="22"/>
                <w:szCs w:val="22"/>
              </w:rPr>
              <w:t>Object</w:t>
            </w:r>
          </w:p>
        </w:tc>
        <w:tc>
          <w:tcPr>
            <w:tcW w:w="712" w:type="pct"/>
            <w:vAlign w:val="center"/>
            <w:hideMark/>
          </w:tcPr>
          <w:p w14:paraId="7C62432B" w14:textId="77777777" w:rsidR="00C02E60" w:rsidRPr="00106D83" w:rsidRDefault="00C02E60" w:rsidP="001A2CAC">
            <w:pPr>
              <w:rPr>
                <w:rFonts w:ascii="Arial" w:hAnsi="Arial" w:cs="Arial"/>
                <w:b/>
                <w:bCs/>
                <w:sz w:val="22"/>
                <w:szCs w:val="22"/>
              </w:rPr>
            </w:pPr>
            <w:r w:rsidRPr="00106D83">
              <w:rPr>
                <w:rFonts w:ascii="Arial" w:hAnsi="Arial" w:cs="Arial"/>
                <w:b/>
                <w:bCs/>
                <w:sz w:val="22"/>
                <w:szCs w:val="22"/>
              </w:rPr>
              <w:t>Fill</w:t>
            </w:r>
          </w:p>
        </w:tc>
        <w:tc>
          <w:tcPr>
            <w:tcW w:w="981" w:type="pct"/>
            <w:vAlign w:val="center"/>
            <w:hideMark/>
          </w:tcPr>
          <w:p w14:paraId="60B7B471" w14:textId="48B797A5" w:rsidR="00C02E60" w:rsidRPr="00106D83" w:rsidRDefault="00C02E60" w:rsidP="001A2CAC">
            <w:pPr>
              <w:rPr>
                <w:rFonts w:ascii="Arial" w:hAnsi="Arial" w:cs="Arial"/>
                <w:b/>
                <w:bCs/>
                <w:sz w:val="22"/>
                <w:szCs w:val="22"/>
              </w:rPr>
            </w:pPr>
            <w:r w:rsidRPr="00106D83">
              <w:rPr>
                <w:rFonts w:ascii="Arial" w:hAnsi="Arial" w:cs="Arial"/>
                <w:b/>
                <w:bCs/>
                <w:sz w:val="22"/>
                <w:szCs w:val="22"/>
              </w:rPr>
              <w:t>Grip</w:t>
            </w:r>
            <w:r w:rsidRPr="00106D83">
              <w:rPr>
                <w:rFonts w:ascii="Arial" w:hAnsi="Arial" w:cs="Arial"/>
                <w:b/>
                <w:bCs/>
                <w:sz w:val="22"/>
                <w:szCs w:val="22"/>
              </w:rPr>
              <w:noBreakHyphen/>
              <w:t>force Reduction (%)</w:t>
            </w:r>
          </w:p>
        </w:tc>
        <w:tc>
          <w:tcPr>
            <w:tcW w:w="1337" w:type="pct"/>
            <w:vAlign w:val="center"/>
            <w:hideMark/>
          </w:tcPr>
          <w:p w14:paraId="02923B94" w14:textId="03D42C18" w:rsidR="00C02E60" w:rsidRPr="00106D83" w:rsidRDefault="00C02E60" w:rsidP="001A2CAC">
            <w:pPr>
              <w:rPr>
                <w:rFonts w:ascii="Arial" w:hAnsi="Arial" w:cs="Arial"/>
                <w:b/>
                <w:bCs/>
                <w:sz w:val="22"/>
                <w:szCs w:val="22"/>
              </w:rPr>
            </w:pPr>
            <w:r w:rsidRPr="00106D83">
              <w:rPr>
                <w:rFonts w:ascii="Arial" w:hAnsi="Arial" w:cs="Arial"/>
                <w:b/>
                <w:bCs/>
                <w:sz w:val="22"/>
                <w:szCs w:val="22"/>
              </w:rPr>
              <w:t>Slip </w:t>
            </w:r>
            <w:proofErr w:type="gramStart"/>
            <w:r w:rsidRPr="00106D83">
              <w:rPr>
                <w:rFonts w:ascii="Arial" w:hAnsi="Arial" w:cs="Arial"/>
                <w:b/>
                <w:bCs/>
                <w:sz w:val="22"/>
                <w:szCs w:val="22"/>
              </w:rPr>
              <w:t>Reduction(</w:t>
            </w:r>
            <w:proofErr w:type="gramEnd"/>
            <w:r w:rsidRPr="00106D83">
              <w:rPr>
                <w:rFonts w:ascii="Arial" w:hAnsi="Arial" w:cs="Arial"/>
                <w:b/>
                <w:bCs/>
                <w:sz w:val="22"/>
                <w:szCs w:val="22"/>
              </w:rPr>
              <w:t>%)</w:t>
            </w:r>
          </w:p>
        </w:tc>
        <w:tc>
          <w:tcPr>
            <w:tcW w:w="1209" w:type="pct"/>
            <w:vAlign w:val="center"/>
            <w:hideMark/>
          </w:tcPr>
          <w:p w14:paraId="3F045F27" w14:textId="6C2A7E81" w:rsidR="00C02E60" w:rsidRPr="00106D83" w:rsidRDefault="00C02E60" w:rsidP="001A2CAC">
            <w:pPr>
              <w:rPr>
                <w:rFonts w:ascii="Arial" w:hAnsi="Arial" w:cs="Arial"/>
                <w:b/>
                <w:bCs/>
                <w:sz w:val="22"/>
                <w:szCs w:val="22"/>
              </w:rPr>
            </w:pPr>
            <w:r w:rsidRPr="00106D83">
              <w:rPr>
                <w:rFonts w:ascii="Arial" w:hAnsi="Arial" w:cs="Arial"/>
                <w:b/>
                <w:bCs/>
                <w:sz w:val="22"/>
                <w:szCs w:val="22"/>
              </w:rPr>
              <w:t>SD Force distribution Reduction (%)</w:t>
            </w:r>
          </w:p>
        </w:tc>
      </w:tr>
      <w:tr w:rsidR="00C02E60" w:rsidRPr="00106D83" w14:paraId="55B0A4F3" w14:textId="77777777" w:rsidTr="008C23FB">
        <w:trPr>
          <w:tblCellSpacing w:w="15" w:type="dxa"/>
        </w:trPr>
        <w:tc>
          <w:tcPr>
            <w:tcW w:w="671" w:type="pct"/>
            <w:vAlign w:val="center"/>
            <w:hideMark/>
          </w:tcPr>
          <w:p w14:paraId="0ED20D76" w14:textId="77777777" w:rsidR="00C02E60" w:rsidRPr="00106D83" w:rsidRDefault="00C02E60" w:rsidP="001A2CAC">
            <w:pPr>
              <w:rPr>
                <w:rFonts w:ascii="Arial" w:hAnsi="Arial" w:cs="Arial"/>
                <w:sz w:val="22"/>
                <w:szCs w:val="22"/>
              </w:rPr>
            </w:pPr>
            <w:r w:rsidRPr="00106D83">
              <w:rPr>
                <w:rFonts w:ascii="Arial" w:hAnsi="Arial" w:cs="Arial"/>
                <w:sz w:val="22"/>
                <w:szCs w:val="22"/>
              </w:rPr>
              <w:t>Plastic cup</w:t>
            </w:r>
          </w:p>
        </w:tc>
        <w:tc>
          <w:tcPr>
            <w:tcW w:w="712" w:type="pct"/>
            <w:vAlign w:val="center"/>
            <w:hideMark/>
          </w:tcPr>
          <w:p w14:paraId="2B5B2A2E" w14:textId="77777777" w:rsidR="00C02E60" w:rsidRPr="00106D83" w:rsidRDefault="00C02E60" w:rsidP="001A2CAC">
            <w:pPr>
              <w:rPr>
                <w:rFonts w:ascii="Arial" w:hAnsi="Arial" w:cs="Arial"/>
                <w:sz w:val="22"/>
                <w:szCs w:val="22"/>
              </w:rPr>
            </w:pPr>
            <w:r w:rsidRPr="00106D83">
              <w:rPr>
                <w:rFonts w:ascii="Arial" w:hAnsi="Arial" w:cs="Arial"/>
                <w:sz w:val="22"/>
                <w:szCs w:val="22"/>
              </w:rPr>
              <w:t>Empty</w:t>
            </w:r>
          </w:p>
        </w:tc>
        <w:tc>
          <w:tcPr>
            <w:tcW w:w="981" w:type="pct"/>
            <w:vAlign w:val="center"/>
            <w:hideMark/>
          </w:tcPr>
          <w:p w14:paraId="636DF708" w14:textId="7E102EE0" w:rsidR="00C02E60" w:rsidRPr="00106D83" w:rsidRDefault="00C02E60" w:rsidP="001A2CAC">
            <w:pPr>
              <w:rPr>
                <w:rFonts w:ascii="Arial" w:hAnsi="Arial" w:cs="Arial"/>
                <w:sz w:val="22"/>
                <w:szCs w:val="22"/>
              </w:rPr>
            </w:pPr>
            <w:r w:rsidRPr="00106D83">
              <w:rPr>
                <w:rFonts w:ascii="Arial" w:hAnsi="Arial" w:cs="Arial"/>
                <w:sz w:val="22"/>
                <w:szCs w:val="22"/>
              </w:rPr>
              <w:t>9.7%</w:t>
            </w:r>
          </w:p>
        </w:tc>
        <w:tc>
          <w:tcPr>
            <w:tcW w:w="1337" w:type="pct"/>
            <w:vAlign w:val="center"/>
            <w:hideMark/>
          </w:tcPr>
          <w:p w14:paraId="0CAAE353" w14:textId="37A37854" w:rsidR="00C02E60" w:rsidRPr="00106D83" w:rsidRDefault="00C02E60" w:rsidP="001A2CAC">
            <w:pPr>
              <w:rPr>
                <w:rFonts w:ascii="Arial" w:hAnsi="Arial" w:cs="Arial"/>
                <w:sz w:val="22"/>
                <w:szCs w:val="22"/>
              </w:rPr>
            </w:pPr>
            <w:r w:rsidRPr="00106D83">
              <w:rPr>
                <w:rFonts w:ascii="Arial" w:hAnsi="Arial" w:cs="Arial"/>
                <w:sz w:val="22"/>
                <w:szCs w:val="22"/>
              </w:rPr>
              <w:t>86.1%</w:t>
            </w:r>
          </w:p>
        </w:tc>
        <w:tc>
          <w:tcPr>
            <w:tcW w:w="1209" w:type="pct"/>
            <w:vAlign w:val="center"/>
            <w:hideMark/>
          </w:tcPr>
          <w:p w14:paraId="12DF8C78" w14:textId="6C799C1E" w:rsidR="00C02E60" w:rsidRPr="00106D83" w:rsidRDefault="00C02E60" w:rsidP="001A2CAC">
            <w:pPr>
              <w:rPr>
                <w:rFonts w:ascii="Arial" w:hAnsi="Arial" w:cs="Arial"/>
                <w:sz w:val="22"/>
                <w:szCs w:val="22"/>
              </w:rPr>
            </w:pPr>
            <w:r w:rsidRPr="00106D83">
              <w:rPr>
                <w:rFonts w:ascii="Arial" w:hAnsi="Arial" w:cs="Arial"/>
                <w:sz w:val="22"/>
                <w:szCs w:val="22"/>
              </w:rPr>
              <w:t>55.2 %</w:t>
            </w:r>
          </w:p>
        </w:tc>
      </w:tr>
      <w:tr w:rsidR="00C02E60" w:rsidRPr="00106D83" w14:paraId="2684574F" w14:textId="77777777" w:rsidTr="008C23FB">
        <w:trPr>
          <w:tblCellSpacing w:w="15" w:type="dxa"/>
        </w:trPr>
        <w:tc>
          <w:tcPr>
            <w:tcW w:w="671" w:type="pct"/>
            <w:vAlign w:val="center"/>
            <w:hideMark/>
          </w:tcPr>
          <w:p w14:paraId="74B4D26B" w14:textId="77777777" w:rsidR="00C02E60" w:rsidRPr="00106D83" w:rsidRDefault="00C02E60" w:rsidP="001A2CAC">
            <w:pPr>
              <w:rPr>
                <w:rFonts w:ascii="Arial" w:hAnsi="Arial" w:cs="Arial"/>
                <w:sz w:val="22"/>
                <w:szCs w:val="22"/>
              </w:rPr>
            </w:pPr>
            <w:r w:rsidRPr="00106D83">
              <w:rPr>
                <w:rFonts w:ascii="Arial" w:hAnsi="Arial" w:cs="Arial"/>
                <w:sz w:val="22"/>
                <w:szCs w:val="22"/>
              </w:rPr>
              <w:lastRenderedPageBreak/>
              <w:t>Plastic cup</w:t>
            </w:r>
          </w:p>
        </w:tc>
        <w:tc>
          <w:tcPr>
            <w:tcW w:w="712" w:type="pct"/>
            <w:vAlign w:val="center"/>
            <w:hideMark/>
          </w:tcPr>
          <w:p w14:paraId="57F95266" w14:textId="77777777" w:rsidR="00C02E60" w:rsidRPr="00106D83" w:rsidRDefault="00C02E60" w:rsidP="001A2CAC">
            <w:pPr>
              <w:rPr>
                <w:rFonts w:ascii="Arial" w:hAnsi="Arial" w:cs="Arial"/>
                <w:sz w:val="22"/>
                <w:szCs w:val="22"/>
              </w:rPr>
            </w:pPr>
            <w:r w:rsidRPr="00106D83">
              <w:rPr>
                <w:rFonts w:ascii="Arial" w:hAnsi="Arial" w:cs="Arial"/>
                <w:sz w:val="22"/>
                <w:szCs w:val="22"/>
              </w:rPr>
              <w:t>Full</w:t>
            </w:r>
          </w:p>
        </w:tc>
        <w:tc>
          <w:tcPr>
            <w:tcW w:w="981" w:type="pct"/>
            <w:vAlign w:val="center"/>
            <w:hideMark/>
          </w:tcPr>
          <w:p w14:paraId="12DAF2BE" w14:textId="58E308B3" w:rsidR="00C02E60" w:rsidRPr="00106D83" w:rsidRDefault="00C02E60" w:rsidP="001A2CAC">
            <w:pPr>
              <w:rPr>
                <w:rFonts w:ascii="Arial" w:hAnsi="Arial" w:cs="Arial"/>
                <w:sz w:val="22"/>
                <w:szCs w:val="22"/>
              </w:rPr>
            </w:pPr>
            <w:r w:rsidRPr="00106D83">
              <w:rPr>
                <w:rFonts w:ascii="Arial" w:hAnsi="Arial" w:cs="Arial"/>
                <w:sz w:val="22"/>
                <w:szCs w:val="22"/>
              </w:rPr>
              <w:t>19.6%</w:t>
            </w:r>
          </w:p>
        </w:tc>
        <w:tc>
          <w:tcPr>
            <w:tcW w:w="1337" w:type="pct"/>
            <w:vAlign w:val="center"/>
            <w:hideMark/>
          </w:tcPr>
          <w:p w14:paraId="749F14C6" w14:textId="40023189" w:rsidR="00C02E60" w:rsidRPr="00106D83" w:rsidRDefault="00C02E60" w:rsidP="001A2CAC">
            <w:pPr>
              <w:rPr>
                <w:rFonts w:ascii="Arial" w:hAnsi="Arial" w:cs="Arial"/>
                <w:sz w:val="22"/>
                <w:szCs w:val="22"/>
              </w:rPr>
            </w:pPr>
            <w:r w:rsidRPr="00106D83">
              <w:rPr>
                <w:rFonts w:ascii="Arial" w:hAnsi="Arial" w:cs="Arial"/>
                <w:sz w:val="22"/>
                <w:szCs w:val="22"/>
              </w:rPr>
              <w:t>87.5%</w:t>
            </w:r>
          </w:p>
        </w:tc>
        <w:tc>
          <w:tcPr>
            <w:tcW w:w="1209" w:type="pct"/>
            <w:vAlign w:val="center"/>
            <w:hideMark/>
          </w:tcPr>
          <w:p w14:paraId="15ECE126" w14:textId="438A27D9" w:rsidR="00C02E60" w:rsidRPr="00106D83" w:rsidRDefault="00C02E60" w:rsidP="001A2CAC">
            <w:pPr>
              <w:rPr>
                <w:rFonts w:ascii="Arial" w:hAnsi="Arial" w:cs="Arial"/>
                <w:sz w:val="22"/>
                <w:szCs w:val="22"/>
              </w:rPr>
            </w:pPr>
            <w:r w:rsidRPr="00106D83">
              <w:rPr>
                <w:rFonts w:ascii="Arial" w:hAnsi="Arial" w:cs="Arial"/>
                <w:sz w:val="22"/>
                <w:szCs w:val="22"/>
              </w:rPr>
              <w:t>98.4 %</w:t>
            </w:r>
          </w:p>
        </w:tc>
      </w:tr>
      <w:tr w:rsidR="00C02E60" w:rsidRPr="00106D83" w14:paraId="1491A617" w14:textId="77777777" w:rsidTr="008C23FB">
        <w:trPr>
          <w:tblCellSpacing w:w="15" w:type="dxa"/>
        </w:trPr>
        <w:tc>
          <w:tcPr>
            <w:tcW w:w="671" w:type="pct"/>
            <w:vAlign w:val="center"/>
            <w:hideMark/>
          </w:tcPr>
          <w:p w14:paraId="3E163D9A" w14:textId="77777777" w:rsidR="00C02E60" w:rsidRPr="00106D83" w:rsidRDefault="00C02E60" w:rsidP="001A2CAC">
            <w:pPr>
              <w:rPr>
                <w:rFonts w:ascii="Arial" w:hAnsi="Arial" w:cs="Arial"/>
                <w:sz w:val="22"/>
                <w:szCs w:val="22"/>
              </w:rPr>
            </w:pPr>
            <w:r w:rsidRPr="00106D83">
              <w:rPr>
                <w:rFonts w:ascii="Arial" w:hAnsi="Arial" w:cs="Arial"/>
                <w:sz w:val="22"/>
                <w:szCs w:val="22"/>
              </w:rPr>
              <w:t>Glass</w:t>
            </w:r>
          </w:p>
        </w:tc>
        <w:tc>
          <w:tcPr>
            <w:tcW w:w="712" w:type="pct"/>
            <w:vAlign w:val="center"/>
            <w:hideMark/>
          </w:tcPr>
          <w:p w14:paraId="764616DB" w14:textId="77777777" w:rsidR="00C02E60" w:rsidRPr="00106D83" w:rsidRDefault="00C02E60" w:rsidP="001A2CAC">
            <w:pPr>
              <w:rPr>
                <w:rFonts w:ascii="Arial" w:hAnsi="Arial" w:cs="Arial"/>
                <w:sz w:val="22"/>
                <w:szCs w:val="22"/>
              </w:rPr>
            </w:pPr>
            <w:r w:rsidRPr="00106D83">
              <w:rPr>
                <w:rFonts w:ascii="Arial" w:hAnsi="Arial" w:cs="Arial"/>
                <w:sz w:val="22"/>
                <w:szCs w:val="22"/>
              </w:rPr>
              <w:t>Empty</w:t>
            </w:r>
          </w:p>
        </w:tc>
        <w:tc>
          <w:tcPr>
            <w:tcW w:w="981" w:type="pct"/>
            <w:vAlign w:val="center"/>
            <w:hideMark/>
          </w:tcPr>
          <w:p w14:paraId="79E7CE8F" w14:textId="11BB48C3" w:rsidR="00C02E60" w:rsidRPr="00106D83" w:rsidRDefault="00C02E60" w:rsidP="001A2CAC">
            <w:pPr>
              <w:rPr>
                <w:rFonts w:ascii="Arial" w:hAnsi="Arial" w:cs="Arial"/>
                <w:sz w:val="22"/>
                <w:szCs w:val="22"/>
              </w:rPr>
            </w:pPr>
            <w:r w:rsidRPr="00106D83">
              <w:rPr>
                <w:rFonts w:ascii="Arial" w:hAnsi="Arial" w:cs="Arial"/>
                <w:sz w:val="22"/>
                <w:szCs w:val="22"/>
              </w:rPr>
              <w:t>-273.3%</w:t>
            </w:r>
          </w:p>
        </w:tc>
        <w:tc>
          <w:tcPr>
            <w:tcW w:w="1337" w:type="pct"/>
            <w:vAlign w:val="center"/>
            <w:hideMark/>
          </w:tcPr>
          <w:p w14:paraId="4CEC3FA8" w14:textId="7D648B9B" w:rsidR="00C02E60" w:rsidRPr="00106D83" w:rsidRDefault="00C02E60" w:rsidP="001A2CAC">
            <w:pPr>
              <w:rPr>
                <w:rFonts w:ascii="Arial" w:hAnsi="Arial" w:cs="Arial"/>
                <w:sz w:val="22"/>
                <w:szCs w:val="22"/>
              </w:rPr>
            </w:pPr>
            <w:r w:rsidRPr="00106D83">
              <w:rPr>
                <w:rFonts w:ascii="Arial" w:hAnsi="Arial" w:cs="Arial"/>
                <w:sz w:val="22"/>
                <w:szCs w:val="22"/>
              </w:rPr>
              <w:t>0.3%</w:t>
            </w:r>
          </w:p>
        </w:tc>
        <w:tc>
          <w:tcPr>
            <w:tcW w:w="1209" w:type="pct"/>
            <w:vAlign w:val="center"/>
            <w:hideMark/>
          </w:tcPr>
          <w:p w14:paraId="1E52E5AD" w14:textId="54C289B3" w:rsidR="00C02E60" w:rsidRPr="00106D83" w:rsidRDefault="00C02E60" w:rsidP="001A2CAC">
            <w:pPr>
              <w:rPr>
                <w:rFonts w:ascii="Arial" w:hAnsi="Arial" w:cs="Arial"/>
                <w:sz w:val="22"/>
                <w:szCs w:val="22"/>
              </w:rPr>
            </w:pPr>
            <w:r w:rsidRPr="00106D83">
              <w:rPr>
                <w:rFonts w:ascii="Arial" w:hAnsi="Arial" w:cs="Arial"/>
                <w:sz w:val="22"/>
                <w:szCs w:val="22"/>
              </w:rPr>
              <w:t>99.6 %</w:t>
            </w:r>
          </w:p>
        </w:tc>
      </w:tr>
      <w:tr w:rsidR="00C02E60" w:rsidRPr="00106D83" w14:paraId="7773DB43" w14:textId="77777777" w:rsidTr="008C23FB">
        <w:trPr>
          <w:tblCellSpacing w:w="15" w:type="dxa"/>
        </w:trPr>
        <w:tc>
          <w:tcPr>
            <w:tcW w:w="671" w:type="pct"/>
            <w:vAlign w:val="center"/>
            <w:hideMark/>
          </w:tcPr>
          <w:p w14:paraId="329D79AD" w14:textId="77777777" w:rsidR="00C02E60" w:rsidRPr="00106D83" w:rsidRDefault="00C02E60" w:rsidP="001A2CAC">
            <w:pPr>
              <w:rPr>
                <w:rFonts w:ascii="Arial" w:hAnsi="Arial" w:cs="Arial"/>
                <w:sz w:val="22"/>
                <w:szCs w:val="22"/>
              </w:rPr>
            </w:pPr>
            <w:r w:rsidRPr="00106D83">
              <w:rPr>
                <w:rFonts w:ascii="Arial" w:hAnsi="Arial" w:cs="Arial"/>
                <w:sz w:val="22"/>
                <w:szCs w:val="22"/>
              </w:rPr>
              <w:t>Glass</w:t>
            </w:r>
          </w:p>
        </w:tc>
        <w:tc>
          <w:tcPr>
            <w:tcW w:w="712" w:type="pct"/>
            <w:vAlign w:val="center"/>
            <w:hideMark/>
          </w:tcPr>
          <w:p w14:paraId="5E51B9F6" w14:textId="77777777" w:rsidR="00C02E60" w:rsidRPr="00106D83" w:rsidRDefault="00C02E60" w:rsidP="001A2CAC">
            <w:pPr>
              <w:rPr>
                <w:rFonts w:ascii="Arial" w:hAnsi="Arial" w:cs="Arial"/>
                <w:sz w:val="22"/>
                <w:szCs w:val="22"/>
              </w:rPr>
            </w:pPr>
            <w:r w:rsidRPr="00106D83">
              <w:rPr>
                <w:rFonts w:ascii="Arial" w:hAnsi="Arial" w:cs="Arial"/>
                <w:sz w:val="22"/>
                <w:szCs w:val="22"/>
              </w:rPr>
              <w:t>Full</w:t>
            </w:r>
          </w:p>
        </w:tc>
        <w:tc>
          <w:tcPr>
            <w:tcW w:w="981" w:type="pct"/>
            <w:vAlign w:val="center"/>
            <w:hideMark/>
          </w:tcPr>
          <w:p w14:paraId="00580397" w14:textId="06B2BAF7" w:rsidR="00C02E60" w:rsidRPr="00106D83" w:rsidRDefault="00C02E60" w:rsidP="001A2CAC">
            <w:pPr>
              <w:rPr>
                <w:rFonts w:ascii="Arial" w:hAnsi="Arial" w:cs="Arial"/>
                <w:sz w:val="22"/>
                <w:szCs w:val="22"/>
              </w:rPr>
            </w:pPr>
            <w:r w:rsidRPr="00106D83">
              <w:rPr>
                <w:rFonts w:ascii="Arial" w:hAnsi="Arial" w:cs="Arial"/>
                <w:sz w:val="22"/>
                <w:szCs w:val="22"/>
              </w:rPr>
              <w:t>-19.3%</w:t>
            </w:r>
          </w:p>
        </w:tc>
        <w:tc>
          <w:tcPr>
            <w:tcW w:w="1337" w:type="pct"/>
            <w:vAlign w:val="center"/>
            <w:hideMark/>
          </w:tcPr>
          <w:p w14:paraId="4B8E5693" w14:textId="32AB98F7" w:rsidR="00C02E60" w:rsidRPr="00106D83" w:rsidRDefault="00C02E60" w:rsidP="001A2CAC">
            <w:pPr>
              <w:rPr>
                <w:rFonts w:ascii="Arial" w:hAnsi="Arial" w:cs="Arial"/>
                <w:sz w:val="22"/>
                <w:szCs w:val="22"/>
              </w:rPr>
            </w:pPr>
            <w:r w:rsidRPr="00106D83">
              <w:rPr>
                <w:rFonts w:ascii="Arial" w:hAnsi="Arial" w:cs="Arial"/>
                <w:sz w:val="22"/>
                <w:szCs w:val="22"/>
              </w:rPr>
              <w:t>2</w:t>
            </w:r>
            <w:r w:rsidR="00A40CBD" w:rsidRPr="00106D83">
              <w:rPr>
                <w:rFonts w:ascii="Arial" w:hAnsi="Arial" w:cs="Arial"/>
                <w:sz w:val="22"/>
                <w:szCs w:val="22"/>
              </w:rPr>
              <w:t>8.5</w:t>
            </w:r>
            <w:r w:rsidRPr="00106D83">
              <w:rPr>
                <w:rFonts w:ascii="Arial" w:hAnsi="Arial" w:cs="Arial"/>
                <w:sz w:val="22"/>
                <w:szCs w:val="22"/>
              </w:rPr>
              <w:t>%</w:t>
            </w:r>
          </w:p>
        </w:tc>
        <w:tc>
          <w:tcPr>
            <w:tcW w:w="1209" w:type="pct"/>
            <w:vAlign w:val="center"/>
            <w:hideMark/>
          </w:tcPr>
          <w:p w14:paraId="2E9C3160" w14:textId="09395F51" w:rsidR="00C02E60" w:rsidRPr="00106D83" w:rsidRDefault="00C02E60" w:rsidP="001A2CAC">
            <w:pPr>
              <w:rPr>
                <w:rFonts w:ascii="Arial" w:hAnsi="Arial" w:cs="Arial"/>
                <w:sz w:val="22"/>
                <w:szCs w:val="22"/>
              </w:rPr>
            </w:pPr>
            <w:r w:rsidRPr="00106D83">
              <w:rPr>
                <w:rFonts w:ascii="Arial" w:hAnsi="Arial" w:cs="Arial"/>
                <w:sz w:val="22"/>
                <w:szCs w:val="22"/>
              </w:rPr>
              <w:t>54.6 %</w:t>
            </w:r>
          </w:p>
        </w:tc>
      </w:tr>
      <w:tr w:rsidR="00C02E60" w:rsidRPr="00106D83" w14:paraId="62840A2E" w14:textId="77777777" w:rsidTr="008C23FB">
        <w:trPr>
          <w:tblCellSpacing w:w="15" w:type="dxa"/>
        </w:trPr>
        <w:tc>
          <w:tcPr>
            <w:tcW w:w="671" w:type="pct"/>
            <w:vAlign w:val="center"/>
            <w:hideMark/>
          </w:tcPr>
          <w:p w14:paraId="32AF83E4" w14:textId="77777777" w:rsidR="00C02E60" w:rsidRPr="00106D83" w:rsidRDefault="00C02E60" w:rsidP="001A2CAC">
            <w:pPr>
              <w:rPr>
                <w:rFonts w:ascii="Arial" w:hAnsi="Arial" w:cs="Arial"/>
                <w:sz w:val="22"/>
                <w:szCs w:val="22"/>
              </w:rPr>
            </w:pPr>
            <w:r w:rsidRPr="00106D83">
              <w:rPr>
                <w:rFonts w:ascii="Arial" w:hAnsi="Arial" w:cs="Arial"/>
                <w:sz w:val="22"/>
                <w:szCs w:val="22"/>
              </w:rPr>
              <w:t>Ceramic mug</w:t>
            </w:r>
          </w:p>
        </w:tc>
        <w:tc>
          <w:tcPr>
            <w:tcW w:w="712" w:type="pct"/>
            <w:vAlign w:val="center"/>
            <w:hideMark/>
          </w:tcPr>
          <w:p w14:paraId="1263808C" w14:textId="77777777" w:rsidR="00C02E60" w:rsidRPr="00106D83" w:rsidRDefault="00C02E60" w:rsidP="001A2CAC">
            <w:pPr>
              <w:rPr>
                <w:rFonts w:ascii="Arial" w:hAnsi="Arial" w:cs="Arial"/>
                <w:sz w:val="22"/>
                <w:szCs w:val="22"/>
              </w:rPr>
            </w:pPr>
            <w:r w:rsidRPr="00106D83">
              <w:rPr>
                <w:rFonts w:ascii="Arial" w:hAnsi="Arial" w:cs="Arial"/>
                <w:sz w:val="22"/>
                <w:szCs w:val="22"/>
              </w:rPr>
              <w:t>Empty</w:t>
            </w:r>
          </w:p>
        </w:tc>
        <w:tc>
          <w:tcPr>
            <w:tcW w:w="981" w:type="pct"/>
            <w:vAlign w:val="center"/>
            <w:hideMark/>
          </w:tcPr>
          <w:p w14:paraId="0E472F9D" w14:textId="483725D2" w:rsidR="00C02E60" w:rsidRPr="00106D83" w:rsidRDefault="00C02E60" w:rsidP="001A2CAC">
            <w:pPr>
              <w:rPr>
                <w:rFonts w:ascii="Arial" w:hAnsi="Arial" w:cs="Arial"/>
                <w:sz w:val="22"/>
                <w:szCs w:val="22"/>
              </w:rPr>
            </w:pPr>
            <w:r w:rsidRPr="00106D83">
              <w:rPr>
                <w:rFonts w:ascii="Arial" w:hAnsi="Arial" w:cs="Arial"/>
                <w:sz w:val="22"/>
                <w:szCs w:val="22"/>
              </w:rPr>
              <w:t>99.8%</w:t>
            </w:r>
          </w:p>
        </w:tc>
        <w:tc>
          <w:tcPr>
            <w:tcW w:w="1337" w:type="pct"/>
            <w:vAlign w:val="center"/>
            <w:hideMark/>
          </w:tcPr>
          <w:p w14:paraId="5BFA48B7" w14:textId="154CA728" w:rsidR="00C02E60" w:rsidRPr="00106D83" w:rsidRDefault="00C02E60" w:rsidP="001A2CAC">
            <w:pPr>
              <w:rPr>
                <w:rFonts w:ascii="Arial" w:hAnsi="Arial" w:cs="Arial"/>
                <w:sz w:val="22"/>
                <w:szCs w:val="22"/>
              </w:rPr>
            </w:pPr>
            <w:r w:rsidRPr="00106D83">
              <w:rPr>
                <w:rFonts w:ascii="Arial" w:hAnsi="Arial" w:cs="Arial"/>
                <w:sz w:val="22"/>
                <w:szCs w:val="22"/>
              </w:rPr>
              <w:t>-6%</w:t>
            </w:r>
          </w:p>
        </w:tc>
        <w:tc>
          <w:tcPr>
            <w:tcW w:w="1209" w:type="pct"/>
            <w:vAlign w:val="center"/>
            <w:hideMark/>
          </w:tcPr>
          <w:p w14:paraId="2BC4748A" w14:textId="26838787" w:rsidR="00C02E60" w:rsidRPr="00106D83" w:rsidRDefault="00C02E60" w:rsidP="001A2CAC">
            <w:pPr>
              <w:rPr>
                <w:rFonts w:ascii="Arial" w:hAnsi="Arial" w:cs="Arial"/>
                <w:sz w:val="22"/>
                <w:szCs w:val="22"/>
              </w:rPr>
            </w:pPr>
            <w:r w:rsidRPr="00106D83">
              <w:rPr>
                <w:rFonts w:ascii="Arial" w:hAnsi="Arial" w:cs="Arial"/>
                <w:sz w:val="22"/>
                <w:szCs w:val="22"/>
              </w:rPr>
              <w:t>97.4 %</w:t>
            </w:r>
          </w:p>
        </w:tc>
      </w:tr>
      <w:tr w:rsidR="00C02E60" w:rsidRPr="00106D83" w14:paraId="0BD22E2D" w14:textId="77777777" w:rsidTr="008C23FB">
        <w:trPr>
          <w:tblCellSpacing w:w="15" w:type="dxa"/>
        </w:trPr>
        <w:tc>
          <w:tcPr>
            <w:tcW w:w="671" w:type="pct"/>
            <w:vAlign w:val="center"/>
            <w:hideMark/>
          </w:tcPr>
          <w:p w14:paraId="7E877407" w14:textId="77777777" w:rsidR="00C02E60" w:rsidRPr="00106D83" w:rsidRDefault="00C02E60" w:rsidP="001A2CAC">
            <w:pPr>
              <w:rPr>
                <w:rFonts w:ascii="Arial" w:hAnsi="Arial" w:cs="Arial"/>
                <w:sz w:val="22"/>
                <w:szCs w:val="22"/>
              </w:rPr>
            </w:pPr>
            <w:r w:rsidRPr="00106D83">
              <w:rPr>
                <w:rFonts w:ascii="Arial" w:hAnsi="Arial" w:cs="Arial"/>
                <w:sz w:val="22"/>
                <w:szCs w:val="22"/>
              </w:rPr>
              <w:t>Ceramic mug</w:t>
            </w:r>
          </w:p>
        </w:tc>
        <w:tc>
          <w:tcPr>
            <w:tcW w:w="712" w:type="pct"/>
            <w:vAlign w:val="center"/>
            <w:hideMark/>
          </w:tcPr>
          <w:p w14:paraId="2D7B3145" w14:textId="77777777" w:rsidR="00C02E60" w:rsidRPr="00106D83" w:rsidRDefault="00C02E60" w:rsidP="001A2CAC">
            <w:pPr>
              <w:rPr>
                <w:rFonts w:ascii="Arial" w:hAnsi="Arial" w:cs="Arial"/>
                <w:sz w:val="22"/>
                <w:szCs w:val="22"/>
              </w:rPr>
            </w:pPr>
            <w:r w:rsidRPr="00106D83">
              <w:rPr>
                <w:rFonts w:ascii="Arial" w:hAnsi="Arial" w:cs="Arial"/>
                <w:sz w:val="22"/>
                <w:szCs w:val="22"/>
              </w:rPr>
              <w:t>Full</w:t>
            </w:r>
          </w:p>
        </w:tc>
        <w:tc>
          <w:tcPr>
            <w:tcW w:w="981" w:type="pct"/>
            <w:vAlign w:val="center"/>
            <w:hideMark/>
          </w:tcPr>
          <w:p w14:paraId="6A1E0027" w14:textId="65AD6636" w:rsidR="00C02E60" w:rsidRPr="00106D83" w:rsidRDefault="00C02E60" w:rsidP="001A2CAC">
            <w:pPr>
              <w:rPr>
                <w:rFonts w:ascii="Arial" w:hAnsi="Arial" w:cs="Arial"/>
                <w:sz w:val="22"/>
                <w:szCs w:val="22"/>
              </w:rPr>
            </w:pPr>
            <w:r w:rsidRPr="00106D83">
              <w:rPr>
                <w:rFonts w:ascii="Arial" w:hAnsi="Arial" w:cs="Arial"/>
                <w:sz w:val="22"/>
                <w:szCs w:val="22"/>
              </w:rPr>
              <w:t>99.9%</w:t>
            </w:r>
          </w:p>
        </w:tc>
        <w:tc>
          <w:tcPr>
            <w:tcW w:w="1337" w:type="pct"/>
            <w:vAlign w:val="center"/>
            <w:hideMark/>
          </w:tcPr>
          <w:p w14:paraId="1BF8BB13" w14:textId="4793EAED" w:rsidR="00C02E60" w:rsidRPr="00106D83" w:rsidRDefault="00C02E60" w:rsidP="001A2CAC">
            <w:pPr>
              <w:rPr>
                <w:rFonts w:ascii="Arial" w:hAnsi="Arial" w:cs="Arial"/>
                <w:sz w:val="22"/>
                <w:szCs w:val="22"/>
              </w:rPr>
            </w:pPr>
            <w:r w:rsidRPr="00106D83">
              <w:rPr>
                <w:rFonts w:ascii="Arial" w:hAnsi="Arial" w:cs="Arial"/>
                <w:sz w:val="22"/>
                <w:szCs w:val="22"/>
              </w:rPr>
              <w:t>-7.9%</w:t>
            </w:r>
          </w:p>
        </w:tc>
        <w:tc>
          <w:tcPr>
            <w:tcW w:w="1209" w:type="pct"/>
            <w:vAlign w:val="center"/>
            <w:hideMark/>
          </w:tcPr>
          <w:p w14:paraId="302D98C0" w14:textId="244EC000" w:rsidR="00C02E60" w:rsidRPr="00106D83" w:rsidRDefault="00C02E60" w:rsidP="001A2CAC">
            <w:pPr>
              <w:rPr>
                <w:rFonts w:ascii="Arial" w:hAnsi="Arial" w:cs="Arial"/>
                <w:sz w:val="22"/>
                <w:szCs w:val="22"/>
              </w:rPr>
            </w:pPr>
            <w:r w:rsidRPr="00106D83">
              <w:rPr>
                <w:rFonts w:ascii="Arial" w:hAnsi="Arial" w:cs="Arial"/>
                <w:sz w:val="22"/>
                <w:szCs w:val="22"/>
              </w:rPr>
              <w:t>97.7 %</w:t>
            </w:r>
          </w:p>
        </w:tc>
      </w:tr>
      <w:tr w:rsidR="00C02E60" w:rsidRPr="00106D83" w14:paraId="64461F77" w14:textId="77777777" w:rsidTr="008C23FB">
        <w:trPr>
          <w:tblCellSpacing w:w="15" w:type="dxa"/>
        </w:trPr>
        <w:tc>
          <w:tcPr>
            <w:tcW w:w="671" w:type="pct"/>
            <w:vAlign w:val="center"/>
          </w:tcPr>
          <w:p w14:paraId="626D1EB3" w14:textId="38022B59" w:rsidR="00C02E60" w:rsidRPr="00106D83" w:rsidRDefault="00C02E60" w:rsidP="001A2CAC">
            <w:pPr>
              <w:rPr>
                <w:rFonts w:ascii="Arial" w:hAnsi="Arial" w:cs="Arial"/>
                <w:b/>
                <w:bCs/>
                <w:sz w:val="22"/>
                <w:szCs w:val="22"/>
              </w:rPr>
            </w:pPr>
            <w:r w:rsidRPr="00106D83">
              <w:rPr>
                <w:rFonts w:ascii="Arial" w:hAnsi="Arial" w:cs="Arial"/>
                <w:b/>
                <w:bCs/>
                <w:sz w:val="22"/>
                <w:szCs w:val="22"/>
              </w:rPr>
              <w:t>Overall</w:t>
            </w:r>
          </w:p>
        </w:tc>
        <w:tc>
          <w:tcPr>
            <w:tcW w:w="712" w:type="pct"/>
            <w:vAlign w:val="center"/>
          </w:tcPr>
          <w:p w14:paraId="0F3F9EEF" w14:textId="4645C342" w:rsidR="00C02E60" w:rsidRPr="00106D83" w:rsidRDefault="00C02E60" w:rsidP="001A2CAC">
            <w:pPr>
              <w:rPr>
                <w:rFonts w:ascii="Arial" w:hAnsi="Arial" w:cs="Arial"/>
                <w:b/>
                <w:bCs/>
                <w:sz w:val="22"/>
                <w:szCs w:val="22"/>
              </w:rPr>
            </w:pPr>
            <w:r w:rsidRPr="00106D83">
              <w:rPr>
                <w:rFonts w:ascii="Arial" w:hAnsi="Arial" w:cs="Arial"/>
                <w:b/>
                <w:bCs/>
                <w:sz w:val="22"/>
                <w:szCs w:val="22"/>
              </w:rPr>
              <w:t>-</w:t>
            </w:r>
          </w:p>
        </w:tc>
        <w:tc>
          <w:tcPr>
            <w:tcW w:w="981" w:type="pct"/>
            <w:vAlign w:val="center"/>
          </w:tcPr>
          <w:p w14:paraId="16C0EB80" w14:textId="5E5FA988" w:rsidR="00C02E60" w:rsidRPr="00106D83" w:rsidRDefault="00C02E60" w:rsidP="001A2CAC">
            <w:pPr>
              <w:rPr>
                <w:rFonts w:ascii="Arial" w:hAnsi="Arial" w:cs="Arial"/>
                <w:b/>
                <w:bCs/>
                <w:sz w:val="22"/>
                <w:szCs w:val="22"/>
              </w:rPr>
            </w:pPr>
            <w:r w:rsidRPr="00106D83">
              <w:rPr>
                <w:rFonts w:ascii="Arial" w:hAnsi="Arial" w:cs="Arial"/>
                <w:b/>
                <w:bCs/>
                <w:sz w:val="22"/>
                <w:szCs w:val="22"/>
              </w:rPr>
              <w:t>32</w:t>
            </w:r>
            <w:r w:rsidR="000722E2" w:rsidRPr="00106D83">
              <w:rPr>
                <w:rFonts w:ascii="Arial" w:hAnsi="Arial" w:cs="Arial"/>
                <w:b/>
                <w:bCs/>
                <w:sz w:val="22"/>
                <w:szCs w:val="22"/>
              </w:rPr>
              <w:t>.2</w:t>
            </w:r>
            <w:r w:rsidRPr="00106D83">
              <w:rPr>
                <w:rFonts w:ascii="Arial" w:hAnsi="Arial" w:cs="Arial"/>
                <w:b/>
                <w:bCs/>
                <w:sz w:val="22"/>
                <w:szCs w:val="22"/>
              </w:rPr>
              <w:t>%</w:t>
            </w:r>
          </w:p>
        </w:tc>
        <w:tc>
          <w:tcPr>
            <w:tcW w:w="1337" w:type="pct"/>
            <w:vAlign w:val="center"/>
          </w:tcPr>
          <w:p w14:paraId="02175B94" w14:textId="16F7B18E" w:rsidR="00C02E60" w:rsidRPr="00106D83" w:rsidRDefault="00C02E60" w:rsidP="001A2CAC">
            <w:pPr>
              <w:rPr>
                <w:rFonts w:ascii="Arial" w:hAnsi="Arial" w:cs="Arial"/>
                <w:b/>
                <w:bCs/>
                <w:sz w:val="22"/>
                <w:szCs w:val="22"/>
              </w:rPr>
            </w:pPr>
            <w:r w:rsidRPr="00106D83">
              <w:rPr>
                <w:rFonts w:ascii="Arial" w:hAnsi="Arial" w:cs="Arial"/>
                <w:b/>
                <w:bCs/>
              </w:rPr>
              <w:t>27</w:t>
            </w:r>
            <w:r w:rsidR="000722E2" w:rsidRPr="00106D83">
              <w:rPr>
                <w:rFonts w:ascii="Arial" w:hAnsi="Arial" w:cs="Arial"/>
                <w:b/>
                <w:bCs/>
              </w:rPr>
              <w:t>.3</w:t>
            </w:r>
            <w:r w:rsidRPr="00106D83">
              <w:rPr>
                <w:rFonts w:ascii="Arial" w:hAnsi="Arial" w:cs="Arial"/>
                <w:b/>
                <w:bCs/>
              </w:rPr>
              <w:t>%</w:t>
            </w:r>
            <w:r w:rsidR="00C67946" w:rsidRPr="00106D83">
              <w:rPr>
                <w:rFonts w:ascii="Arial" w:hAnsi="Arial" w:cs="Arial"/>
                <w:b/>
                <w:bCs/>
              </w:rPr>
              <w:t xml:space="preserve"> </w:t>
            </w:r>
          </w:p>
        </w:tc>
        <w:tc>
          <w:tcPr>
            <w:tcW w:w="1209" w:type="pct"/>
            <w:vAlign w:val="center"/>
          </w:tcPr>
          <w:p w14:paraId="5520FA95" w14:textId="4FF64FF8" w:rsidR="00C02E60" w:rsidRPr="00106D83" w:rsidRDefault="00C02E60" w:rsidP="00FF1895">
            <w:pPr>
              <w:keepNext/>
              <w:rPr>
                <w:rFonts w:ascii="Arial" w:hAnsi="Arial" w:cs="Arial"/>
                <w:b/>
                <w:bCs/>
                <w:sz w:val="22"/>
                <w:szCs w:val="22"/>
              </w:rPr>
            </w:pPr>
            <w:r w:rsidRPr="00106D83">
              <w:rPr>
                <w:rFonts w:ascii="Arial" w:hAnsi="Arial" w:cs="Arial"/>
                <w:b/>
                <w:bCs/>
              </w:rPr>
              <w:t>87</w:t>
            </w:r>
            <w:r w:rsidR="001C0712" w:rsidRPr="00106D83">
              <w:rPr>
                <w:rFonts w:ascii="Arial" w:hAnsi="Arial" w:cs="Arial"/>
                <w:b/>
                <w:bCs/>
              </w:rPr>
              <w:t>.2%</w:t>
            </w:r>
          </w:p>
        </w:tc>
      </w:tr>
    </w:tbl>
    <w:p w14:paraId="7E3E1044" w14:textId="7D172243" w:rsidR="00FF1895" w:rsidRPr="00106D83" w:rsidRDefault="00FF1895" w:rsidP="003C352D">
      <w:pPr>
        <w:pStyle w:val="Caption"/>
        <w:jc w:val="center"/>
        <w:rPr>
          <w:rFonts w:ascii="Arial" w:hAnsi="Arial" w:cs="Arial"/>
        </w:rPr>
      </w:pPr>
      <w:r w:rsidRPr="00106D83">
        <w:rPr>
          <w:rFonts w:ascii="Arial" w:hAnsi="Arial" w:cs="Arial"/>
        </w:rPr>
        <w:t xml:space="preserve">Table </w:t>
      </w:r>
      <w:r w:rsidR="003C352D" w:rsidRPr="00106D83">
        <w:rPr>
          <w:rFonts w:ascii="Arial" w:hAnsi="Arial" w:cs="Arial"/>
        </w:rPr>
        <w:t>1</w:t>
      </w:r>
      <w:r w:rsidR="00752798" w:rsidRPr="00106D83">
        <w:rPr>
          <w:rFonts w:ascii="Arial" w:hAnsi="Arial" w:cs="Arial"/>
        </w:rPr>
        <w:t>8</w:t>
      </w:r>
      <w:r w:rsidRPr="00106D83">
        <w:rPr>
          <w:rFonts w:ascii="Arial" w:hAnsi="Arial" w:cs="Arial"/>
        </w:rPr>
        <w:t>: Summary table of RL hand’s improvements in. to 1 decimal place</w:t>
      </w:r>
      <w:r w:rsidR="00487DC6" w:rsidRPr="00106D83">
        <w:rPr>
          <w:rFonts w:ascii="Arial" w:hAnsi="Arial" w:cs="Arial"/>
        </w:rPr>
        <w:t xml:space="preserve">. </w:t>
      </w:r>
      <w:proofErr w:type="gramStart"/>
      <w:r w:rsidR="00487DC6" w:rsidRPr="00106D83">
        <w:rPr>
          <w:rFonts w:ascii="Arial" w:hAnsi="Arial" w:cs="Arial"/>
        </w:rPr>
        <w:t>At a glance</w:t>
      </w:r>
      <w:proofErr w:type="gramEnd"/>
      <w:r w:rsidR="00487DC6" w:rsidRPr="00106D83">
        <w:rPr>
          <w:rFonts w:ascii="Arial" w:hAnsi="Arial" w:cs="Arial"/>
        </w:rPr>
        <w:t>, the hand does overall improve in performance compared to the unenhanced hand</w:t>
      </w:r>
      <w:r w:rsidR="004F2F18" w:rsidRPr="00106D83">
        <w:rPr>
          <w:rFonts w:ascii="Arial" w:hAnsi="Arial" w:cs="Arial"/>
        </w:rPr>
        <w:t>, particularly in distributing force more evenly across links.</w:t>
      </w:r>
    </w:p>
    <w:p w14:paraId="517A4148" w14:textId="77777777" w:rsidR="008C23FB" w:rsidRPr="00106D83" w:rsidRDefault="008C23FB" w:rsidP="00420E34">
      <w:pPr>
        <w:pStyle w:val="Heading1"/>
        <w:jc w:val="center"/>
        <w:rPr>
          <w:rFonts w:ascii="Arial" w:hAnsi="Arial" w:cs="Arial"/>
          <w:sz w:val="28"/>
          <w:szCs w:val="28"/>
        </w:rPr>
      </w:pPr>
      <w:bookmarkStart w:id="238" w:name="_Toc191952799"/>
      <w:bookmarkStart w:id="239" w:name="_Toc197363928"/>
      <w:bookmarkStart w:id="240" w:name="_Toc197364567"/>
      <w:bookmarkStart w:id="241" w:name="_Toc197364606"/>
      <w:bookmarkStart w:id="242" w:name="_Toc197626260"/>
      <w:bookmarkStart w:id="243" w:name="_Toc197768174"/>
      <w:bookmarkStart w:id="244" w:name="_Toc197770480"/>
      <w:bookmarkStart w:id="245" w:name="_Toc197984229"/>
    </w:p>
    <w:p w14:paraId="13400D9E" w14:textId="3A0FEA81" w:rsidR="008C23FB" w:rsidRPr="00106D83" w:rsidRDefault="008C23FB" w:rsidP="00AE51E4">
      <w:pPr>
        <w:rPr>
          <w:rFonts w:ascii="Arial" w:eastAsiaTheme="majorEastAsia" w:hAnsi="Arial" w:cs="Arial"/>
          <w:color w:val="0F4761" w:themeColor="accent1" w:themeShade="BF"/>
          <w:sz w:val="28"/>
          <w:szCs w:val="28"/>
        </w:rPr>
      </w:pPr>
    </w:p>
    <w:p w14:paraId="769FA285" w14:textId="77777777" w:rsidR="008C23FB" w:rsidRPr="00106D83" w:rsidRDefault="008C23FB">
      <w:pPr>
        <w:rPr>
          <w:rFonts w:ascii="Arial" w:eastAsiaTheme="majorEastAsia" w:hAnsi="Arial" w:cs="Arial"/>
          <w:color w:val="0F4761" w:themeColor="accent1" w:themeShade="BF"/>
          <w:sz w:val="28"/>
          <w:szCs w:val="28"/>
        </w:rPr>
      </w:pPr>
      <w:r w:rsidRPr="00106D83">
        <w:rPr>
          <w:rFonts w:ascii="Arial" w:hAnsi="Arial" w:cs="Arial"/>
          <w:sz w:val="28"/>
          <w:szCs w:val="28"/>
        </w:rPr>
        <w:br w:type="page"/>
      </w:r>
    </w:p>
    <w:p w14:paraId="1C20BFD3" w14:textId="1B5713CF" w:rsidR="00420E34" w:rsidRPr="00106D83" w:rsidRDefault="00FD5829" w:rsidP="00420E34">
      <w:pPr>
        <w:pStyle w:val="Heading1"/>
        <w:jc w:val="center"/>
        <w:rPr>
          <w:rFonts w:ascii="Arial" w:hAnsi="Arial" w:cs="Arial"/>
          <w:sz w:val="28"/>
          <w:szCs w:val="28"/>
        </w:rPr>
      </w:pPr>
      <w:bookmarkStart w:id="246" w:name="_Toc198116553"/>
      <w:r w:rsidRPr="00106D83">
        <w:rPr>
          <w:rFonts w:ascii="Arial" w:hAnsi="Arial" w:cs="Arial"/>
          <w:sz w:val="28"/>
          <w:szCs w:val="28"/>
        </w:rPr>
        <w:lastRenderedPageBreak/>
        <w:t xml:space="preserve">4 </w:t>
      </w:r>
      <w:proofErr w:type="gramStart"/>
      <w:r w:rsidRPr="00106D83">
        <w:rPr>
          <w:rFonts w:ascii="Arial" w:hAnsi="Arial" w:cs="Arial"/>
          <w:sz w:val="28"/>
          <w:szCs w:val="28"/>
        </w:rPr>
        <w:t>DISCUSSION</w:t>
      </w:r>
      <w:bookmarkEnd w:id="238"/>
      <w:bookmarkEnd w:id="239"/>
      <w:bookmarkEnd w:id="240"/>
      <w:bookmarkEnd w:id="241"/>
      <w:bookmarkEnd w:id="242"/>
      <w:bookmarkEnd w:id="243"/>
      <w:bookmarkEnd w:id="244"/>
      <w:bookmarkEnd w:id="245"/>
      <w:bookmarkEnd w:id="246"/>
      <w:proofErr w:type="gramEnd"/>
    </w:p>
    <w:p w14:paraId="5366CC8C" w14:textId="2CFB6440" w:rsidR="00420E34" w:rsidRPr="00106D83" w:rsidRDefault="00420E34" w:rsidP="00420E34">
      <w:pPr>
        <w:jc w:val="both"/>
        <w:rPr>
          <w:rFonts w:ascii="Arial" w:hAnsi="Arial" w:cs="Arial"/>
          <w:sz w:val="22"/>
          <w:szCs w:val="22"/>
        </w:rPr>
      </w:pPr>
      <w:r w:rsidRPr="00106D83">
        <w:rPr>
          <w:rFonts w:ascii="Arial" w:hAnsi="Arial" w:cs="Arial"/>
          <w:sz w:val="22"/>
          <w:szCs w:val="22"/>
        </w:rPr>
        <w:t xml:space="preserve">This work evaluates </w:t>
      </w:r>
      <w:r w:rsidR="00632C21" w:rsidRPr="00106D83">
        <w:rPr>
          <w:rFonts w:ascii="Arial" w:hAnsi="Arial" w:cs="Arial"/>
          <w:sz w:val="22"/>
          <w:szCs w:val="22"/>
        </w:rPr>
        <w:t>the</w:t>
      </w:r>
      <w:r w:rsidRPr="00106D83">
        <w:rPr>
          <w:rFonts w:ascii="Arial" w:hAnsi="Arial" w:cs="Arial"/>
          <w:sz w:val="22"/>
          <w:szCs w:val="22"/>
        </w:rPr>
        <w:t xml:space="preserve"> novel vision–RL pipeline. </w:t>
      </w:r>
      <w:r w:rsidR="00632C21" w:rsidRPr="00106D83">
        <w:rPr>
          <w:rFonts w:ascii="Arial" w:hAnsi="Arial" w:cs="Arial"/>
          <w:sz w:val="22"/>
          <w:szCs w:val="22"/>
        </w:rPr>
        <w:t xml:space="preserve">Its key outcomes and limitations are discussed before situating the findings within state-of-the-art systems to underscore its </w:t>
      </w:r>
      <w:r w:rsidR="00294215" w:rsidRPr="00106D83">
        <w:rPr>
          <w:rFonts w:ascii="Arial" w:hAnsi="Arial" w:cs="Arial"/>
          <w:sz w:val="22"/>
          <w:szCs w:val="22"/>
        </w:rPr>
        <w:t>impact</w:t>
      </w:r>
      <w:r w:rsidR="00632C21" w:rsidRPr="00106D83">
        <w:rPr>
          <w:rFonts w:ascii="Arial" w:hAnsi="Arial" w:cs="Arial"/>
          <w:sz w:val="22"/>
          <w:szCs w:val="22"/>
        </w:rPr>
        <w:t>.</w:t>
      </w:r>
    </w:p>
    <w:p w14:paraId="556DF132" w14:textId="1BC0DB7E" w:rsidR="00253346" w:rsidRPr="00106D83" w:rsidRDefault="623DC121" w:rsidP="00FD5829">
      <w:pPr>
        <w:pStyle w:val="Heading2"/>
        <w:jc w:val="center"/>
        <w:rPr>
          <w:rFonts w:ascii="Arial" w:hAnsi="Arial" w:cs="Arial"/>
          <w:sz w:val="22"/>
          <w:szCs w:val="22"/>
        </w:rPr>
      </w:pPr>
      <w:bookmarkStart w:id="247" w:name="_Toc903477409"/>
      <w:bookmarkStart w:id="248" w:name="_Toc197363929"/>
      <w:bookmarkStart w:id="249" w:name="_Toc197364568"/>
      <w:bookmarkStart w:id="250" w:name="_Toc197364607"/>
      <w:bookmarkStart w:id="251" w:name="_Toc197626261"/>
      <w:bookmarkStart w:id="252" w:name="_Toc197768175"/>
      <w:bookmarkStart w:id="253" w:name="_Toc197770481"/>
      <w:bookmarkStart w:id="254" w:name="_Toc197984230"/>
      <w:bookmarkStart w:id="255" w:name="_Toc198116554"/>
      <w:r w:rsidRPr="00106D83">
        <w:rPr>
          <w:rFonts w:ascii="Arial" w:hAnsi="Arial" w:cs="Arial"/>
          <w:sz w:val="22"/>
          <w:szCs w:val="22"/>
        </w:rPr>
        <w:t xml:space="preserve">4.1 </w:t>
      </w:r>
      <w:bookmarkEnd w:id="247"/>
      <w:r w:rsidR="009A759F" w:rsidRPr="00106D83">
        <w:rPr>
          <w:rFonts w:ascii="Arial" w:hAnsi="Arial" w:cs="Arial"/>
          <w:sz w:val="22"/>
          <w:szCs w:val="22"/>
        </w:rPr>
        <w:t>Computer Vision Algorithm</w:t>
      </w:r>
      <w:bookmarkEnd w:id="248"/>
      <w:bookmarkEnd w:id="249"/>
      <w:bookmarkEnd w:id="250"/>
      <w:bookmarkEnd w:id="251"/>
      <w:bookmarkEnd w:id="252"/>
      <w:bookmarkEnd w:id="253"/>
      <w:bookmarkEnd w:id="254"/>
      <w:bookmarkEnd w:id="255"/>
    </w:p>
    <w:p w14:paraId="2799E966" w14:textId="36A0FE84" w:rsidR="00E2142E" w:rsidRPr="00106D83" w:rsidRDefault="00E2142E" w:rsidP="001F2C73">
      <w:pPr>
        <w:pStyle w:val="Heading3"/>
      </w:pPr>
      <w:bookmarkStart w:id="256" w:name="_Toc197364569"/>
      <w:bookmarkStart w:id="257" w:name="_Toc197364608"/>
      <w:bookmarkStart w:id="258" w:name="_Toc197626262"/>
      <w:bookmarkStart w:id="259" w:name="_Toc197768176"/>
      <w:bookmarkStart w:id="260" w:name="_Toc197770482"/>
      <w:bookmarkStart w:id="261" w:name="_Toc197984231"/>
      <w:bookmarkStart w:id="262" w:name="_Toc198116555"/>
      <w:r w:rsidRPr="00106D83">
        <w:t>4.1</w:t>
      </w:r>
      <w:r w:rsidR="00D73D33" w:rsidRPr="00106D83">
        <w:t>.1</w:t>
      </w:r>
      <w:r w:rsidR="004857D6" w:rsidRPr="00106D83">
        <w:t xml:space="preserve"> </w:t>
      </w:r>
      <w:r w:rsidRPr="00106D83">
        <w:t>Key Outcomes</w:t>
      </w:r>
      <w:r w:rsidR="000029A3" w:rsidRPr="00106D83">
        <w:t xml:space="preserve"> and Limitations</w:t>
      </w:r>
      <w:bookmarkEnd w:id="256"/>
      <w:bookmarkEnd w:id="257"/>
      <w:bookmarkEnd w:id="258"/>
      <w:bookmarkEnd w:id="259"/>
      <w:bookmarkEnd w:id="260"/>
      <w:bookmarkEnd w:id="261"/>
      <w:bookmarkEnd w:id="262"/>
    </w:p>
    <w:p w14:paraId="60C01A9A" w14:textId="22517427" w:rsidR="00AB7228" w:rsidRPr="00106D83" w:rsidRDefault="002E3BDA" w:rsidP="003C352D">
      <w:pPr>
        <w:spacing w:before="100" w:beforeAutospacing="1" w:after="100" w:afterAutospacing="1"/>
        <w:jc w:val="both"/>
        <w:rPr>
          <w:rFonts w:ascii="Arial" w:hAnsi="Arial" w:cs="Arial"/>
          <w:sz w:val="22"/>
          <w:szCs w:val="22"/>
        </w:rPr>
      </w:pPr>
      <w:r w:rsidRPr="00106D83">
        <w:rPr>
          <w:rFonts w:ascii="Arial" w:hAnsi="Arial" w:cs="Arial"/>
          <w:sz w:val="22"/>
          <w:szCs w:val="22"/>
        </w:rPr>
        <w:t>A</w:t>
      </w:r>
      <w:r w:rsidR="00B72D54" w:rsidRPr="00106D83">
        <w:rPr>
          <w:rFonts w:ascii="Arial" w:hAnsi="Arial" w:cs="Arial"/>
          <w:sz w:val="22"/>
          <w:szCs w:val="22"/>
        </w:rPr>
        <w:t xml:space="preserve">lthough </w:t>
      </w:r>
      <w:r w:rsidR="002975BC" w:rsidRPr="00106D83">
        <w:rPr>
          <w:rFonts w:ascii="Arial" w:hAnsi="Arial" w:cs="Arial"/>
          <w:sz w:val="22"/>
          <w:szCs w:val="22"/>
        </w:rPr>
        <w:t>the</w:t>
      </w:r>
      <w:r w:rsidR="00B72D54" w:rsidRPr="00106D83">
        <w:rPr>
          <w:rFonts w:ascii="Arial" w:hAnsi="Arial" w:cs="Arial"/>
          <w:sz w:val="22"/>
          <w:szCs w:val="22"/>
        </w:rPr>
        <w:t xml:space="preserve"> results reject the null hypothesis, the metrics still establish a solid prototype baseline </w:t>
      </w:r>
      <w:r w:rsidR="00AD7E32" w:rsidRPr="00106D83">
        <w:rPr>
          <w:rFonts w:ascii="Arial" w:hAnsi="Arial" w:cs="Arial"/>
          <w:sz w:val="22"/>
          <w:szCs w:val="22"/>
        </w:rPr>
        <w:t xml:space="preserve">and foundation </w:t>
      </w:r>
      <w:r w:rsidR="00B72D54" w:rsidRPr="00106D83">
        <w:rPr>
          <w:rFonts w:ascii="Arial" w:hAnsi="Arial" w:cs="Arial"/>
          <w:sz w:val="22"/>
          <w:szCs w:val="22"/>
        </w:rPr>
        <w:t xml:space="preserve">for future work. </w:t>
      </w:r>
      <w:r w:rsidR="00226853" w:rsidRPr="00106D83">
        <w:rPr>
          <w:rFonts w:ascii="Arial" w:hAnsi="Arial" w:cs="Arial"/>
          <w:sz w:val="22"/>
          <w:szCs w:val="22"/>
        </w:rPr>
        <w:t>The</w:t>
      </w:r>
      <w:r w:rsidR="00B72D54" w:rsidRPr="00106D83">
        <w:rPr>
          <w:rFonts w:ascii="Arial" w:hAnsi="Arial" w:cs="Arial"/>
          <w:sz w:val="22"/>
          <w:szCs w:val="22"/>
        </w:rPr>
        <w:t xml:space="preserve"> slightly higher recall (</w:t>
      </w:r>
      <w:r w:rsidR="004C3FA3" w:rsidRPr="00106D83">
        <w:rPr>
          <w:rFonts w:ascii="Arial" w:hAnsi="Arial" w:cs="Arial"/>
          <w:sz w:val="22"/>
          <w:szCs w:val="22"/>
        </w:rPr>
        <w:t>81%</w:t>
      </w:r>
      <w:r w:rsidR="00B72D54" w:rsidRPr="00106D83">
        <w:rPr>
          <w:rFonts w:ascii="Arial" w:hAnsi="Arial" w:cs="Arial"/>
          <w:sz w:val="22"/>
          <w:szCs w:val="22"/>
        </w:rPr>
        <w:t>) compared to precision (</w:t>
      </w:r>
      <w:r w:rsidR="004C3FA3" w:rsidRPr="00106D83">
        <w:rPr>
          <w:rFonts w:ascii="Arial" w:hAnsi="Arial" w:cs="Arial"/>
          <w:sz w:val="22"/>
          <w:szCs w:val="22"/>
        </w:rPr>
        <w:t>78</w:t>
      </w:r>
      <w:r w:rsidR="00B72D54" w:rsidRPr="00106D83">
        <w:rPr>
          <w:rFonts w:ascii="Arial" w:hAnsi="Arial" w:cs="Arial"/>
          <w:sz w:val="22"/>
          <w:szCs w:val="22"/>
        </w:rPr>
        <w:t xml:space="preserve">%) indicates a </w:t>
      </w:r>
      <w:r w:rsidR="00F14049" w:rsidRPr="00106D83">
        <w:rPr>
          <w:rFonts w:ascii="Arial" w:hAnsi="Arial" w:cs="Arial"/>
          <w:sz w:val="22"/>
          <w:szCs w:val="22"/>
        </w:rPr>
        <w:t>trend</w:t>
      </w:r>
      <w:r w:rsidR="00B72D54" w:rsidRPr="00106D83">
        <w:rPr>
          <w:rFonts w:ascii="Arial" w:hAnsi="Arial" w:cs="Arial"/>
          <w:sz w:val="22"/>
          <w:szCs w:val="22"/>
        </w:rPr>
        <w:t xml:space="preserve"> toward detecting</w:t>
      </w:r>
      <w:r w:rsidR="00730A85" w:rsidRPr="00106D83">
        <w:rPr>
          <w:rFonts w:ascii="Arial" w:hAnsi="Arial" w:cs="Arial"/>
          <w:sz w:val="22"/>
          <w:szCs w:val="22"/>
        </w:rPr>
        <w:t xml:space="preserve">, and </w:t>
      </w:r>
      <w:r w:rsidR="00551EAA" w:rsidRPr="00106D83">
        <w:rPr>
          <w:rFonts w:ascii="Arial" w:hAnsi="Arial" w:cs="Arial"/>
          <w:sz w:val="22"/>
          <w:szCs w:val="22"/>
        </w:rPr>
        <w:t>therefore</w:t>
      </w:r>
      <w:r w:rsidR="00730A85" w:rsidRPr="00106D83">
        <w:rPr>
          <w:rFonts w:ascii="Arial" w:hAnsi="Arial" w:cs="Arial"/>
          <w:sz w:val="22"/>
          <w:szCs w:val="22"/>
        </w:rPr>
        <w:t xml:space="preserve"> grasping</w:t>
      </w:r>
      <w:r w:rsidR="00C7096A" w:rsidRPr="00106D83">
        <w:rPr>
          <w:rFonts w:ascii="Arial" w:hAnsi="Arial" w:cs="Arial"/>
          <w:sz w:val="22"/>
          <w:szCs w:val="22"/>
        </w:rPr>
        <w:t>,</w:t>
      </w:r>
      <w:r w:rsidR="00730A85" w:rsidRPr="00106D83">
        <w:rPr>
          <w:rFonts w:ascii="Arial" w:hAnsi="Arial" w:cs="Arial"/>
          <w:sz w:val="22"/>
          <w:szCs w:val="22"/>
        </w:rPr>
        <w:t xml:space="preserve"> </w:t>
      </w:r>
      <w:r w:rsidR="00B72D54" w:rsidRPr="00106D83">
        <w:rPr>
          <w:rFonts w:ascii="Arial" w:hAnsi="Arial" w:cs="Arial"/>
          <w:sz w:val="22"/>
          <w:szCs w:val="22"/>
        </w:rPr>
        <w:t>cups, even at the cost of false alarms</w:t>
      </w:r>
      <w:r w:rsidR="00551EAA" w:rsidRPr="00106D83">
        <w:rPr>
          <w:rFonts w:ascii="Arial" w:hAnsi="Arial" w:cs="Arial"/>
          <w:sz w:val="22"/>
          <w:szCs w:val="22"/>
        </w:rPr>
        <w:t>. This is</w:t>
      </w:r>
      <w:r w:rsidR="00B72D54" w:rsidRPr="00106D83">
        <w:rPr>
          <w:rFonts w:ascii="Arial" w:hAnsi="Arial" w:cs="Arial"/>
          <w:sz w:val="22"/>
          <w:szCs w:val="22"/>
        </w:rPr>
        <w:t xml:space="preserve"> better for assistive grasping where </w:t>
      </w:r>
      <w:r w:rsidR="00551EAA" w:rsidRPr="00106D83">
        <w:rPr>
          <w:rFonts w:ascii="Arial" w:hAnsi="Arial" w:cs="Arial"/>
          <w:sz w:val="22"/>
          <w:szCs w:val="22"/>
        </w:rPr>
        <w:t>a missed</w:t>
      </w:r>
      <w:r w:rsidR="00B72D54" w:rsidRPr="00106D83">
        <w:rPr>
          <w:rFonts w:ascii="Arial" w:hAnsi="Arial" w:cs="Arial"/>
          <w:sz w:val="22"/>
          <w:szCs w:val="22"/>
        </w:rPr>
        <w:t xml:space="preserve"> </w:t>
      </w:r>
      <w:r w:rsidR="00551EAA" w:rsidRPr="00106D83">
        <w:rPr>
          <w:rFonts w:ascii="Arial" w:hAnsi="Arial" w:cs="Arial"/>
          <w:sz w:val="22"/>
          <w:szCs w:val="22"/>
        </w:rPr>
        <w:t>object</w:t>
      </w:r>
      <w:r w:rsidR="0080501B" w:rsidRPr="00106D83">
        <w:rPr>
          <w:rFonts w:ascii="Arial" w:hAnsi="Arial" w:cs="Arial"/>
          <w:sz w:val="22"/>
          <w:szCs w:val="22"/>
        </w:rPr>
        <w:t xml:space="preserve"> </w:t>
      </w:r>
      <w:r w:rsidR="00551EAA" w:rsidRPr="00106D83">
        <w:rPr>
          <w:rFonts w:ascii="Arial" w:hAnsi="Arial" w:cs="Arial"/>
          <w:sz w:val="22"/>
          <w:szCs w:val="22"/>
        </w:rPr>
        <w:t>is</w:t>
      </w:r>
      <w:r w:rsidR="0080501B" w:rsidRPr="00106D83">
        <w:rPr>
          <w:rFonts w:ascii="Arial" w:hAnsi="Arial" w:cs="Arial"/>
          <w:sz w:val="22"/>
          <w:szCs w:val="22"/>
        </w:rPr>
        <w:t xml:space="preserve"> </w:t>
      </w:r>
      <w:r w:rsidR="00B72D54" w:rsidRPr="00106D83">
        <w:rPr>
          <w:rFonts w:ascii="Arial" w:hAnsi="Arial" w:cs="Arial"/>
          <w:sz w:val="22"/>
          <w:szCs w:val="22"/>
        </w:rPr>
        <w:t xml:space="preserve">more disruptive than </w:t>
      </w:r>
      <w:r w:rsidR="00551EAA" w:rsidRPr="00106D83">
        <w:rPr>
          <w:rFonts w:ascii="Arial" w:hAnsi="Arial" w:cs="Arial"/>
          <w:sz w:val="22"/>
          <w:szCs w:val="22"/>
        </w:rPr>
        <w:t xml:space="preserve">a </w:t>
      </w:r>
      <w:r w:rsidR="00C031A3" w:rsidRPr="00106D83">
        <w:rPr>
          <w:rFonts w:ascii="Arial" w:hAnsi="Arial" w:cs="Arial"/>
          <w:sz w:val="22"/>
          <w:szCs w:val="22"/>
        </w:rPr>
        <w:t>pointless</w:t>
      </w:r>
      <w:r w:rsidR="00B72D54" w:rsidRPr="00106D83">
        <w:rPr>
          <w:rFonts w:ascii="Arial" w:hAnsi="Arial" w:cs="Arial"/>
          <w:sz w:val="22"/>
          <w:szCs w:val="22"/>
        </w:rPr>
        <w:t xml:space="preserve"> grasp</w:t>
      </w:r>
      <w:r w:rsidR="00C031A3" w:rsidRPr="00106D83">
        <w:rPr>
          <w:rFonts w:ascii="Arial" w:hAnsi="Arial" w:cs="Arial"/>
          <w:sz w:val="22"/>
          <w:szCs w:val="22"/>
        </w:rPr>
        <w:t xml:space="preserve">. </w:t>
      </w:r>
      <w:r w:rsidR="00AB7228" w:rsidRPr="00106D83">
        <w:rPr>
          <w:rFonts w:ascii="Arial" w:hAnsi="Arial" w:cs="Arial"/>
          <w:sz w:val="22"/>
          <w:szCs w:val="22"/>
        </w:rPr>
        <w:t xml:space="preserve">The prototype still relies on a single-object dataset and synthetic backdrops, limiting realism. Though reasonable on the surface, an </w:t>
      </w:r>
      <w:r w:rsidR="0036240A" w:rsidRPr="00106D83">
        <w:rPr>
          <w:rFonts w:ascii="Arial" w:hAnsi="Arial" w:cs="Arial"/>
          <w:sz w:val="22"/>
          <w:szCs w:val="22"/>
        </w:rPr>
        <w:t xml:space="preserve">accuracy of 83% and </w:t>
      </w:r>
      <w:r w:rsidR="00AB7228" w:rsidRPr="00106D83">
        <w:rPr>
          <w:rFonts w:ascii="Arial" w:hAnsi="Arial" w:cs="Arial"/>
          <w:sz w:val="22"/>
          <w:szCs w:val="22"/>
        </w:rPr>
        <w:t>80% F1-score still means one in five detections cause a misfire, meaning for every 30 cup interactions there are six failed grasps, a frustration that could raise abandonment rates. Moreover, the image lacks key geometric cues like size and distance, which depth or multi-view vision could provide. The next goal is to raise the metrics, so the hand grasps only when a correct object is detected.</w:t>
      </w:r>
    </w:p>
    <w:p w14:paraId="119C6E7C" w14:textId="39D7B309" w:rsidR="000029A3" w:rsidRPr="00106D83" w:rsidRDefault="00AC1625" w:rsidP="003C352D">
      <w:pPr>
        <w:spacing w:before="100" w:beforeAutospacing="1" w:after="100" w:afterAutospacing="1"/>
        <w:jc w:val="both"/>
        <w:rPr>
          <w:rFonts w:ascii="Arial" w:hAnsi="Arial" w:cs="Arial"/>
          <w:i/>
          <w:iCs/>
          <w:sz w:val="22"/>
          <w:szCs w:val="22"/>
        </w:rPr>
      </w:pPr>
      <w:r w:rsidRPr="00106D83">
        <w:rPr>
          <w:rFonts w:ascii="Arial" w:hAnsi="Arial" w:cs="Arial"/>
          <w:sz w:val="22"/>
          <w:szCs w:val="22"/>
        </w:rPr>
        <w:t>Although this is in simulation,</w:t>
      </w:r>
      <w:r w:rsidR="0080501B" w:rsidRPr="00106D83">
        <w:rPr>
          <w:rFonts w:ascii="Arial" w:hAnsi="Arial" w:cs="Arial"/>
          <w:sz w:val="22"/>
          <w:szCs w:val="22"/>
        </w:rPr>
        <w:t xml:space="preserve"> r</w:t>
      </w:r>
      <w:r w:rsidR="00E2142E" w:rsidRPr="00106D83">
        <w:rPr>
          <w:rFonts w:ascii="Arial" w:hAnsi="Arial" w:cs="Arial"/>
          <w:sz w:val="22"/>
          <w:szCs w:val="22"/>
        </w:rPr>
        <w:t xml:space="preserve">eal-time </w:t>
      </w:r>
      <w:r w:rsidR="0080501B" w:rsidRPr="00106D83">
        <w:rPr>
          <w:rFonts w:ascii="Arial" w:hAnsi="Arial" w:cs="Arial"/>
          <w:sz w:val="22"/>
          <w:szCs w:val="22"/>
        </w:rPr>
        <w:t>results</w:t>
      </w:r>
      <w:r w:rsidR="00E2142E" w:rsidRPr="00106D83">
        <w:rPr>
          <w:rFonts w:ascii="Arial" w:hAnsi="Arial" w:cs="Arial"/>
          <w:sz w:val="22"/>
          <w:szCs w:val="22"/>
        </w:rPr>
        <w:t xml:space="preserve"> are encouraging</w:t>
      </w:r>
      <w:r w:rsidR="00B72D54" w:rsidRPr="00106D83">
        <w:rPr>
          <w:rFonts w:ascii="Arial" w:hAnsi="Arial" w:cs="Arial"/>
          <w:sz w:val="22"/>
          <w:szCs w:val="22"/>
        </w:rPr>
        <w:t xml:space="preserve">, with </w:t>
      </w:r>
      <w:r w:rsidR="006D6497" w:rsidRPr="00106D83">
        <w:rPr>
          <w:rFonts w:ascii="Arial" w:hAnsi="Arial" w:cs="Arial"/>
          <w:sz w:val="22"/>
          <w:szCs w:val="22"/>
        </w:rPr>
        <w:t xml:space="preserve">88% confidence </w:t>
      </w:r>
      <w:r w:rsidR="00B72D54" w:rsidRPr="00106D83">
        <w:rPr>
          <w:rFonts w:ascii="Arial" w:hAnsi="Arial" w:cs="Arial"/>
          <w:sz w:val="22"/>
          <w:szCs w:val="22"/>
        </w:rPr>
        <w:t>a</w:t>
      </w:r>
      <w:r w:rsidR="006837D5" w:rsidRPr="00106D83">
        <w:rPr>
          <w:rFonts w:ascii="Arial" w:hAnsi="Arial" w:cs="Arial"/>
          <w:sz w:val="22"/>
          <w:szCs w:val="22"/>
        </w:rPr>
        <w:t>nd</w:t>
      </w:r>
      <w:r w:rsidR="00E2142E" w:rsidRPr="00106D83">
        <w:rPr>
          <w:rFonts w:ascii="Arial" w:hAnsi="Arial" w:cs="Arial"/>
          <w:sz w:val="22"/>
          <w:szCs w:val="22"/>
        </w:rPr>
        <w:t xml:space="preserve"> 0.09s</w:t>
      </w:r>
      <w:r w:rsidR="00B72D54" w:rsidRPr="00106D83">
        <w:rPr>
          <w:rFonts w:ascii="Arial" w:hAnsi="Arial" w:cs="Arial"/>
          <w:sz w:val="22"/>
          <w:szCs w:val="22"/>
        </w:rPr>
        <w:t xml:space="preserve"> average inference across the conditions</w:t>
      </w:r>
      <w:r w:rsidR="00E2142E" w:rsidRPr="00106D83">
        <w:rPr>
          <w:rFonts w:ascii="Arial" w:hAnsi="Arial" w:cs="Arial"/>
          <w:sz w:val="22"/>
          <w:szCs w:val="22"/>
        </w:rPr>
        <w:t>, well below the 0.25s average human visual reflex</w:t>
      </w:r>
      <w:r w:rsidR="005D4A4D" w:rsidRPr="00106D83">
        <w:rPr>
          <w:rFonts w:ascii="Arial" w:hAnsi="Arial" w:cs="Arial"/>
          <w:sz w:val="22"/>
          <w:szCs w:val="22"/>
        </w:rPr>
        <w:t xml:space="preserve"> </w:t>
      </w:r>
      <w:r w:rsidR="00E2142E" w:rsidRPr="00106D83">
        <w:rPr>
          <w:rFonts w:ascii="Arial" w:hAnsi="Arial" w:cs="Arial"/>
          <w:sz w:val="22"/>
          <w:szCs w:val="22"/>
        </w:rPr>
        <w:t>(</w:t>
      </w:r>
      <w:r w:rsidR="00AE1130" w:rsidRPr="00106D83">
        <w:rPr>
          <w:rFonts w:ascii="Arial" w:hAnsi="Arial" w:cs="Arial"/>
          <w:sz w:val="22"/>
          <w:szCs w:val="22"/>
        </w:rPr>
        <w:t>7</w:t>
      </w:r>
      <w:r w:rsidR="003B5895" w:rsidRPr="00106D83">
        <w:rPr>
          <w:rFonts w:ascii="Arial" w:hAnsi="Arial" w:cs="Arial"/>
          <w:sz w:val="22"/>
          <w:szCs w:val="22"/>
        </w:rPr>
        <w:t>2</w:t>
      </w:r>
      <w:r w:rsidR="00E2142E" w:rsidRPr="00106D83">
        <w:rPr>
          <w:rFonts w:ascii="Arial" w:hAnsi="Arial" w:cs="Arial"/>
          <w:sz w:val="22"/>
          <w:szCs w:val="22"/>
        </w:rPr>
        <w:t xml:space="preserve">). </w:t>
      </w:r>
      <w:r w:rsidR="00CF5BB6" w:rsidRPr="00106D83">
        <w:rPr>
          <w:rFonts w:ascii="Arial" w:hAnsi="Arial" w:cs="Arial"/>
          <w:sz w:val="22"/>
          <w:szCs w:val="22"/>
        </w:rPr>
        <w:t xml:space="preserve">Inference ran slightly faster in cluttered scenes, possibly </w:t>
      </w:r>
      <w:r w:rsidR="00786509" w:rsidRPr="00106D83">
        <w:rPr>
          <w:rFonts w:ascii="Arial" w:hAnsi="Arial" w:cs="Arial"/>
          <w:sz w:val="22"/>
          <w:szCs w:val="22"/>
        </w:rPr>
        <w:t>due to early termination of</w:t>
      </w:r>
      <w:r w:rsidR="00154B1F" w:rsidRPr="00106D83">
        <w:rPr>
          <w:rFonts w:ascii="Arial" w:hAnsi="Arial" w:cs="Arial"/>
          <w:sz w:val="22"/>
          <w:szCs w:val="22"/>
        </w:rPr>
        <w:t xml:space="preserve"> the detection, explaining</w:t>
      </w:r>
      <w:r w:rsidR="00CF5BB6" w:rsidRPr="00106D83">
        <w:rPr>
          <w:rFonts w:ascii="Arial" w:hAnsi="Arial" w:cs="Arial"/>
          <w:sz w:val="22"/>
          <w:szCs w:val="22"/>
        </w:rPr>
        <w:t xml:space="preserve"> lower-confidence detections.</w:t>
      </w:r>
      <w:r w:rsidR="00F60A20" w:rsidRPr="00106D83">
        <w:rPr>
          <w:rFonts w:ascii="Arial" w:hAnsi="Arial" w:cs="Arial"/>
          <w:sz w:val="22"/>
          <w:szCs w:val="22"/>
        </w:rPr>
        <w:t xml:space="preserve"> This </w:t>
      </w:r>
      <w:r w:rsidR="00154B1F" w:rsidRPr="00106D83">
        <w:rPr>
          <w:rFonts w:ascii="Arial" w:hAnsi="Arial" w:cs="Arial"/>
          <w:sz w:val="22"/>
          <w:szCs w:val="22"/>
        </w:rPr>
        <w:t>may have happened</w:t>
      </w:r>
      <w:r w:rsidR="00F60A20" w:rsidRPr="00106D83">
        <w:rPr>
          <w:rFonts w:ascii="Arial" w:hAnsi="Arial" w:cs="Arial"/>
          <w:sz w:val="22"/>
          <w:szCs w:val="22"/>
        </w:rPr>
        <w:t xml:space="preserve"> </w:t>
      </w:r>
      <w:r w:rsidR="00154B1F" w:rsidRPr="00106D83">
        <w:rPr>
          <w:rFonts w:ascii="Arial" w:hAnsi="Arial" w:cs="Arial"/>
          <w:sz w:val="22"/>
          <w:szCs w:val="22"/>
        </w:rPr>
        <w:t>because</w:t>
      </w:r>
      <w:r w:rsidR="00B945FB" w:rsidRPr="00106D83">
        <w:rPr>
          <w:rFonts w:ascii="Arial" w:hAnsi="Arial" w:cs="Arial"/>
          <w:sz w:val="22"/>
          <w:szCs w:val="22"/>
        </w:rPr>
        <w:t xml:space="preserve"> </w:t>
      </w:r>
      <w:r w:rsidR="00F60A20" w:rsidRPr="00106D83">
        <w:rPr>
          <w:rFonts w:ascii="Arial" w:hAnsi="Arial" w:cs="Arial"/>
          <w:sz w:val="22"/>
          <w:szCs w:val="22"/>
        </w:rPr>
        <w:t xml:space="preserve">the cup </w:t>
      </w:r>
      <w:r w:rsidR="00154B1F" w:rsidRPr="00106D83">
        <w:rPr>
          <w:rFonts w:ascii="Arial" w:hAnsi="Arial" w:cs="Arial"/>
          <w:sz w:val="22"/>
          <w:szCs w:val="22"/>
        </w:rPr>
        <w:t xml:space="preserve">was </w:t>
      </w:r>
      <w:r w:rsidR="00F60A20" w:rsidRPr="00106D83">
        <w:rPr>
          <w:rFonts w:ascii="Arial" w:hAnsi="Arial" w:cs="Arial"/>
          <w:sz w:val="22"/>
          <w:szCs w:val="22"/>
        </w:rPr>
        <w:t>blend</w:t>
      </w:r>
      <w:r w:rsidR="00B945FB" w:rsidRPr="00106D83">
        <w:rPr>
          <w:rFonts w:ascii="Arial" w:hAnsi="Arial" w:cs="Arial"/>
          <w:sz w:val="22"/>
          <w:szCs w:val="22"/>
        </w:rPr>
        <w:t>ing in</w:t>
      </w:r>
      <w:r w:rsidR="00F60A20" w:rsidRPr="00106D83">
        <w:rPr>
          <w:rFonts w:ascii="Arial" w:hAnsi="Arial" w:cs="Arial"/>
          <w:sz w:val="22"/>
          <w:szCs w:val="22"/>
        </w:rPr>
        <w:t xml:space="preserve"> with </w:t>
      </w:r>
      <w:r w:rsidR="00154B1F" w:rsidRPr="00106D83">
        <w:rPr>
          <w:rFonts w:ascii="Arial" w:hAnsi="Arial" w:cs="Arial"/>
          <w:sz w:val="22"/>
          <w:szCs w:val="22"/>
        </w:rPr>
        <w:t>similar looking</w:t>
      </w:r>
      <w:r w:rsidR="00F60A20" w:rsidRPr="00106D83">
        <w:rPr>
          <w:rFonts w:ascii="Arial" w:hAnsi="Arial" w:cs="Arial"/>
          <w:sz w:val="22"/>
          <w:szCs w:val="22"/>
        </w:rPr>
        <w:t xml:space="preserve"> </w:t>
      </w:r>
      <w:r w:rsidR="00B945FB" w:rsidRPr="00106D83">
        <w:rPr>
          <w:rFonts w:ascii="Arial" w:hAnsi="Arial" w:cs="Arial"/>
          <w:sz w:val="22"/>
          <w:szCs w:val="22"/>
        </w:rPr>
        <w:t>shapes</w:t>
      </w:r>
      <w:r w:rsidR="008D6960" w:rsidRPr="00106D83">
        <w:rPr>
          <w:rFonts w:ascii="Arial" w:hAnsi="Arial" w:cs="Arial"/>
          <w:sz w:val="22"/>
          <w:szCs w:val="22"/>
        </w:rPr>
        <w:t>, such as cylinders</w:t>
      </w:r>
      <w:r w:rsidR="00F60A20" w:rsidRPr="00106D83">
        <w:rPr>
          <w:rFonts w:ascii="Arial" w:hAnsi="Arial" w:cs="Arial"/>
          <w:sz w:val="22"/>
          <w:szCs w:val="22"/>
        </w:rPr>
        <w:t>, so only one low-confidence proposal clear</w:t>
      </w:r>
      <w:r w:rsidR="0002157D" w:rsidRPr="00106D83">
        <w:rPr>
          <w:rFonts w:ascii="Arial" w:hAnsi="Arial" w:cs="Arial"/>
          <w:sz w:val="22"/>
          <w:szCs w:val="22"/>
        </w:rPr>
        <w:t>ed</w:t>
      </w:r>
      <w:r w:rsidR="00F60A20" w:rsidRPr="00106D83">
        <w:rPr>
          <w:rFonts w:ascii="Arial" w:hAnsi="Arial" w:cs="Arial"/>
          <w:sz w:val="22"/>
          <w:szCs w:val="22"/>
        </w:rPr>
        <w:t xml:space="preserve"> the threshold</w:t>
      </w:r>
      <w:r w:rsidR="0002157D" w:rsidRPr="00106D83">
        <w:rPr>
          <w:rFonts w:ascii="Arial" w:hAnsi="Arial" w:cs="Arial"/>
          <w:sz w:val="22"/>
          <w:szCs w:val="22"/>
        </w:rPr>
        <w:t xml:space="preserve">. </w:t>
      </w:r>
      <w:r w:rsidR="008F778A" w:rsidRPr="00106D83">
        <w:rPr>
          <w:rFonts w:ascii="Arial" w:hAnsi="Arial" w:cs="Arial"/>
          <w:sz w:val="22"/>
          <w:szCs w:val="22"/>
        </w:rPr>
        <w:t>The</w:t>
      </w:r>
      <w:r w:rsidR="0002157D" w:rsidRPr="00106D83">
        <w:rPr>
          <w:rFonts w:ascii="Arial" w:hAnsi="Arial" w:cs="Arial"/>
          <w:sz w:val="22"/>
          <w:szCs w:val="22"/>
        </w:rPr>
        <w:t xml:space="preserve"> </w:t>
      </w:r>
      <w:r w:rsidR="00F35245" w:rsidRPr="00106D83">
        <w:rPr>
          <w:rFonts w:ascii="Arial" w:hAnsi="Arial" w:cs="Arial"/>
          <w:sz w:val="22"/>
          <w:szCs w:val="22"/>
        </w:rPr>
        <w:t>model’s</w:t>
      </w:r>
      <w:r w:rsidR="0002157D" w:rsidRPr="00106D83">
        <w:rPr>
          <w:rFonts w:ascii="Arial" w:hAnsi="Arial" w:cs="Arial"/>
          <w:sz w:val="22"/>
          <w:szCs w:val="22"/>
        </w:rPr>
        <w:t xml:space="preserve"> robustness to </w:t>
      </w:r>
      <w:r w:rsidR="008F778A" w:rsidRPr="00106D83">
        <w:rPr>
          <w:rFonts w:ascii="Arial" w:hAnsi="Arial" w:cs="Arial"/>
          <w:sz w:val="22"/>
          <w:szCs w:val="22"/>
        </w:rPr>
        <w:t>cluttered</w:t>
      </w:r>
      <w:r w:rsidR="0002157D" w:rsidRPr="00106D83">
        <w:rPr>
          <w:rFonts w:ascii="Arial" w:hAnsi="Arial" w:cs="Arial"/>
          <w:sz w:val="22"/>
          <w:szCs w:val="22"/>
        </w:rPr>
        <w:t xml:space="preserve"> environments </w:t>
      </w:r>
      <w:r w:rsidR="008F778A" w:rsidRPr="00106D83">
        <w:rPr>
          <w:rFonts w:ascii="Arial" w:hAnsi="Arial" w:cs="Arial"/>
          <w:sz w:val="22"/>
          <w:szCs w:val="22"/>
        </w:rPr>
        <w:t xml:space="preserve">must </w:t>
      </w:r>
      <w:r w:rsidR="0002157D" w:rsidRPr="00106D83">
        <w:rPr>
          <w:rFonts w:ascii="Arial" w:hAnsi="Arial" w:cs="Arial"/>
          <w:sz w:val="22"/>
          <w:szCs w:val="22"/>
        </w:rPr>
        <w:t>be improved</w:t>
      </w:r>
      <w:r w:rsidR="008F778A" w:rsidRPr="00106D83">
        <w:rPr>
          <w:rFonts w:ascii="Arial" w:hAnsi="Arial" w:cs="Arial"/>
          <w:sz w:val="22"/>
          <w:szCs w:val="22"/>
        </w:rPr>
        <w:t xml:space="preserve"> to ensure accurate detection</w:t>
      </w:r>
      <w:r w:rsidR="00893707" w:rsidRPr="00106D83">
        <w:rPr>
          <w:rFonts w:ascii="Arial" w:hAnsi="Arial" w:cs="Arial"/>
          <w:sz w:val="22"/>
          <w:szCs w:val="22"/>
        </w:rPr>
        <w:t>, as these setting are common in real life</w:t>
      </w:r>
      <w:r w:rsidR="0002157D" w:rsidRPr="00106D83">
        <w:rPr>
          <w:rFonts w:ascii="Arial" w:hAnsi="Arial" w:cs="Arial"/>
          <w:sz w:val="22"/>
          <w:szCs w:val="22"/>
        </w:rPr>
        <w:t>.</w:t>
      </w:r>
    </w:p>
    <w:p w14:paraId="3030FACC" w14:textId="225B762B" w:rsidR="00E2142E" w:rsidRPr="00106D83" w:rsidRDefault="00E2142E" w:rsidP="001F2C73">
      <w:pPr>
        <w:pStyle w:val="Heading3"/>
      </w:pPr>
      <w:bookmarkStart w:id="263" w:name="_Toc197364570"/>
      <w:bookmarkStart w:id="264" w:name="_Toc197364609"/>
      <w:bookmarkStart w:id="265" w:name="_Toc197626263"/>
      <w:bookmarkStart w:id="266" w:name="_Toc197768177"/>
      <w:bookmarkStart w:id="267" w:name="_Toc197770483"/>
      <w:bookmarkStart w:id="268" w:name="_Toc197984232"/>
      <w:bookmarkStart w:id="269" w:name="_Toc198116556"/>
      <w:r w:rsidRPr="00106D83">
        <w:t>4.1</w:t>
      </w:r>
      <w:r w:rsidR="00D73D33" w:rsidRPr="00106D83">
        <w:t>.2</w:t>
      </w:r>
      <w:r w:rsidRPr="00106D83">
        <w:t xml:space="preserve"> Context</w:t>
      </w:r>
      <w:r w:rsidR="00F60A20" w:rsidRPr="00106D83">
        <w:t xml:space="preserve"> </w:t>
      </w:r>
      <w:r w:rsidR="006469D2" w:rsidRPr="00106D83">
        <w:t>Within the State-of-the- Art</w:t>
      </w:r>
      <w:bookmarkEnd w:id="263"/>
      <w:bookmarkEnd w:id="264"/>
      <w:bookmarkEnd w:id="265"/>
      <w:r w:rsidR="00622C81" w:rsidRPr="00106D83">
        <w:t xml:space="preserve"> and Future Work</w:t>
      </w:r>
      <w:bookmarkEnd w:id="266"/>
      <w:bookmarkEnd w:id="267"/>
      <w:bookmarkEnd w:id="268"/>
      <w:bookmarkEnd w:id="269"/>
    </w:p>
    <w:p w14:paraId="25C6CB66" w14:textId="332189FB" w:rsidR="000017B1" w:rsidRPr="00106D83" w:rsidRDefault="00F60A20" w:rsidP="003C352D">
      <w:pPr>
        <w:spacing w:before="100" w:beforeAutospacing="1" w:after="100" w:afterAutospacing="1"/>
        <w:jc w:val="both"/>
        <w:rPr>
          <w:rFonts w:ascii="Arial" w:hAnsi="Arial" w:cs="Arial"/>
          <w:sz w:val="22"/>
          <w:szCs w:val="22"/>
        </w:rPr>
      </w:pPr>
      <w:r w:rsidRPr="00106D83">
        <w:rPr>
          <w:rFonts w:ascii="Arial" w:hAnsi="Arial" w:cs="Arial"/>
          <w:sz w:val="22"/>
          <w:szCs w:val="22"/>
        </w:rPr>
        <w:t xml:space="preserve">Compared to another robotic grasp-vision system, </w:t>
      </w:r>
      <w:r w:rsidR="00E2142E" w:rsidRPr="00106D83">
        <w:rPr>
          <w:rFonts w:ascii="Arial" w:hAnsi="Arial" w:cs="Arial"/>
          <w:sz w:val="22"/>
          <w:szCs w:val="22"/>
        </w:rPr>
        <w:t xml:space="preserve">Song et al reach 98 % accuracy </w:t>
      </w:r>
      <w:r w:rsidR="00703FB9" w:rsidRPr="00106D83">
        <w:rPr>
          <w:rFonts w:ascii="Arial" w:hAnsi="Arial" w:cs="Arial"/>
          <w:sz w:val="22"/>
          <w:szCs w:val="22"/>
        </w:rPr>
        <w:t>with an inference time of</w:t>
      </w:r>
      <w:r w:rsidR="00E2142E" w:rsidRPr="00106D83">
        <w:rPr>
          <w:rFonts w:ascii="Arial" w:hAnsi="Arial" w:cs="Arial"/>
          <w:sz w:val="22"/>
          <w:szCs w:val="22"/>
        </w:rPr>
        <w:t xml:space="preserve"> 0.032 s on wooden blocks by </w:t>
      </w:r>
      <w:r w:rsidR="00C65C51" w:rsidRPr="00106D83">
        <w:rPr>
          <w:rFonts w:ascii="Arial" w:hAnsi="Arial" w:cs="Arial"/>
          <w:sz w:val="22"/>
          <w:szCs w:val="22"/>
        </w:rPr>
        <w:t>tuning</w:t>
      </w:r>
      <w:r w:rsidR="00D73D33" w:rsidRPr="00106D83">
        <w:rPr>
          <w:rFonts w:ascii="Arial" w:hAnsi="Arial" w:cs="Arial"/>
          <w:sz w:val="22"/>
          <w:szCs w:val="22"/>
        </w:rPr>
        <w:t xml:space="preserve"> a</w:t>
      </w:r>
      <w:r w:rsidR="00E2142E" w:rsidRPr="00106D83">
        <w:rPr>
          <w:rFonts w:ascii="Arial" w:hAnsi="Arial" w:cs="Arial"/>
          <w:sz w:val="22"/>
          <w:szCs w:val="22"/>
        </w:rPr>
        <w:t xml:space="preserve"> YOLOv5</w:t>
      </w:r>
      <w:r w:rsidR="00D73D33" w:rsidRPr="00106D83">
        <w:rPr>
          <w:rFonts w:ascii="Arial" w:hAnsi="Arial" w:cs="Arial"/>
          <w:sz w:val="22"/>
          <w:szCs w:val="22"/>
        </w:rPr>
        <w:t xml:space="preserve"> model</w:t>
      </w:r>
      <w:r w:rsidR="00E2142E" w:rsidRPr="00106D83">
        <w:rPr>
          <w:rFonts w:ascii="Arial" w:hAnsi="Arial" w:cs="Arial"/>
          <w:sz w:val="22"/>
          <w:szCs w:val="22"/>
        </w:rPr>
        <w:t xml:space="preserve"> and exploiting depth </w:t>
      </w:r>
      <w:r w:rsidR="00C65C51" w:rsidRPr="00106D83">
        <w:rPr>
          <w:rFonts w:ascii="Arial" w:hAnsi="Arial" w:cs="Arial"/>
          <w:sz w:val="22"/>
          <w:szCs w:val="22"/>
        </w:rPr>
        <w:t>information</w:t>
      </w:r>
      <w:r w:rsidR="00E2142E" w:rsidRPr="00106D83">
        <w:rPr>
          <w:rFonts w:ascii="Arial" w:hAnsi="Arial" w:cs="Arial"/>
          <w:sz w:val="22"/>
          <w:szCs w:val="22"/>
        </w:rPr>
        <w:t xml:space="preserve"> from a RealSense</w:t>
      </w:r>
      <w:r w:rsidR="00D73D33" w:rsidRPr="00106D83">
        <w:rPr>
          <w:rFonts w:ascii="Arial" w:hAnsi="Arial" w:cs="Arial"/>
          <w:sz w:val="22"/>
          <w:szCs w:val="22"/>
        </w:rPr>
        <w:t xml:space="preserve"> </w:t>
      </w:r>
      <w:r w:rsidR="00E2142E" w:rsidRPr="00106D83">
        <w:rPr>
          <w:rFonts w:ascii="Arial" w:hAnsi="Arial" w:cs="Arial"/>
          <w:sz w:val="22"/>
          <w:szCs w:val="22"/>
        </w:rPr>
        <w:t>camera</w:t>
      </w:r>
      <w:r w:rsidR="006469D2" w:rsidRPr="00106D83">
        <w:rPr>
          <w:rFonts w:ascii="Arial" w:hAnsi="Arial" w:cs="Arial"/>
          <w:sz w:val="22"/>
          <w:szCs w:val="22"/>
        </w:rPr>
        <w:t xml:space="preserve"> </w:t>
      </w:r>
      <w:r w:rsidR="00E2142E" w:rsidRPr="00106D83">
        <w:rPr>
          <w:rFonts w:ascii="Arial" w:hAnsi="Arial" w:cs="Arial"/>
          <w:sz w:val="22"/>
          <w:szCs w:val="22"/>
        </w:rPr>
        <w:t>(</w:t>
      </w:r>
      <w:r w:rsidR="009144E9" w:rsidRPr="00106D83">
        <w:rPr>
          <w:rFonts w:ascii="Arial" w:hAnsi="Arial" w:cs="Arial"/>
          <w:sz w:val="22"/>
          <w:szCs w:val="22"/>
        </w:rPr>
        <w:t>7</w:t>
      </w:r>
      <w:r w:rsidR="003B5895" w:rsidRPr="00106D83">
        <w:rPr>
          <w:rFonts w:ascii="Arial" w:hAnsi="Arial" w:cs="Arial"/>
          <w:sz w:val="22"/>
          <w:szCs w:val="22"/>
        </w:rPr>
        <w:t>3</w:t>
      </w:r>
      <w:r w:rsidR="009144E9" w:rsidRPr="00106D83">
        <w:rPr>
          <w:rFonts w:ascii="Arial" w:hAnsi="Arial" w:cs="Arial"/>
          <w:sz w:val="22"/>
          <w:szCs w:val="22"/>
        </w:rPr>
        <w:t>).</w:t>
      </w:r>
      <w:r w:rsidR="00E2142E" w:rsidRPr="00106D83">
        <w:rPr>
          <w:rFonts w:ascii="Arial" w:hAnsi="Arial" w:cs="Arial"/>
          <w:sz w:val="22"/>
          <w:szCs w:val="22"/>
        </w:rPr>
        <w:t xml:space="preserve"> Their depth-assisted numbers mark the </w:t>
      </w:r>
      <w:r w:rsidR="00703FB9" w:rsidRPr="00106D83">
        <w:rPr>
          <w:rFonts w:ascii="Arial" w:hAnsi="Arial" w:cs="Arial"/>
          <w:sz w:val="22"/>
          <w:szCs w:val="22"/>
        </w:rPr>
        <w:t>best</w:t>
      </w:r>
      <w:r w:rsidR="00E2142E" w:rsidRPr="00106D83">
        <w:rPr>
          <w:rFonts w:ascii="Arial" w:hAnsi="Arial" w:cs="Arial"/>
          <w:sz w:val="22"/>
          <w:szCs w:val="22"/>
        </w:rPr>
        <w:t xml:space="preserve"> </w:t>
      </w:r>
      <w:r w:rsidR="00703FB9" w:rsidRPr="00106D83">
        <w:rPr>
          <w:rFonts w:ascii="Arial" w:hAnsi="Arial" w:cs="Arial"/>
          <w:sz w:val="22"/>
          <w:szCs w:val="22"/>
        </w:rPr>
        <w:t>possible outcome</w:t>
      </w:r>
      <w:r w:rsidR="00C519B7" w:rsidRPr="00106D83">
        <w:rPr>
          <w:rFonts w:ascii="Arial" w:hAnsi="Arial" w:cs="Arial"/>
          <w:sz w:val="22"/>
          <w:szCs w:val="22"/>
        </w:rPr>
        <w:t>.</w:t>
      </w:r>
      <w:r w:rsidR="00E2142E" w:rsidRPr="00106D83">
        <w:rPr>
          <w:rFonts w:ascii="Arial" w:hAnsi="Arial" w:cs="Arial"/>
          <w:sz w:val="22"/>
          <w:szCs w:val="22"/>
        </w:rPr>
        <w:t xml:space="preserve"> </w:t>
      </w:r>
      <w:r w:rsidR="00C10117" w:rsidRPr="00106D83">
        <w:rPr>
          <w:rFonts w:ascii="Arial" w:hAnsi="Arial" w:cs="Arial"/>
          <w:sz w:val="22"/>
          <w:szCs w:val="22"/>
        </w:rPr>
        <w:t>This</w:t>
      </w:r>
      <w:r w:rsidR="00E2142E" w:rsidRPr="00106D83">
        <w:rPr>
          <w:rFonts w:ascii="Arial" w:hAnsi="Arial" w:cs="Arial"/>
          <w:sz w:val="22"/>
          <w:szCs w:val="22"/>
        </w:rPr>
        <w:t xml:space="preserve"> model is slower and 15 % less </w:t>
      </w:r>
      <w:r w:rsidR="00FC2FE8" w:rsidRPr="00106D83">
        <w:rPr>
          <w:rFonts w:ascii="Arial" w:hAnsi="Arial" w:cs="Arial"/>
          <w:sz w:val="22"/>
          <w:szCs w:val="22"/>
        </w:rPr>
        <w:t>accurate but</w:t>
      </w:r>
      <w:r w:rsidR="00E2142E" w:rsidRPr="00106D83">
        <w:rPr>
          <w:rFonts w:ascii="Arial" w:hAnsi="Arial" w:cs="Arial"/>
          <w:sz w:val="22"/>
          <w:szCs w:val="22"/>
        </w:rPr>
        <w:t xml:space="preserve"> </w:t>
      </w:r>
      <w:r w:rsidR="006643FB" w:rsidRPr="00106D83">
        <w:rPr>
          <w:rFonts w:ascii="Arial" w:hAnsi="Arial" w:cs="Arial"/>
          <w:sz w:val="22"/>
          <w:szCs w:val="22"/>
        </w:rPr>
        <w:t>is the first to deliver real-time raw-image object detection on minimal hardware with the explicit aim of feeding into an RL-grip controller</w:t>
      </w:r>
      <w:r w:rsidR="00E2142E" w:rsidRPr="00106D83">
        <w:rPr>
          <w:rFonts w:ascii="Arial" w:hAnsi="Arial" w:cs="Arial"/>
          <w:sz w:val="22"/>
          <w:szCs w:val="22"/>
        </w:rPr>
        <w:t xml:space="preserve">. </w:t>
      </w:r>
    </w:p>
    <w:p w14:paraId="6212339B" w14:textId="45FCB4AF" w:rsidR="00E2142E" w:rsidRPr="00106D83" w:rsidRDefault="00E2142E" w:rsidP="003C352D">
      <w:pPr>
        <w:spacing w:before="100" w:beforeAutospacing="1" w:after="100" w:afterAutospacing="1"/>
        <w:jc w:val="both"/>
        <w:rPr>
          <w:rFonts w:ascii="Arial" w:hAnsi="Arial" w:cs="Arial"/>
          <w:sz w:val="22"/>
          <w:szCs w:val="22"/>
        </w:rPr>
      </w:pPr>
      <w:proofErr w:type="spellStart"/>
      <w:r w:rsidRPr="00106D83">
        <w:rPr>
          <w:rFonts w:ascii="Arial" w:hAnsi="Arial" w:cs="Arial"/>
          <w:sz w:val="22"/>
          <w:szCs w:val="22"/>
        </w:rPr>
        <w:t>Ghazaei</w:t>
      </w:r>
      <w:proofErr w:type="spellEnd"/>
      <w:r w:rsidRPr="00106D83">
        <w:rPr>
          <w:rFonts w:ascii="Arial" w:hAnsi="Arial" w:cs="Arial"/>
          <w:sz w:val="22"/>
          <w:szCs w:val="22"/>
        </w:rPr>
        <w:t xml:space="preserve"> et al </w:t>
      </w:r>
      <w:proofErr w:type="gramStart"/>
      <w:r w:rsidR="00FC2FE8" w:rsidRPr="00106D83">
        <w:rPr>
          <w:rFonts w:ascii="Arial" w:hAnsi="Arial" w:cs="Arial"/>
          <w:sz w:val="22"/>
          <w:szCs w:val="22"/>
        </w:rPr>
        <w:t>on grasp</w:t>
      </w:r>
      <w:proofErr w:type="gramEnd"/>
      <w:r w:rsidR="003615D2" w:rsidRPr="00106D83">
        <w:rPr>
          <w:rFonts w:ascii="Arial" w:hAnsi="Arial" w:cs="Arial"/>
          <w:sz w:val="22"/>
          <w:szCs w:val="22"/>
        </w:rPr>
        <w:t xml:space="preserve"> classification </w:t>
      </w:r>
      <w:r w:rsidR="000279E5" w:rsidRPr="00106D83">
        <w:rPr>
          <w:rFonts w:ascii="Arial" w:hAnsi="Arial" w:cs="Arial"/>
          <w:sz w:val="22"/>
          <w:szCs w:val="22"/>
        </w:rPr>
        <w:t xml:space="preserve">for myoelectric hands, </w:t>
      </w:r>
      <w:r w:rsidRPr="00106D83">
        <w:rPr>
          <w:rFonts w:ascii="Arial" w:hAnsi="Arial" w:cs="Arial"/>
          <w:sz w:val="22"/>
          <w:szCs w:val="22"/>
        </w:rPr>
        <w:t xml:space="preserve">report </w:t>
      </w:r>
      <w:r w:rsidR="000279E5" w:rsidRPr="00106D83">
        <w:rPr>
          <w:rFonts w:ascii="Arial" w:hAnsi="Arial" w:cs="Arial"/>
          <w:sz w:val="22"/>
          <w:szCs w:val="22"/>
        </w:rPr>
        <w:t>an</w:t>
      </w:r>
      <w:r w:rsidR="00E40A41" w:rsidRPr="00106D83">
        <w:rPr>
          <w:rFonts w:ascii="Arial" w:hAnsi="Arial" w:cs="Arial"/>
          <w:sz w:val="22"/>
          <w:szCs w:val="22"/>
        </w:rPr>
        <w:t xml:space="preserve"> </w:t>
      </w:r>
      <w:r w:rsidRPr="00106D83">
        <w:rPr>
          <w:rFonts w:ascii="Arial" w:hAnsi="Arial" w:cs="Arial"/>
          <w:sz w:val="22"/>
          <w:szCs w:val="22"/>
        </w:rPr>
        <w:t>85</w:t>
      </w:r>
      <w:r w:rsidR="000279E5" w:rsidRPr="00106D83">
        <w:rPr>
          <w:rFonts w:ascii="Arial" w:hAnsi="Arial" w:cs="Arial"/>
          <w:sz w:val="22"/>
          <w:szCs w:val="22"/>
        </w:rPr>
        <w:t xml:space="preserve"> </w:t>
      </w:r>
      <w:r w:rsidRPr="00106D83">
        <w:rPr>
          <w:rFonts w:ascii="Arial" w:hAnsi="Arial" w:cs="Arial"/>
          <w:sz w:val="22"/>
          <w:szCs w:val="22"/>
        </w:rPr>
        <w:t xml:space="preserve">% accuracy </w:t>
      </w:r>
      <w:r w:rsidR="005D585E" w:rsidRPr="00106D83">
        <w:rPr>
          <w:rFonts w:ascii="Arial" w:hAnsi="Arial" w:cs="Arial"/>
          <w:sz w:val="22"/>
          <w:szCs w:val="22"/>
        </w:rPr>
        <w:t xml:space="preserve">at a latency of </w:t>
      </w:r>
      <w:r w:rsidRPr="00106D83">
        <w:rPr>
          <w:rFonts w:ascii="Arial" w:hAnsi="Arial" w:cs="Arial"/>
          <w:sz w:val="22"/>
          <w:szCs w:val="22"/>
        </w:rPr>
        <w:t>0.081 s on grasp-type classification and 88 %</w:t>
      </w:r>
      <w:r w:rsidR="005D585E" w:rsidRPr="00106D83">
        <w:rPr>
          <w:rFonts w:ascii="Arial" w:hAnsi="Arial" w:cs="Arial"/>
          <w:sz w:val="22"/>
          <w:szCs w:val="22"/>
        </w:rPr>
        <w:t xml:space="preserve"> task success at 0.15s latency</w:t>
      </w:r>
      <w:r w:rsidRPr="00106D83">
        <w:rPr>
          <w:rFonts w:ascii="Arial" w:hAnsi="Arial" w:cs="Arial"/>
          <w:sz w:val="22"/>
          <w:szCs w:val="22"/>
        </w:rPr>
        <w:t xml:space="preserve"> with amputees (</w:t>
      </w:r>
      <w:r w:rsidR="00121728" w:rsidRPr="00106D83">
        <w:rPr>
          <w:rFonts w:ascii="Arial" w:hAnsi="Arial" w:cs="Arial"/>
          <w:sz w:val="22"/>
          <w:szCs w:val="22"/>
        </w:rPr>
        <w:t>7</w:t>
      </w:r>
      <w:r w:rsidR="003B5895" w:rsidRPr="00106D83">
        <w:rPr>
          <w:rFonts w:ascii="Arial" w:hAnsi="Arial" w:cs="Arial"/>
          <w:sz w:val="22"/>
          <w:szCs w:val="22"/>
        </w:rPr>
        <w:t>4</w:t>
      </w:r>
      <w:r w:rsidRPr="00106D83">
        <w:rPr>
          <w:rFonts w:ascii="Arial" w:hAnsi="Arial" w:cs="Arial"/>
          <w:sz w:val="22"/>
          <w:szCs w:val="22"/>
        </w:rPr>
        <w:t xml:space="preserve">). My detector </w:t>
      </w:r>
      <w:r w:rsidR="009A41CF" w:rsidRPr="00106D83">
        <w:rPr>
          <w:rFonts w:ascii="Arial" w:hAnsi="Arial" w:cs="Arial"/>
          <w:sz w:val="22"/>
          <w:szCs w:val="22"/>
        </w:rPr>
        <w:t>has a</w:t>
      </w:r>
      <w:r w:rsidR="007C7B69" w:rsidRPr="00106D83">
        <w:rPr>
          <w:rFonts w:ascii="Arial" w:hAnsi="Arial" w:cs="Arial"/>
          <w:sz w:val="22"/>
          <w:szCs w:val="22"/>
        </w:rPr>
        <w:t>n</w:t>
      </w:r>
      <w:r w:rsidRPr="00106D83">
        <w:rPr>
          <w:rFonts w:ascii="Arial" w:hAnsi="Arial" w:cs="Arial"/>
          <w:sz w:val="22"/>
          <w:szCs w:val="22"/>
        </w:rPr>
        <w:t xml:space="preserve"> 83.1% accuracy</w:t>
      </w:r>
      <w:r w:rsidR="00D2038A" w:rsidRPr="00106D83">
        <w:rPr>
          <w:rFonts w:ascii="Arial" w:hAnsi="Arial" w:cs="Arial"/>
          <w:sz w:val="22"/>
          <w:szCs w:val="22"/>
        </w:rPr>
        <w:t>, and</w:t>
      </w:r>
      <w:r w:rsidR="00FE1EE8" w:rsidRPr="00106D83">
        <w:rPr>
          <w:rFonts w:ascii="Arial" w:hAnsi="Arial" w:cs="Arial"/>
          <w:sz w:val="22"/>
          <w:szCs w:val="22"/>
        </w:rPr>
        <w:t xml:space="preserve"> an average</w:t>
      </w:r>
      <w:r w:rsidR="00D2038A" w:rsidRPr="00106D83">
        <w:rPr>
          <w:rFonts w:ascii="Arial" w:hAnsi="Arial" w:cs="Arial"/>
          <w:sz w:val="22"/>
          <w:szCs w:val="22"/>
        </w:rPr>
        <w:t xml:space="preserve"> detection confidence of </w:t>
      </w:r>
      <w:r w:rsidR="00FE1EE8" w:rsidRPr="00106D83">
        <w:rPr>
          <w:rFonts w:ascii="Arial" w:hAnsi="Arial" w:cs="Arial"/>
          <w:sz w:val="22"/>
          <w:szCs w:val="22"/>
        </w:rPr>
        <w:t>87.7 %</w:t>
      </w:r>
      <w:r w:rsidRPr="00106D83">
        <w:rPr>
          <w:rFonts w:ascii="Arial" w:hAnsi="Arial" w:cs="Arial"/>
          <w:sz w:val="22"/>
          <w:szCs w:val="22"/>
        </w:rPr>
        <w:t xml:space="preserve"> at 0.085 s</w:t>
      </w:r>
      <w:r w:rsidR="00FE1EE8" w:rsidRPr="00106D83">
        <w:rPr>
          <w:rFonts w:ascii="Arial" w:hAnsi="Arial" w:cs="Arial"/>
          <w:sz w:val="22"/>
          <w:szCs w:val="22"/>
        </w:rPr>
        <w:t xml:space="preserve"> inference</w:t>
      </w:r>
      <w:r w:rsidR="004F75EC" w:rsidRPr="00106D83">
        <w:rPr>
          <w:rFonts w:ascii="Arial" w:hAnsi="Arial" w:cs="Arial"/>
          <w:sz w:val="22"/>
          <w:szCs w:val="22"/>
        </w:rPr>
        <w:t xml:space="preserve">. Though the vision tasks differ, object detection to a grasp type versus classifying a grasp, the near-matching accuracy and latency suggest </w:t>
      </w:r>
      <w:r w:rsidR="00446E93" w:rsidRPr="00106D83">
        <w:rPr>
          <w:rFonts w:ascii="Arial" w:hAnsi="Arial" w:cs="Arial"/>
          <w:sz w:val="22"/>
          <w:szCs w:val="22"/>
        </w:rPr>
        <w:t>this</w:t>
      </w:r>
      <w:r w:rsidR="004F75EC" w:rsidRPr="00106D83">
        <w:rPr>
          <w:rFonts w:ascii="Arial" w:hAnsi="Arial" w:cs="Arial"/>
          <w:sz w:val="22"/>
          <w:szCs w:val="22"/>
        </w:rPr>
        <w:t xml:space="preserve"> detector could supply grasp planners with timely, reliable cup locations, potentially shortening the overall perception-to-action loop </w:t>
      </w:r>
      <w:r w:rsidR="005C62ED" w:rsidRPr="00106D83">
        <w:rPr>
          <w:rFonts w:ascii="Arial" w:hAnsi="Arial" w:cs="Arial"/>
          <w:sz w:val="22"/>
          <w:szCs w:val="22"/>
        </w:rPr>
        <w:t>if integrated</w:t>
      </w:r>
      <w:r w:rsidR="004F75EC" w:rsidRPr="00106D83">
        <w:rPr>
          <w:rFonts w:ascii="Arial" w:hAnsi="Arial" w:cs="Arial"/>
          <w:sz w:val="22"/>
          <w:szCs w:val="22"/>
        </w:rPr>
        <w:t xml:space="preserve"> with </w:t>
      </w:r>
      <w:proofErr w:type="spellStart"/>
      <w:r w:rsidR="004F75EC" w:rsidRPr="00106D83">
        <w:rPr>
          <w:rFonts w:ascii="Arial" w:hAnsi="Arial" w:cs="Arial"/>
          <w:sz w:val="22"/>
          <w:szCs w:val="22"/>
        </w:rPr>
        <w:t>Ghazaei’s</w:t>
      </w:r>
      <w:proofErr w:type="spellEnd"/>
      <w:r w:rsidR="004F75EC" w:rsidRPr="00106D83">
        <w:rPr>
          <w:rFonts w:ascii="Arial" w:hAnsi="Arial" w:cs="Arial"/>
          <w:sz w:val="22"/>
          <w:szCs w:val="22"/>
        </w:rPr>
        <w:t xml:space="preserve"> pipeline.</w:t>
      </w:r>
    </w:p>
    <w:p w14:paraId="758D269B" w14:textId="0040F119" w:rsidR="00622C81" w:rsidRPr="00106D83" w:rsidRDefault="007144E5" w:rsidP="003C352D">
      <w:pPr>
        <w:spacing w:before="100" w:beforeAutospacing="1" w:after="100" w:afterAutospacing="1"/>
        <w:jc w:val="both"/>
        <w:rPr>
          <w:rFonts w:ascii="Arial" w:hAnsi="Arial" w:cs="Arial"/>
          <w:sz w:val="22"/>
          <w:szCs w:val="22"/>
        </w:rPr>
      </w:pPr>
      <w:r w:rsidRPr="00106D83">
        <w:rPr>
          <w:rFonts w:ascii="Arial" w:hAnsi="Arial" w:cs="Arial"/>
          <w:sz w:val="22"/>
          <w:szCs w:val="22"/>
        </w:rPr>
        <w:t xml:space="preserve">To boost data realism, training </w:t>
      </w:r>
      <w:r w:rsidR="00786A89" w:rsidRPr="00106D83">
        <w:rPr>
          <w:rFonts w:ascii="Arial" w:hAnsi="Arial" w:cs="Arial"/>
          <w:sz w:val="22"/>
          <w:szCs w:val="22"/>
        </w:rPr>
        <w:t xml:space="preserve">will be extended </w:t>
      </w:r>
      <w:r w:rsidRPr="00106D83">
        <w:rPr>
          <w:rFonts w:ascii="Arial" w:hAnsi="Arial" w:cs="Arial"/>
          <w:sz w:val="22"/>
          <w:szCs w:val="22"/>
        </w:rPr>
        <w:t>to richer, simulated kitchen scenes</w:t>
      </w:r>
      <w:r w:rsidR="00ED30E0" w:rsidRPr="00106D83">
        <w:rPr>
          <w:rFonts w:ascii="Arial" w:hAnsi="Arial" w:cs="Arial"/>
          <w:sz w:val="22"/>
          <w:szCs w:val="22"/>
        </w:rPr>
        <w:t>, though this will demand more advanced 3D-modelling expertise</w:t>
      </w:r>
      <w:r w:rsidR="006D5EAB" w:rsidRPr="00106D83">
        <w:rPr>
          <w:rFonts w:ascii="Arial" w:hAnsi="Arial" w:cs="Arial"/>
          <w:sz w:val="22"/>
          <w:szCs w:val="22"/>
        </w:rPr>
        <w:t xml:space="preserve">. </w:t>
      </w:r>
      <w:r w:rsidR="00D24125" w:rsidRPr="00106D83">
        <w:rPr>
          <w:rFonts w:ascii="Arial" w:hAnsi="Arial" w:cs="Arial"/>
          <w:sz w:val="22"/>
          <w:szCs w:val="22"/>
        </w:rPr>
        <w:t>Growing the object set and grasp range would improve evaluation by introducing distinct items to identify, showing how accurately it recognises each one and assigns the appropriate grasp</w:t>
      </w:r>
      <w:r w:rsidR="0014038D" w:rsidRPr="00106D83">
        <w:rPr>
          <w:rFonts w:ascii="Arial" w:hAnsi="Arial" w:cs="Arial"/>
          <w:sz w:val="22"/>
          <w:szCs w:val="22"/>
        </w:rPr>
        <w:t xml:space="preserve">. </w:t>
      </w:r>
    </w:p>
    <w:p w14:paraId="16333098" w14:textId="5480C0B5" w:rsidR="00ED7535" w:rsidRPr="00106D83" w:rsidRDefault="00BD432B" w:rsidP="003C352D">
      <w:pPr>
        <w:spacing w:before="100" w:beforeAutospacing="1" w:after="100" w:afterAutospacing="1"/>
        <w:jc w:val="both"/>
        <w:rPr>
          <w:rFonts w:ascii="Arial" w:hAnsi="Arial" w:cs="Arial"/>
          <w:sz w:val="22"/>
          <w:szCs w:val="22"/>
        </w:rPr>
      </w:pPr>
      <w:r w:rsidRPr="00106D83">
        <w:rPr>
          <w:rFonts w:ascii="Arial" w:hAnsi="Arial" w:cs="Arial"/>
          <w:sz w:val="22"/>
          <w:szCs w:val="22"/>
        </w:rPr>
        <w:lastRenderedPageBreak/>
        <w:t xml:space="preserve">Two immediate upgrades, inspired by Song et </w:t>
      </w:r>
      <w:proofErr w:type="spellStart"/>
      <w:r w:rsidRPr="00106D83">
        <w:rPr>
          <w:rFonts w:ascii="Arial" w:hAnsi="Arial" w:cs="Arial"/>
          <w:sz w:val="22"/>
          <w:szCs w:val="22"/>
        </w:rPr>
        <w:t>al’s</w:t>
      </w:r>
      <w:proofErr w:type="spellEnd"/>
      <w:r w:rsidRPr="00106D83">
        <w:rPr>
          <w:rFonts w:ascii="Arial" w:hAnsi="Arial" w:cs="Arial"/>
          <w:sz w:val="22"/>
          <w:szCs w:val="22"/>
        </w:rPr>
        <w:t xml:space="preserve"> depth-assisted system idea, is using the depth data from the </w:t>
      </w:r>
      <w:proofErr w:type="spellStart"/>
      <w:r w:rsidRPr="00106D83">
        <w:rPr>
          <w:rFonts w:ascii="Arial" w:hAnsi="Arial" w:cs="Arial"/>
          <w:sz w:val="22"/>
          <w:szCs w:val="22"/>
        </w:rPr>
        <w:t>PyBullet</w:t>
      </w:r>
      <w:proofErr w:type="spellEnd"/>
      <w:r w:rsidRPr="00106D83">
        <w:rPr>
          <w:rFonts w:ascii="Arial" w:hAnsi="Arial" w:cs="Arial"/>
          <w:sz w:val="22"/>
          <w:szCs w:val="22"/>
        </w:rPr>
        <w:t xml:space="preserve"> camera into a custom YOLO model trained in simulator on custom life-like object</w:t>
      </w:r>
      <w:r w:rsidR="00214598" w:rsidRPr="00106D83">
        <w:rPr>
          <w:rFonts w:ascii="Arial" w:hAnsi="Arial" w:cs="Arial"/>
          <w:sz w:val="22"/>
          <w:szCs w:val="22"/>
        </w:rPr>
        <w:t>s</w:t>
      </w:r>
      <w:r w:rsidRPr="00106D83">
        <w:rPr>
          <w:rFonts w:ascii="Arial" w:hAnsi="Arial" w:cs="Arial"/>
          <w:sz w:val="22"/>
          <w:szCs w:val="22"/>
        </w:rPr>
        <w:t>, and similarly prune the model to drop unneeded layers, though this would require a deeper knowledge of how they work</w:t>
      </w:r>
      <w:r w:rsidR="00D9683D" w:rsidRPr="00106D83">
        <w:rPr>
          <w:rFonts w:ascii="Arial" w:hAnsi="Arial" w:cs="Arial"/>
          <w:sz w:val="22"/>
          <w:szCs w:val="22"/>
        </w:rPr>
        <w:t xml:space="preserve">. </w:t>
      </w:r>
      <w:r w:rsidR="007144E5" w:rsidRPr="00106D83">
        <w:rPr>
          <w:rFonts w:ascii="Arial" w:hAnsi="Arial" w:cs="Arial"/>
          <w:sz w:val="22"/>
          <w:szCs w:val="22"/>
        </w:rPr>
        <w:t xml:space="preserve">Further gains should come from </w:t>
      </w:r>
      <w:r w:rsidR="00CC6E9A" w:rsidRPr="00106D83">
        <w:rPr>
          <w:rFonts w:ascii="Arial" w:hAnsi="Arial" w:cs="Arial"/>
          <w:sz w:val="22"/>
          <w:szCs w:val="22"/>
        </w:rPr>
        <w:t xml:space="preserve">expanding the dataset and </w:t>
      </w:r>
      <w:r w:rsidR="007144E5" w:rsidRPr="00106D83">
        <w:rPr>
          <w:rFonts w:ascii="Arial" w:hAnsi="Arial" w:cs="Arial"/>
          <w:sz w:val="22"/>
          <w:szCs w:val="22"/>
        </w:rPr>
        <w:t xml:space="preserve">tuning </w:t>
      </w:r>
      <w:r w:rsidR="0033763B" w:rsidRPr="00106D83">
        <w:rPr>
          <w:rFonts w:ascii="Arial" w:hAnsi="Arial" w:cs="Arial"/>
          <w:sz w:val="22"/>
          <w:szCs w:val="22"/>
        </w:rPr>
        <w:t xml:space="preserve">accuracy and </w:t>
      </w:r>
      <w:r w:rsidR="007144E5" w:rsidRPr="00106D83">
        <w:rPr>
          <w:rFonts w:ascii="Arial" w:hAnsi="Arial" w:cs="Arial"/>
          <w:sz w:val="22"/>
          <w:szCs w:val="22"/>
        </w:rPr>
        <w:t xml:space="preserve">confidence thresholds to </w:t>
      </w:r>
      <w:r w:rsidR="0033763B" w:rsidRPr="00106D83">
        <w:rPr>
          <w:rFonts w:ascii="Arial" w:hAnsi="Arial" w:cs="Arial"/>
          <w:sz w:val="22"/>
          <w:szCs w:val="22"/>
        </w:rPr>
        <w:t>lower</w:t>
      </w:r>
      <w:r w:rsidR="007144E5" w:rsidRPr="00106D83">
        <w:rPr>
          <w:rFonts w:ascii="Arial" w:hAnsi="Arial" w:cs="Arial"/>
          <w:sz w:val="22"/>
          <w:szCs w:val="22"/>
        </w:rPr>
        <w:t xml:space="preserve"> false negatives without </w:t>
      </w:r>
      <w:r w:rsidR="0033763B" w:rsidRPr="00106D83">
        <w:rPr>
          <w:rFonts w:ascii="Arial" w:hAnsi="Arial" w:cs="Arial"/>
          <w:sz w:val="22"/>
          <w:szCs w:val="22"/>
        </w:rPr>
        <w:t>increasing</w:t>
      </w:r>
      <w:r w:rsidR="007144E5" w:rsidRPr="00106D83">
        <w:rPr>
          <w:rFonts w:ascii="Arial" w:hAnsi="Arial" w:cs="Arial"/>
          <w:sz w:val="22"/>
          <w:szCs w:val="22"/>
        </w:rPr>
        <w:t xml:space="preserve"> false positives</w:t>
      </w:r>
      <w:r w:rsidR="00EE3179" w:rsidRPr="00106D83">
        <w:rPr>
          <w:rFonts w:ascii="Arial" w:hAnsi="Arial" w:cs="Arial"/>
          <w:sz w:val="22"/>
          <w:szCs w:val="22"/>
        </w:rPr>
        <w:t>.</w:t>
      </w:r>
    </w:p>
    <w:p w14:paraId="4514F156" w14:textId="67DDD7D1" w:rsidR="00ED7535" w:rsidRPr="00106D83" w:rsidRDefault="00EE3179" w:rsidP="003C352D">
      <w:pPr>
        <w:spacing w:before="100" w:beforeAutospacing="1" w:after="100" w:afterAutospacing="1"/>
        <w:jc w:val="both"/>
        <w:rPr>
          <w:rFonts w:ascii="Arial" w:hAnsi="Arial" w:cs="Arial"/>
          <w:sz w:val="22"/>
          <w:szCs w:val="22"/>
        </w:rPr>
      </w:pPr>
      <w:r w:rsidRPr="00106D83">
        <w:rPr>
          <w:rFonts w:ascii="Arial" w:hAnsi="Arial" w:cs="Arial"/>
          <w:sz w:val="22"/>
          <w:szCs w:val="22"/>
        </w:rPr>
        <w:t>Integrating</w:t>
      </w:r>
      <w:r w:rsidR="007144E5" w:rsidRPr="00106D83">
        <w:rPr>
          <w:rFonts w:ascii="Arial" w:hAnsi="Arial" w:cs="Arial"/>
          <w:sz w:val="22"/>
          <w:szCs w:val="22"/>
        </w:rPr>
        <w:t xml:space="preserve"> a lightweight segmentation </w:t>
      </w:r>
      <w:r w:rsidRPr="00106D83">
        <w:rPr>
          <w:rFonts w:ascii="Arial" w:hAnsi="Arial" w:cs="Arial"/>
          <w:sz w:val="22"/>
          <w:szCs w:val="22"/>
        </w:rPr>
        <w:t>model alongside the object detection</w:t>
      </w:r>
      <w:r w:rsidR="00B85C42" w:rsidRPr="00106D83">
        <w:rPr>
          <w:rFonts w:ascii="Arial" w:hAnsi="Arial" w:cs="Arial"/>
          <w:sz w:val="22"/>
          <w:szCs w:val="22"/>
        </w:rPr>
        <w:t>,</w:t>
      </w:r>
      <w:r w:rsidR="007144E5" w:rsidRPr="00106D83">
        <w:rPr>
          <w:rFonts w:ascii="Arial" w:hAnsi="Arial" w:cs="Arial"/>
          <w:sz w:val="22"/>
          <w:szCs w:val="22"/>
        </w:rPr>
        <w:t xml:space="preserve"> (</w:t>
      </w:r>
      <w:r w:rsidR="009E231C" w:rsidRPr="00106D83">
        <w:rPr>
          <w:rFonts w:ascii="Arial" w:hAnsi="Arial" w:cs="Arial"/>
          <w:sz w:val="22"/>
          <w:szCs w:val="22"/>
        </w:rPr>
        <w:t>7</w:t>
      </w:r>
      <w:r w:rsidR="003B5895" w:rsidRPr="00106D83">
        <w:rPr>
          <w:rFonts w:ascii="Arial" w:hAnsi="Arial" w:cs="Arial"/>
          <w:sz w:val="22"/>
          <w:szCs w:val="22"/>
        </w:rPr>
        <w:t>5</w:t>
      </w:r>
      <w:r w:rsidR="007144E5" w:rsidRPr="00106D83">
        <w:rPr>
          <w:rFonts w:ascii="Arial" w:hAnsi="Arial" w:cs="Arial"/>
          <w:sz w:val="22"/>
          <w:szCs w:val="22"/>
        </w:rPr>
        <w:t xml:space="preserve">) </w:t>
      </w:r>
      <w:r w:rsidR="00B85C42" w:rsidRPr="00106D83">
        <w:rPr>
          <w:rFonts w:ascii="Arial" w:hAnsi="Arial" w:cs="Arial"/>
          <w:sz w:val="22"/>
          <w:szCs w:val="22"/>
        </w:rPr>
        <w:t>like</w:t>
      </w:r>
      <w:r w:rsidR="007144E5" w:rsidRPr="00106D83">
        <w:rPr>
          <w:rFonts w:ascii="Arial" w:hAnsi="Arial" w:cs="Arial"/>
          <w:sz w:val="22"/>
          <w:szCs w:val="22"/>
        </w:rPr>
        <w:t xml:space="preserve"> Wang et </w:t>
      </w:r>
      <w:proofErr w:type="spellStart"/>
      <w:r w:rsidR="007144E5" w:rsidRPr="00106D83">
        <w:rPr>
          <w:rFonts w:ascii="Arial" w:hAnsi="Arial" w:cs="Arial"/>
          <w:sz w:val="22"/>
          <w:szCs w:val="22"/>
        </w:rPr>
        <w:t>al</w:t>
      </w:r>
      <w:r w:rsidRPr="00106D83">
        <w:rPr>
          <w:rFonts w:ascii="Arial" w:hAnsi="Arial" w:cs="Arial"/>
          <w:sz w:val="22"/>
          <w:szCs w:val="22"/>
        </w:rPr>
        <w:t>’s</w:t>
      </w:r>
      <w:proofErr w:type="spellEnd"/>
      <w:r w:rsidRPr="00106D83">
        <w:rPr>
          <w:rFonts w:ascii="Arial" w:hAnsi="Arial" w:cs="Arial"/>
          <w:sz w:val="22"/>
          <w:szCs w:val="22"/>
        </w:rPr>
        <w:t xml:space="preserve"> approach </w:t>
      </w:r>
      <w:r w:rsidR="007144E5" w:rsidRPr="00106D83">
        <w:rPr>
          <w:rFonts w:ascii="Arial" w:hAnsi="Arial" w:cs="Arial"/>
          <w:sz w:val="22"/>
          <w:szCs w:val="22"/>
        </w:rPr>
        <w:t>(</w:t>
      </w:r>
      <w:r w:rsidR="001539EF" w:rsidRPr="00106D83">
        <w:rPr>
          <w:rFonts w:ascii="Arial" w:hAnsi="Arial" w:cs="Arial"/>
          <w:sz w:val="22"/>
          <w:szCs w:val="22"/>
        </w:rPr>
        <w:t>7</w:t>
      </w:r>
      <w:r w:rsidR="003B5895" w:rsidRPr="00106D83">
        <w:rPr>
          <w:rFonts w:ascii="Arial" w:hAnsi="Arial" w:cs="Arial"/>
          <w:sz w:val="22"/>
          <w:szCs w:val="22"/>
        </w:rPr>
        <w:t>6</w:t>
      </w:r>
      <w:r w:rsidR="007144E5" w:rsidRPr="00106D83">
        <w:rPr>
          <w:rFonts w:ascii="Arial" w:hAnsi="Arial" w:cs="Arial"/>
          <w:sz w:val="22"/>
          <w:szCs w:val="22"/>
        </w:rPr>
        <w:t>)</w:t>
      </w:r>
      <w:r w:rsidR="00B85C42" w:rsidRPr="00106D83">
        <w:rPr>
          <w:rFonts w:ascii="Arial" w:hAnsi="Arial" w:cs="Arial"/>
          <w:sz w:val="22"/>
          <w:szCs w:val="22"/>
        </w:rPr>
        <w:t>,</w:t>
      </w:r>
      <w:r w:rsidR="007144E5" w:rsidRPr="00106D83">
        <w:rPr>
          <w:rFonts w:ascii="Arial" w:hAnsi="Arial" w:cs="Arial"/>
          <w:sz w:val="22"/>
          <w:szCs w:val="22"/>
        </w:rPr>
        <w:t xml:space="preserve"> </w:t>
      </w:r>
      <w:r w:rsidRPr="00106D83">
        <w:rPr>
          <w:rFonts w:ascii="Arial" w:hAnsi="Arial" w:cs="Arial"/>
          <w:sz w:val="22"/>
          <w:szCs w:val="22"/>
        </w:rPr>
        <w:t>would make for</w:t>
      </w:r>
      <w:r w:rsidR="007144E5" w:rsidRPr="00106D83">
        <w:rPr>
          <w:rFonts w:ascii="Arial" w:hAnsi="Arial" w:cs="Arial"/>
          <w:sz w:val="22"/>
          <w:szCs w:val="22"/>
        </w:rPr>
        <w:t xml:space="preserve"> pixel-accurate masks in clutter,</w:t>
      </w:r>
      <w:r w:rsidR="0018009E" w:rsidRPr="00106D83">
        <w:rPr>
          <w:rFonts w:ascii="Arial" w:hAnsi="Arial" w:cs="Arial"/>
          <w:sz w:val="22"/>
          <w:szCs w:val="22"/>
        </w:rPr>
        <w:t xml:space="preserve"> improving the </w:t>
      </w:r>
      <w:r w:rsidR="008F778A" w:rsidRPr="00106D83">
        <w:rPr>
          <w:rFonts w:ascii="Arial" w:hAnsi="Arial" w:cs="Arial"/>
          <w:sz w:val="22"/>
          <w:szCs w:val="22"/>
        </w:rPr>
        <w:t>model’s</w:t>
      </w:r>
      <w:r w:rsidR="0018009E" w:rsidRPr="00106D83">
        <w:rPr>
          <w:rFonts w:ascii="Arial" w:hAnsi="Arial" w:cs="Arial"/>
          <w:sz w:val="22"/>
          <w:szCs w:val="22"/>
        </w:rPr>
        <w:t xml:space="preserve"> overall ability to see and distinguish objects. </w:t>
      </w:r>
    </w:p>
    <w:p w14:paraId="4A64B327" w14:textId="44DBF363" w:rsidR="00E2142E" w:rsidRPr="00106D83" w:rsidRDefault="0018009E" w:rsidP="003C352D">
      <w:pPr>
        <w:spacing w:before="100" w:beforeAutospacing="1" w:after="100" w:afterAutospacing="1"/>
        <w:jc w:val="both"/>
        <w:rPr>
          <w:rFonts w:ascii="Arial" w:hAnsi="Arial" w:cs="Arial"/>
          <w:sz w:val="22"/>
          <w:szCs w:val="22"/>
        </w:rPr>
      </w:pPr>
      <w:r w:rsidRPr="00106D83">
        <w:rPr>
          <w:rFonts w:ascii="Arial" w:hAnsi="Arial" w:cs="Arial"/>
          <w:sz w:val="22"/>
          <w:szCs w:val="22"/>
        </w:rPr>
        <w:t>F</w:t>
      </w:r>
      <w:r w:rsidR="007144E5" w:rsidRPr="00106D83">
        <w:rPr>
          <w:rFonts w:ascii="Arial" w:hAnsi="Arial" w:cs="Arial"/>
          <w:sz w:val="22"/>
          <w:szCs w:val="22"/>
        </w:rPr>
        <w:t xml:space="preserve">inally, running tests by </w:t>
      </w:r>
      <w:r w:rsidR="00CC6E9A" w:rsidRPr="00106D83">
        <w:rPr>
          <w:rFonts w:ascii="Arial" w:hAnsi="Arial" w:cs="Arial"/>
          <w:sz w:val="22"/>
          <w:szCs w:val="22"/>
        </w:rPr>
        <w:t>implementing</w:t>
      </w:r>
      <w:r w:rsidR="007144E5" w:rsidRPr="00106D83">
        <w:rPr>
          <w:rFonts w:ascii="Arial" w:hAnsi="Arial" w:cs="Arial"/>
          <w:sz w:val="22"/>
          <w:szCs w:val="22"/>
        </w:rPr>
        <w:t xml:space="preserve"> the detector </w:t>
      </w:r>
      <w:r w:rsidR="00CC6E9A" w:rsidRPr="00106D83">
        <w:rPr>
          <w:rFonts w:ascii="Arial" w:hAnsi="Arial" w:cs="Arial"/>
          <w:sz w:val="22"/>
          <w:szCs w:val="22"/>
        </w:rPr>
        <w:t>on</w:t>
      </w:r>
      <w:r w:rsidR="007144E5" w:rsidRPr="00106D83">
        <w:rPr>
          <w:rFonts w:ascii="Arial" w:hAnsi="Arial" w:cs="Arial"/>
          <w:sz w:val="22"/>
          <w:szCs w:val="22"/>
        </w:rPr>
        <w:t xml:space="preserve"> </w:t>
      </w:r>
      <w:r w:rsidR="005F2838" w:rsidRPr="00106D83">
        <w:rPr>
          <w:rFonts w:ascii="Arial" w:hAnsi="Arial" w:cs="Arial"/>
          <w:sz w:val="22"/>
          <w:szCs w:val="22"/>
        </w:rPr>
        <w:t xml:space="preserve">a real ability hand </w:t>
      </w:r>
      <w:r w:rsidR="007144E5" w:rsidRPr="00106D83">
        <w:rPr>
          <w:rFonts w:ascii="Arial" w:hAnsi="Arial" w:cs="Arial"/>
          <w:sz w:val="22"/>
          <w:szCs w:val="22"/>
        </w:rPr>
        <w:t xml:space="preserve">and replicating </w:t>
      </w:r>
      <w:proofErr w:type="spellStart"/>
      <w:r w:rsidR="007144E5" w:rsidRPr="00106D83">
        <w:rPr>
          <w:rFonts w:ascii="Arial" w:hAnsi="Arial" w:cs="Arial"/>
          <w:sz w:val="22"/>
          <w:szCs w:val="22"/>
        </w:rPr>
        <w:t>Ghazaei’s</w:t>
      </w:r>
      <w:proofErr w:type="spellEnd"/>
      <w:r w:rsidR="007144E5" w:rsidRPr="00106D83">
        <w:rPr>
          <w:rFonts w:ascii="Arial" w:hAnsi="Arial" w:cs="Arial"/>
          <w:sz w:val="22"/>
          <w:szCs w:val="22"/>
        </w:rPr>
        <w:t xml:space="preserve"> </w:t>
      </w:r>
      <w:r w:rsidRPr="00106D83">
        <w:rPr>
          <w:rFonts w:ascii="Arial" w:hAnsi="Arial" w:cs="Arial"/>
          <w:sz w:val="22"/>
          <w:szCs w:val="22"/>
        </w:rPr>
        <w:t xml:space="preserve">real-life </w:t>
      </w:r>
      <w:r w:rsidR="007144E5" w:rsidRPr="00106D83">
        <w:rPr>
          <w:rFonts w:ascii="Arial" w:hAnsi="Arial" w:cs="Arial"/>
          <w:sz w:val="22"/>
          <w:szCs w:val="22"/>
        </w:rPr>
        <w:t xml:space="preserve">user trials to confirm </w:t>
      </w:r>
      <w:r w:rsidR="005F2838" w:rsidRPr="00106D83">
        <w:rPr>
          <w:rFonts w:ascii="Arial" w:hAnsi="Arial" w:cs="Arial"/>
          <w:sz w:val="22"/>
          <w:szCs w:val="22"/>
        </w:rPr>
        <w:t>if it does indeed improve the user experience</w:t>
      </w:r>
      <w:r w:rsidR="007144E5" w:rsidRPr="00106D83">
        <w:rPr>
          <w:rFonts w:ascii="Arial" w:hAnsi="Arial" w:cs="Arial"/>
          <w:sz w:val="22"/>
          <w:szCs w:val="22"/>
        </w:rPr>
        <w:t>.</w:t>
      </w:r>
    </w:p>
    <w:p w14:paraId="0FD10E33" w14:textId="5B32992C" w:rsidR="00CE2C47" w:rsidRPr="00106D83" w:rsidRDefault="00462AE1" w:rsidP="00FD5829">
      <w:pPr>
        <w:pStyle w:val="Heading2"/>
        <w:jc w:val="center"/>
        <w:rPr>
          <w:rFonts w:ascii="Arial" w:hAnsi="Arial" w:cs="Arial"/>
          <w:sz w:val="22"/>
          <w:szCs w:val="22"/>
        </w:rPr>
      </w:pPr>
      <w:bookmarkStart w:id="270" w:name="_Toc197363930"/>
      <w:bookmarkStart w:id="271" w:name="_Toc197364571"/>
      <w:bookmarkStart w:id="272" w:name="_Toc197364611"/>
      <w:bookmarkStart w:id="273" w:name="_Toc197626265"/>
      <w:bookmarkStart w:id="274" w:name="_Toc197768178"/>
      <w:bookmarkStart w:id="275" w:name="_Toc197770484"/>
      <w:bookmarkStart w:id="276" w:name="_Toc197984233"/>
      <w:bookmarkStart w:id="277" w:name="_Toc198116557"/>
      <w:r w:rsidRPr="00106D83">
        <w:rPr>
          <w:rFonts w:ascii="Arial" w:hAnsi="Arial" w:cs="Arial"/>
          <w:sz w:val="22"/>
          <w:szCs w:val="22"/>
        </w:rPr>
        <w:t>4.</w:t>
      </w:r>
      <w:r w:rsidR="009A759F" w:rsidRPr="00106D83">
        <w:rPr>
          <w:rFonts w:ascii="Arial" w:hAnsi="Arial" w:cs="Arial"/>
          <w:sz w:val="22"/>
          <w:szCs w:val="22"/>
        </w:rPr>
        <w:t>2</w:t>
      </w:r>
      <w:r w:rsidRPr="00106D83">
        <w:rPr>
          <w:rFonts w:ascii="Arial" w:hAnsi="Arial" w:cs="Arial"/>
          <w:sz w:val="22"/>
          <w:szCs w:val="22"/>
        </w:rPr>
        <w:t xml:space="preserve"> </w:t>
      </w:r>
      <w:r w:rsidR="00977776" w:rsidRPr="00106D83">
        <w:rPr>
          <w:rFonts w:ascii="Arial" w:hAnsi="Arial" w:cs="Arial"/>
          <w:sz w:val="22"/>
          <w:szCs w:val="22"/>
        </w:rPr>
        <w:t>Reinforcement Learning Algorithm</w:t>
      </w:r>
      <w:bookmarkEnd w:id="270"/>
      <w:bookmarkEnd w:id="271"/>
      <w:bookmarkEnd w:id="272"/>
      <w:bookmarkEnd w:id="273"/>
      <w:bookmarkEnd w:id="274"/>
      <w:bookmarkEnd w:id="275"/>
      <w:bookmarkEnd w:id="276"/>
      <w:bookmarkEnd w:id="277"/>
    </w:p>
    <w:p w14:paraId="58DA3FC1" w14:textId="78C5AA88" w:rsidR="005B1E6D" w:rsidRPr="00106D83" w:rsidRDefault="005B1E6D" w:rsidP="001F2C73">
      <w:pPr>
        <w:pStyle w:val="Heading3"/>
        <w:rPr>
          <w:i/>
          <w:iCs/>
        </w:rPr>
      </w:pPr>
      <w:bookmarkStart w:id="278" w:name="_Toc197364572"/>
      <w:bookmarkStart w:id="279" w:name="_Toc197364612"/>
      <w:bookmarkStart w:id="280" w:name="_Toc197626266"/>
      <w:bookmarkStart w:id="281" w:name="_Toc197768179"/>
      <w:bookmarkStart w:id="282" w:name="_Toc197770485"/>
      <w:bookmarkStart w:id="283" w:name="_Toc197984234"/>
      <w:bookmarkStart w:id="284" w:name="_Toc198116558"/>
      <w:r w:rsidRPr="00106D83">
        <w:t>4.</w:t>
      </w:r>
      <w:r w:rsidR="00326931" w:rsidRPr="00106D83">
        <w:t>2</w:t>
      </w:r>
      <w:r w:rsidRPr="00106D83">
        <w:t>.1 Key Outcomes</w:t>
      </w:r>
      <w:r w:rsidR="000029A3" w:rsidRPr="00106D83">
        <w:t xml:space="preserve"> and Limitations</w:t>
      </w:r>
      <w:bookmarkEnd w:id="278"/>
      <w:bookmarkEnd w:id="279"/>
      <w:bookmarkEnd w:id="280"/>
      <w:bookmarkEnd w:id="281"/>
      <w:bookmarkEnd w:id="282"/>
      <w:bookmarkEnd w:id="283"/>
      <w:bookmarkEnd w:id="284"/>
    </w:p>
    <w:p w14:paraId="2A8A979B" w14:textId="77777777" w:rsidR="00E21959" w:rsidRPr="00106D83" w:rsidRDefault="002E7A0A" w:rsidP="003C352D">
      <w:pPr>
        <w:spacing w:before="100" w:beforeAutospacing="1" w:after="100" w:afterAutospacing="1"/>
        <w:jc w:val="both"/>
        <w:rPr>
          <w:rFonts w:ascii="Arial" w:hAnsi="Arial" w:cs="Arial"/>
          <w:sz w:val="22"/>
          <w:szCs w:val="22"/>
        </w:rPr>
      </w:pPr>
      <w:r w:rsidRPr="00106D83">
        <w:rPr>
          <w:rFonts w:ascii="Arial" w:hAnsi="Arial" w:cs="Arial"/>
          <w:sz w:val="22"/>
          <w:szCs w:val="22"/>
        </w:rPr>
        <w:t>In single</w:t>
      </w:r>
      <w:r w:rsidRPr="00106D83">
        <w:rPr>
          <w:rFonts w:ascii="Cambria Math" w:hAnsi="Cambria Math" w:cs="Cambria Math"/>
          <w:sz w:val="22"/>
          <w:szCs w:val="22"/>
        </w:rPr>
        <w:t>‐</w:t>
      </w:r>
      <w:r w:rsidRPr="00106D83">
        <w:rPr>
          <w:rFonts w:ascii="Arial" w:hAnsi="Arial" w:cs="Arial"/>
          <w:sz w:val="22"/>
          <w:szCs w:val="22"/>
        </w:rPr>
        <w:t>object tests, the RL agent significantly outperformed the non</w:t>
      </w:r>
      <w:r w:rsidRPr="00106D83">
        <w:rPr>
          <w:rFonts w:ascii="Cambria Math" w:hAnsi="Cambria Math" w:cs="Cambria Math"/>
          <w:sz w:val="22"/>
          <w:szCs w:val="22"/>
        </w:rPr>
        <w:t>‐</w:t>
      </w:r>
      <w:r w:rsidRPr="00106D83">
        <w:rPr>
          <w:rFonts w:ascii="Arial" w:hAnsi="Arial" w:cs="Arial"/>
          <w:sz w:val="22"/>
          <w:szCs w:val="22"/>
        </w:rPr>
        <w:t xml:space="preserve">RL baseline, achieving lower grip force, reduced slip, and a more uniform force distribution, thereby positively supporting alternative hypotheses 3, 4, and 5. </w:t>
      </w:r>
      <w:r w:rsidR="0063080F" w:rsidRPr="00106D83">
        <w:rPr>
          <w:rFonts w:ascii="Arial" w:hAnsi="Arial" w:cs="Arial"/>
          <w:sz w:val="22"/>
          <w:szCs w:val="22"/>
        </w:rPr>
        <w:t>However, in the multi</w:t>
      </w:r>
      <w:r w:rsidR="0063080F" w:rsidRPr="00106D83">
        <w:rPr>
          <w:rFonts w:ascii="Cambria Math" w:hAnsi="Cambria Math" w:cs="Cambria Math"/>
          <w:sz w:val="22"/>
          <w:szCs w:val="22"/>
        </w:rPr>
        <w:t>‐</w:t>
      </w:r>
      <w:r w:rsidR="0063080F" w:rsidRPr="00106D83">
        <w:rPr>
          <w:rFonts w:ascii="Arial" w:hAnsi="Arial" w:cs="Arial"/>
          <w:sz w:val="22"/>
          <w:szCs w:val="22"/>
        </w:rPr>
        <w:t xml:space="preserve">scenario experiments, while the alternative hypotheses hold, the findings are more ambiguous. </w:t>
      </w:r>
    </w:p>
    <w:p w14:paraId="2403AF5A" w14:textId="77777777" w:rsidR="0075692C" w:rsidRPr="00106D83" w:rsidRDefault="0063080F" w:rsidP="0075692C">
      <w:pPr>
        <w:spacing w:before="100" w:beforeAutospacing="1" w:after="100" w:afterAutospacing="1"/>
        <w:jc w:val="both"/>
        <w:rPr>
          <w:rFonts w:ascii="Arial" w:hAnsi="Arial" w:cs="Arial"/>
          <w:sz w:val="22"/>
          <w:szCs w:val="22"/>
        </w:rPr>
      </w:pPr>
      <w:r w:rsidRPr="00106D83">
        <w:rPr>
          <w:rFonts w:ascii="Arial" w:hAnsi="Arial" w:cs="Arial"/>
          <w:sz w:val="22"/>
          <w:szCs w:val="22"/>
        </w:rPr>
        <w:t>The</w:t>
      </w:r>
      <w:r w:rsidR="00B557C8" w:rsidRPr="00106D83">
        <w:rPr>
          <w:rFonts w:ascii="Arial" w:hAnsi="Arial" w:cs="Arial"/>
          <w:sz w:val="22"/>
          <w:szCs w:val="22"/>
        </w:rPr>
        <w:t xml:space="preserve"> RL policy often went for “safe” strategies</w:t>
      </w:r>
      <w:r w:rsidR="007374DD" w:rsidRPr="00106D83">
        <w:rPr>
          <w:rFonts w:ascii="Arial" w:hAnsi="Arial" w:cs="Arial"/>
          <w:sz w:val="22"/>
          <w:szCs w:val="22"/>
        </w:rPr>
        <w:t xml:space="preserve">, </w:t>
      </w:r>
      <w:r w:rsidR="00B557C8" w:rsidRPr="00106D83">
        <w:rPr>
          <w:rFonts w:ascii="Arial" w:hAnsi="Arial" w:cs="Arial"/>
          <w:sz w:val="22"/>
          <w:szCs w:val="22"/>
        </w:rPr>
        <w:t>applying 1120 N on the empty glass versus 300 N for the baseline (p≈3 × 10</w:t>
      </w:r>
      <w:r w:rsidR="00B557C8" w:rsidRPr="00106D83">
        <w:rPr>
          <w:rFonts w:ascii="Cambria Math" w:hAnsi="Cambria Math" w:cs="Cambria Math"/>
          <w:sz w:val="22"/>
          <w:szCs w:val="22"/>
        </w:rPr>
        <w:t>⁻</w:t>
      </w:r>
      <w:r w:rsidR="00B557C8" w:rsidRPr="00106D83">
        <w:rPr>
          <w:rFonts w:ascii="Arial" w:hAnsi="Arial" w:cs="Arial"/>
          <w:sz w:val="22"/>
          <w:szCs w:val="22"/>
        </w:rPr>
        <w:t>¹¹) without reducing slip (≈0.00089 m vs. 0.000888 m, p=0.399), or cutting force on the ceramic mug from 857 N to just 1.4 N (p≈2 × 10</w:t>
      </w:r>
      <w:r w:rsidR="00B557C8" w:rsidRPr="00106D83">
        <w:rPr>
          <w:rFonts w:ascii="Cambria Math" w:hAnsi="Cambria Math" w:cs="Cambria Math"/>
          <w:sz w:val="22"/>
          <w:szCs w:val="22"/>
        </w:rPr>
        <w:t>⁻</w:t>
      </w:r>
      <w:r w:rsidR="00B557C8" w:rsidRPr="00106D83">
        <w:rPr>
          <w:rFonts w:ascii="Arial" w:hAnsi="Arial" w:cs="Arial"/>
          <w:sz w:val="22"/>
          <w:szCs w:val="22"/>
        </w:rPr>
        <w:t xml:space="preserve">¹¹) while slip rose from 0.00199 m to 0.00328 m (p≈0.0315), </w:t>
      </w:r>
      <w:r w:rsidR="00705CA6" w:rsidRPr="00106D83">
        <w:rPr>
          <w:rFonts w:ascii="Arial" w:hAnsi="Arial" w:cs="Arial"/>
          <w:sz w:val="22"/>
          <w:szCs w:val="22"/>
        </w:rPr>
        <w:t>exposing a skewed force–slip trade-off, known as reward hacking, where an agent exploits flaws in the reward function to achieve higher rewards without actually accomplishing the intended task (</w:t>
      </w:r>
      <w:r w:rsidR="00EC4C2F" w:rsidRPr="00106D83">
        <w:rPr>
          <w:rFonts w:ascii="Arial" w:hAnsi="Arial" w:cs="Arial"/>
          <w:sz w:val="22"/>
          <w:szCs w:val="22"/>
        </w:rPr>
        <w:t>7</w:t>
      </w:r>
      <w:r w:rsidR="003B5895" w:rsidRPr="00106D83">
        <w:rPr>
          <w:rFonts w:ascii="Arial" w:hAnsi="Arial" w:cs="Arial"/>
          <w:sz w:val="22"/>
          <w:szCs w:val="22"/>
        </w:rPr>
        <w:t>7</w:t>
      </w:r>
      <w:r w:rsidR="00705CA6" w:rsidRPr="00106D83">
        <w:rPr>
          <w:rFonts w:ascii="Arial" w:hAnsi="Arial" w:cs="Arial"/>
          <w:sz w:val="22"/>
          <w:szCs w:val="22"/>
        </w:rPr>
        <w:t>).</w:t>
      </w:r>
      <w:r w:rsidR="0045526E" w:rsidRPr="00106D83">
        <w:rPr>
          <w:rFonts w:ascii="Arial" w:hAnsi="Arial" w:cs="Arial"/>
          <w:sz w:val="22"/>
          <w:szCs w:val="22"/>
        </w:rPr>
        <w:t xml:space="preserve"> </w:t>
      </w:r>
    </w:p>
    <w:p w14:paraId="68B12AED" w14:textId="16E313B8" w:rsidR="0075692C" w:rsidRPr="00106D83" w:rsidRDefault="0075692C" w:rsidP="0075692C">
      <w:pPr>
        <w:spacing w:before="100" w:beforeAutospacing="1" w:after="100" w:afterAutospacing="1"/>
        <w:jc w:val="both"/>
        <w:rPr>
          <w:rFonts w:ascii="Arial" w:hAnsi="Arial" w:cs="Arial"/>
          <w:sz w:val="22"/>
          <w:szCs w:val="22"/>
        </w:rPr>
      </w:pPr>
      <w:r w:rsidRPr="00106D83">
        <w:rPr>
          <w:rFonts w:ascii="Arial" w:hAnsi="Arial" w:cs="Arial"/>
          <w:sz w:val="22"/>
          <w:szCs w:val="22"/>
        </w:rPr>
        <w:t xml:space="preserve">Both </w:t>
      </w:r>
      <w:r w:rsidR="009E3E4C" w:rsidRPr="00106D83">
        <w:rPr>
          <w:rFonts w:ascii="Arial" w:hAnsi="Arial" w:cs="Arial"/>
          <w:sz w:val="22"/>
          <w:szCs w:val="22"/>
        </w:rPr>
        <w:t>the</w:t>
      </w:r>
      <w:r w:rsidRPr="00106D83">
        <w:rPr>
          <w:rFonts w:ascii="Arial" w:hAnsi="Arial" w:cs="Arial"/>
          <w:sz w:val="22"/>
          <w:szCs w:val="22"/>
        </w:rPr>
        <w:t xml:space="preserve"> standard and RL policies still yield sub-millimetre slip and clinically negligible displacements (&lt; 3 mm) on the tested objects, though formal clinical slip thresholds for upper-limb prostheses are undefined. In more complex or irregular geometries, I anticipate slip will increase, underscoring the need for richer training diversity or lightweight additional cues.</w:t>
      </w:r>
    </w:p>
    <w:p w14:paraId="061C6A98" w14:textId="3C6ACFC2" w:rsidR="0075692C" w:rsidRPr="00106D83" w:rsidRDefault="00E97B1F" w:rsidP="0075692C">
      <w:pPr>
        <w:spacing w:before="100" w:beforeAutospacing="1" w:after="100" w:afterAutospacing="1"/>
        <w:jc w:val="both"/>
        <w:rPr>
          <w:rFonts w:ascii="Arial" w:hAnsi="Arial" w:cs="Arial"/>
          <w:sz w:val="22"/>
          <w:szCs w:val="22"/>
        </w:rPr>
      </w:pPr>
      <w:r w:rsidRPr="00106D83">
        <w:rPr>
          <w:rFonts w:ascii="Arial" w:hAnsi="Arial" w:cs="Arial"/>
          <w:sz w:val="22"/>
          <w:szCs w:val="22"/>
        </w:rPr>
        <w:t xml:space="preserve">Human </w:t>
      </w:r>
      <w:r w:rsidR="00A6198F" w:rsidRPr="00106D83">
        <w:rPr>
          <w:rFonts w:ascii="Arial" w:hAnsi="Arial" w:cs="Arial"/>
          <w:sz w:val="22"/>
          <w:szCs w:val="22"/>
        </w:rPr>
        <w:t>finger</w:t>
      </w:r>
      <w:r w:rsidRPr="00106D83">
        <w:rPr>
          <w:rFonts w:ascii="Arial" w:hAnsi="Arial" w:cs="Arial"/>
          <w:sz w:val="22"/>
          <w:szCs w:val="22"/>
        </w:rPr>
        <w:t xml:space="preserve"> forces also should only average 8–11 N per finger and rarely exceed 25–35 N in daily tasks (</w:t>
      </w:r>
      <w:r w:rsidR="00422D83" w:rsidRPr="00106D83">
        <w:rPr>
          <w:rFonts w:ascii="Arial" w:hAnsi="Arial" w:cs="Arial"/>
          <w:sz w:val="22"/>
          <w:szCs w:val="22"/>
        </w:rPr>
        <w:t>7</w:t>
      </w:r>
      <w:r w:rsidR="003B5895" w:rsidRPr="00106D83">
        <w:rPr>
          <w:rFonts w:ascii="Arial" w:hAnsi="Arial" w:cs="Arial"/>
          <w:sz w:val="22"/>
          <w:szCs w:val="22"/>
        </w:rPr>
        <w:t>8</w:t>
      </w:r>
      <w:r w:rsidR="00422D83" w:rsidRPr="00106D83">
        <w:rPr>
          <w:rFonts w:ascii="Arial" w:hAnsi="Arial" w:cs="Arial"/>
          <w:sz w:val="22"/>
          <w:szCs w:val="22"/>
        </w:rPr>
        <w:t>,</w:t>
      </w:r>
      <w:r w:rsidR="00FA5D4A" w:rsidRPr="00106D83">
        <w:rPr>
          <w:rFonts w:ascii="Arial" w:hAnsi="Arial" w:cs="Arial"/>
          <w:sz w:val="22"/>
          <w:szCs w:val="22"/>
        </w:rPr>
        <w:t>7</w:t>
      </w:r>
      <w:r w:rsidR="003B5895" w:rsidRPr="00106D83">
        <w:rPr>
          <w:rFonts w:ascii="Arial" w:hAnsi="Arial" w:cs="Arial"/>
          <w:sz w:val="22"/>
          <w:szCs w:val="22"/>
        </w:rPr>
        <w:t>9</w:t>
      </w:r>
      <w:r w:rsidRPr="00106D83">
        <w:rPr>
          <w:rFonts w:ascii="Arial" w:hAnsi="Arial" w:cs="Arial"/>
          <w:sz w:val="22"/>
          <w:szCs w:val="22"/>
        </w:rPr>
        <w:t xml:space="preserve">), yet </w:t>
      </w:r>
      <w:r w:rsidR="00BD5C55" w:rsidRPr="00106D83">
        <w:rPr>
          <w:rFonts w:ascii="Arial" w:hAnsi="Arial" w:cs="Arial"/>
          <w:sz w:val="22"/>
          <w:szCs w:val="22"/>
        </w:rPr>
        <w:t>the</w:t>
      </w:r>
      <w:r w:rsidRPr="00106D83">
        <w:rPr>
          <w:rFonts w:ascii="Arial" w:hAnsi="Arial" w:cs="Arial"/>
          <w:sz w:val="22"/>
          <w:szCs w:val="22"/>
        </w:rPr>
        <w:t xml:space="preserve"> simulation yields hundreds of newtons per link and over 1</w:t>
      </w:r>
      <w:r w:rsidR="0043154D" w:rsidRPr="00106D83">
        <w:rPr>
          <w:rFonts w:ascii="Arial" w:hAnsi="Arial" w:cs="Arial"/>
          <w:sz w:val="22"/>
          <w:szCs w:val="22"/>
        </w:rPr>
        <w:t xml:space="preserve"> kilonewton</w:t>
      </w:r>
      <w:r w:rsidRPr="00106D83">
        <w:rPr>
          <w:rFonts w:ascii="Arial" w:hAnsi="Arial" w:cs="Arial"/>
          <w:sz w:val="22"/>
          <w:szCs w:val="22"/>
        </w:rPr>
        <w:t xml:space="preserve"> total, an order-of-magnitude overestimate </w:t>
      </w:r>
      <w:r w:rsidR="0043154D" w:rsidRPr="00106D83">
        <w:rPr>
          <w:rFonts w:ascii="Arial" w:hAnsi="Arial" w:cs="Arial"/>
          <w:sz w:val="22"/>
          <w:szCs w:val="22"/>
        </w:rPr>
        <w:t>caused</w:t>
      </w:r>
      <w:r w:rsidRPr="00106D83">
        <w:rPr>
          <w:rFonts w:ascii="Arial" w:hAnsi="Arial" w:cs="Arial"/>
          <w:sz w:val="22"/>
          <w:szCs w:val="22"/>
        </w:rPr>
        <w:t xml:space="preserve"> by </w:t>
      </w:r>
      <w:r w:rsidR="00882CE5" w:rsidRPr="00106D83">
        <w:rPr>
          <w:rFonts w:ascii="Arial" w:hAnsi="Arial" w:cs="Arial"/>
          <w:sz w:val="22"/>
          <w:szCs w:val="22"/>
        </w:rPr>
        <w:t xml:space="preserve">an </w:t>
      </w:r>
      <w:r w:rsidRPr="00106D83">
        <w:rPr>
          <w:rFonts w:ascii="Arial" w:hAnsi="Arial" w:cs="Arial"/>
          <w:sz w:val="22"/>
          <w:szCs w:val="22"/>
        </w:rPr>
        <w:t xml:space="preserve">uncalibrated URDF contact parameters and </w:t>
      </w:r>
      <w:r w:rsidR="005D20E4" w:rsidRPr="00106D83">
        <w:rPr>
          <w:rFonts w:ascii="Arial" w:hAnsi="Arial" w:cs="Arial"/>
          <w:sz w:val="22"/>
          <w:szCs w:val="22"/>
        </w:rPr>
        <w:t>untuned</w:t>
      </w:r>
      <w:r w:rsidRPr="00106D83">
        <w:rPr>
          <w:rFonts w:ascii="Arial" w:hAnsi="Arial" w:cs="Arial"/>
          <w:sz w:val="22"/>
          <w:szCs w:val="22"/>
        </w:rPr>
        <w:t xml:space="preserve"> physics settings.</w:t>
      </w:r>
      <w:r w:rsidR="000C4181" w:rsidRPr="00106D83">
        <w:rPr>
          <w:rFonts w:ascii="Arial" w:hAnsi="Arial" w:cs="Arial"/>
          <w:sz w:val="22"/>
          <w:szCs w:val="22"/>
        </w:rPr>
        <w:t xml:space="preserve"> </w:t>
      </w:r>
    </w:p>
    <w:p w14:paraId="3FB0DD02" w14:textId="77F47166" w:rsidR="0045526E" w:rsidRPr="00106D83" w:rsidRDefault="00E21959" w:rsidP="003C352D">
      <w:pPr>
        <w:spacing w:before="100" w:beforeAutospacing="1" w:after="100" w:afterAutospacing="1"/>
        <w:jc w:val="both"/>
        <w:rPr>
          <w:rFonts w:ascii="Arial" w:hAnsi="Arial" w:cs="Arial"/>
          <w:sz w:val="22"/>
          <w:szCs w:val="22"/>
        </w:rPr>
      </w:pPr>
      <w:r w:rsidRPr="00106D83">
        <w:rPr>
          <w:rFonts w:ascii="Arial" w:hAnsi="Arial" w:cs="Arial"/>
          <w:sz w:val="22"/>
          <w:szCs w:val="22"/>
        </w:rPr>
        <w:t xml:space="preserve">The model needs to </w:t>
      </w:r>
      <w:r w:rsidR="00214B7C" w:rsidRPr="00106D83">
        <w:rPr>
          <w:rFonts w:ascii="Arial" w:hAnsi="Arial" w:cs="Arial"/>
          <w:sz w:val="22"/>
          <w:szCs w:val="22"/>
        </w:rPr>
        <w:t>b</w:t>
      </w:r>
      <w:r w:rsidR="005D20E4" w:rsidRPr="00106D83">
        <w:rPr>
          <w:rFonts w:ascii="Arial" w:hAnsi="Arial" w:cs="Arial"/>
          <w:sz w:val="22"/>
          <w:szCs w:val="22"/>
        </w:rPr>
        <w:t xml:space="preserve">e </w:t>
      </w:r>
      <w:r w:rsidR="00214B7C" w:rsidRPr="00106D83">
        <w:rPr>
          <w:rFonts w:ascii="Arial" w:hAnsi="Arial" w:cs="Arial"/>
          <w:sz w:val="22"/>
          <w:szCs w:val="22"/>
        </w:rPr>
        <w:t>consistent if it is to grab different kinds of objects autonomously</w:t>
      </w:r>
      <w:r w:rsidR="00E15C3C" w:rsidRPr="00106D83">
        <w:rPr>
          <w:rFonts w:ascii="Arial" w:hAnsi="Arial" w:cs="Arial"/>
          <w:sz w:val="22"/>
          <w:szCs w:val="22"/>
        </w:rPr>
        <w:t xml:space="preserve"> </w:t>
      </w:r>
      <w:r w:rsidR="0069046E" w:rsidRPr="00106D83">
        <w:rPr>
          <w:rFonts w:ascii="Arial" w:hAnsi="Arial" w:cs="Arial"/>
          <w:sz w:val="22"/>
          <w:szCs w:val="22"/>
        </w:rPr>
        <w:t>and</w:t>
      </w:r>
      <w:r w:rsidR="00E15C3C" w:rsidRPr="00106D83">
        <w:rPr>
          <w:rFonts w:ascii="Arial" w:hAnsi="Arial" w:cs="Arial"/>
          <w:sz w:val="22"/>
          <w:szCs w:val="22"/>
        </w:rPr>
        <w:t xml:space="preserve"> reduce user cognitive effort</w:t>
      </w:r>
      <w:r w:rsidR="0069046E" w:rsidRPr="00106D83">
        <w:rPr>
          <w:rFonts w:ascii="Arial" w:hAnsi="Arial" w:cs="Arial"/>
          <w:sz w:val="22"/>
          <w:szCs w:val="22"/>
        </w:rPr>
        <w:t>. T</w:t>
      </w:r>
      <w:r w:rsidR="00020CCE" w:rsidRPr="00106D83">
        <w:rPr>
          <w:rFonts w:ascii="Arial" w:hAnsi="Arial" w:cs="Arial"/>
          <w:sz w:val="22"/>
          <w:szCs w:val="22"/>
        </w:rPr>
        <w:t xml:space="preserve">he simulation </w:t>
      </w:r>
      <w:r w:rsidR="0069046E" w:rsidRPr="00106D83">
        <w:rPr>
          <w:rFonts w:ascii="Arial" w:hAnsi="Arial" w:cs="Arial"/>
          <w:sz w:val="22"/>
          <w:szCs w:val="22"/>
        </w:rPr>
        <w:t xml:space="preserve">also </w:t>
      </w:r>
      <w:r w:rsidR="00020CCE" w:rsidRPr="00106D83">
        <w:rPr>
          <w:rFonts w:ascii="Arial" w:hAnsi="Arial" w:cs="Arial"/>
          <w:sz w:val="22"/>
          <w:szCs w:val="22"/>
        </w:rPr>
        <w:t xml:space="preserve">needs to reflect </w:t>
      </w:r>
      <w:r w:rsidR="008E0152" w:rsidRPr="00106D83">
        <w:rPr>
          <w:rFonts w:ascii="Arial" w:hAnsi="Arial" w:cs="Arial"/>
          <w:sz w:val="22"/>
          <w:szCs w:val="22"/>
        </w:rPr>
        <w:t>more realistic unit ranges</w:t>
      </w:r>
      <w:r w:rsidR="00020CCE" w:rsidRPr="00106D83">
        <w:rPr>
          <w:rFonts w:ascii="Arial" w:hAnsi="Arial" w:cs="Arial"/>
          <w:sz w:val="22"/>
          <w:szCs w:val="22"/>
        </w:rPr>
        <w:t>.</w:t>
      </w:r>
    </w:p>
    <w:p w14:paraId="44AA671D" w14:textId="4CABAEFA" w:rsidR="005B1E6D" w:rsidRPr="00106D83" w:rsidRDefault="005B1E6D" w:rsidP="001F2C73">
      <w:pPr>
        <w:pStyle w:val="Heading3"/>
        <w:rPr>
          <w:i/>
          <w:iCs/>
        </w:rPr>
      </w:pPr>
      <w:bookmarkStart w:id="285" w:name="_Toc197364573"/>
      <w:bookmarkStart w:id="286" w:name="_Toc197364613"/>
      <w:bookmarkStart w:id="287" w:name="_Toc197626267"/>
      <w:bookmarkStart w:id="288" w:name="_Toc197768180"/>
      <w:bookmarkStart w:id="289" w:name="_Toc197770486"/>
      <w:bookmarkStart w:id="290" w:name="_Toc197984235"/>
      <w:bookmarkStart w:id="291" w:name="_Toc198116559"/>
      <w:r w:rsidRPr="00106D83">
        <w:t>4.</w:t>
      </w:r>
      <w:r w:rsidR="00326931" w:rsidRPr="00106D83">
        <w:t>2</w:t>
      </w:r>
      <w:r w:rsidRPr="00106D83">
        <w:t>.2 Context Within the State-of-the- Art</w:t>
      </w:r>
      <w:bookmarkEnd w:id="285"/>
      <w:bookmarkEnd w:id="286"/>
      <w:bookmarkEnd w:id="287"/>
      <w:r w:rsidR="00622C81" w:rsidRPr="00106D83">
        <w:t xml:space="preserve"> and Future work</w:t>
      </w:r>
      <w:bookmarkEnd w:id="288"/>
      <w:bookmarkEnd w:id="289"/>
      <w:bookmarkEnd w:id="290"/>
      <w:bookmarkEnd w:id="291"/>
    </w:p>
    <w:p w14:paraId="1321A2D8" w14:textId="5692F377" w:rsidR="00E17281" w:rsidRPr="00106D83" w:rsidRDefault="00DF2145" w:rsidP="003C352D">
      <w:pPr>
        <w:spacing w:before="100" w:beforeAutospacing="1" w:after="100" w:afterAutospacing="1"/>
        <w:jc w:val="both"/>
        <w:rPr>
          <w:rFonts w:ascii="Arial" w:hAnsi="Arial" w:cs="Arial"/>
          <w:sz w:val="22"/>
          <w:szCs w:val="22"/>
        </w:rPr>
      </w:pPr>
      <w:r w:rsidRPr="00106D83">
        <w:rPr>
          <w:rFonts w:ascii="Arial" w:hAnsi="Arial" w:cs="Arial"/>
          <w:sz w:val="22"/>
          <w:szCs w:val="22"/>
        </w:rPr>
        <w:t xml:space="preserve">Basumatary et al.’s SAC-based </w:t>
      </w:r>
      <w:r w:rsidR="00901834" w:rsidRPr="00106D83">
        <w:rPr>
          <w:rFonts w:ascii="Arial" w:hAnsi="Arial" w:cs="Arial"/>
          <w:sz w:val="22"/>
          <w:szCs w:val="22"/>
        </w:rPr>
        <w:t>robotic-</w:t>
      </w:r>
      <w:r w:rsidR="00644C81" w:rsidRPr="00106D83">
        <w:rPr>
          <w:rFonts w:ascii="Arial" w:hAnsi="Arial" w:cs="Arial"/>
          <w:sz w:val="22"/>
          <w:szCs w:val="22"/>
        </w:rPr>
        <w:t>reflex</w:t>
      </w:r>
      <w:r w:rsidRPr="00106D83">
        <w:rPr>
          <w:rFonts w:ascii="Arial" w:hAnsi="Arial" w:cs="Arial"/>
          <w:sz w:val="22"/>
          <w:szCs w:val="22"/>
        </w:rPr>
        <w:t xml:space="preserve"> hand</w:t>
      </w:r>
      <w:r w:rsidR="005B1E6D" w:rsidRPr="00106D83">
        <w:rPr>
          <w:rFonts w:ascii="Arial" w:hAnsi="Arial" w:cs="Arial"/>
          <w:sz w:val="22"/>
          <w:szCs w:val="22"/>
        </w:rPr>
        <w:t xml:space="preserve"> </w:t>
      </w:r>
      <w:r w:rsidR="00546D47" w:rsidRPr="00106D83">
        <w:rPr>
          <w:rFonts w:ascii="Arial" w:hAnsi="Arial" w:cs="Arial"/>
          <w:sz w:val="22"/>
          <w:szCs w:val="22"/>
        </w:rPr>
        <w:t>using</w:t>
      </w:r>
      <w:r w:rsidRPr="00106D83">
        <w:rPr>
          <w:rFonts w:ascii="Arial" w:hAnsi="Arial" w:cs="Arial"/>
          <w:sz w:val="22"/>
          <w:szCs w:val="22"/>
        </w:rPr>
        <w:t xml:space="preserve"> tactile sensors and trained under randomi</w:t>
      </w:r>
      <w:r w:rsidR="00137E55" w:rsidRPr="00106D83">
        <w:rPr>
          <w:rFonts w:ascii="Arial" w:hAnsi="Arial" w:cs="Arial"/>
          <w:sz w:val="22"/>
          <w:szCs w:val="22"/>
        </w:rPr>
        <w:t>s</w:t>
      </w:r>
      <w:r w:rsidRPr="00106D83">
        <w:rPr>
          <w:rFonts w:ascii="Arial" w:hAnsi="Arial" w:cs="Arial"/>
          <w:sz w:val="22"/>
          <w:szCs w:val="22"/>
        </w:rPr>
        <w:t>ed friction, weight, and stiffness</w:t>
      </w:r>
      <w:r w:rsidR="00A02AB6" w:rsidRPr="00106D83">
        <w:rPr>
          <w:rFonts w:ascii="Arial" w:hAnsi="Arial" w:cs="Arial"/>
          <w:sz w:val="22"/>
          <w:szCs w:val="22"/>
        </w:rPr>
        <w:t xml:space="preserve"> conditions</w:t>
      </w:r>
      <w:r w:rsidR="005B1E6D" w:rsidRPr="00106D83">
        <w:rPr>
          <w:rFonts w:ascii="Arial" w:hAnsi="Arial" w:cs="Arial"/>
          <w:sz w:val="22"/>
          <w:szCs w:val="22"/>
        </w:rPr>
        <w:t xml:space="preserve">, </w:t>
      </w:r>
      <w:r w:rsidRPr="00106D83">
        <w:rPr>
          <w:rFonts w:ascii="Arial" w:hAnsi="Arial" w:cs="Arial"/>
          <w:sz w:val="22"/>
          <w:szCs w:val="22"/>
        </w:rPr>
        <w:t xml:space="preserve">achieved a 56 % improvement </w:t>
      </w:r>
      <w:r w:rsidR="008E644E" w:rsidRPr="00106D83">
        <w:rPr>
          <w:rFonts w:ascii="Arial" w:hAnsi="Arial" w:cs="Arial"/>
          <w:sz w:val="22"/>
          <w:szCs w:val="22"/>
        </w:rPr>
        <w:t>reducing slip-</w:t>
      </w:r>
      <w:r w:rsidRPr="00106D83">
        <w:rPr>
          <w:rFonts w:ascii="Arial" w:hAnsi="Arial" w:cs="Arial"/>
          <w:sz w:val="22"/>
          <w:szCs w:val="22"/>
        </w:rPr>
        <w:t>over a non-randomi</w:t>
      </w:r>
      <w:r w:rsidR="00137E55" w:rsidRPr="00106D83">
        <w:rPr>
          <w:rFonts w:ascii="Arial" w:hAnsi="Arial" w:cs="Arial"/>
          <w:sz w:val="22"/>
          <w:szCs w:val="22"/>
        </w:rPr>
        <w:t>s</w:t>
      </w:r>
      <w:r w:rsidRPr="00106D83">
        <w:rPr>
          <w:rFonts w:ascii="Arial" w:hAnsi="Arial" w:cs="Arial"/>
          <w:sz w:val="22"/>
          <w:szCs w:val="22"/>
        </w:rPr>
        <w:t>ed agent in a shaking test</w:t>
      </w:r>
      <w:r w:rsidR="008E644E" w:rsidRPr="00106D83">
        <w:rPr>
          <w:rFonts w:ascii="Arial" w:hAnsi="Arial" w:cs="Arial"/>
          <w:sz w:val="22"/>
          <w:szCs w:val="22"/>
        </w:rPr>
        <w:t xml:space="preserve"> </w:t>
      </w:r>
      <w:r w:rsidRPr="00106D83">
        <w:rPr>
          <w:rFonts w:ascii="Arial" w:hAnsi="Arial" w:cs="Arial"/>
          <w:sz w:val="22"/>
          <w:szCs w:val="22"/>
        </w:rPr>
        <w:t>(</w:t>
      </w:r>
      <w:r w:rsidR="00911BB9" w:rsidRPr="00106D83">
        <w:rPr>
          <w:rFonts w:ascii="Arial" w:hAnsi="Arial" w:cs="Arial"/>
          <w:sz w:val="22"/>
          <w:szCs w:val="22"/>
        </w:rPr>
        <w:t>50</w:t>
      </w:r>
      <w:r w:rsidRPr="00106D83">
        <w:rPr>
          <w:rFonts w:ascii="Arial" w:hAnsi="Arial" w:cs="Arial"/>
          <w:sz w:val="22"/>
          <w:szCs w:val="22"/>
        </w:rPr>
        <w:t xml:space="preserve">). </w:t>
      </w:r>
      <w:r w:rsidR="00E17281" w:rsidRPr="00106D83">
        <w:rPr>
          <w:rFonts w:ascii="Arial" w:hAnsi="Arial" w:cs="Arial"/>
          <w:sz w:val="22"/>
          <w:szCs w:val="22"/>
        </w:rPr>
        <w:t xml:space="preserve">In comparison, </w:t>
      </w:r>
      <w:r w:rsidR="00754B70" w:rsidRPr="00106D83">
        <w:rPr>
          <w:rFonts w:ascii="Arial" w:hAnsi="Arial" w:cs="Arial"/>
          <w:sz w:val="22"/>
          <w:szCs w:val="22"/>
        </w:rPr>
        <w:t>this</w:t>
      </w:r>
      <w:r w:rsidRPr="00106D83">
        <w:rPr>
          <w:rFonts w:ascii="Arial" w:hAnsi="Arial" w:cs="Arial"/>
          <w:sz w:val="22"/>
          <w:szCs w:val="22"/>
        </w:rPr>
        <w:t xml:space="preserve"> controller, which relies </w:t>
      </w:r>
      <w:r w:rsidRPr="00106D83">
        <w:rPr>
          <w:rStyle w:val="Strong"/>
          <w:rFonts w:ascii="Arial" w:hAnsi="Arial" w:cs="Arial"/>
          <w:b w:val="0"/>
          <w:bCs w:val="0"/>
          <w:sz w:val="22"/>
          <w:szCs w:val="22"/>
        </w:rPr>
        <w:t>solely</w:t>
      </w:r>
      <w:r w:rsidRPr="00106D83">
        <w:rPr>
          <w:rFonts w:ascii="Arial" w:hAnsi="Arial" w:cs="Arial"/>
          <w:sz w:val="22"/>
          <w:szCs w:val="22"/>
        </w:rPr>
        <w:t xml:space="preserve"> on per-link </w:t>
      </w:r>
      <w:r w:rsidRPr="00106D83">
        <w:rPr>
          <w:rFonts w:ascii="Arial" w:hAnsi="Arial" w:cs="Arial"/>
          <w:sz w:val="22"/>
          <w:szCs w:val="22"/>
        </w:rPr>
        <w:lastRenderedPageBreak/>
        <w:t xml:space="preserve">force feedback (the same limited </w:t>
      </w:r>
      <w:r w:rsidR="005A607D" w:rsidRPr="00106D83">
        <w:rPr>
          <w:rFonts w:ascii="Arial" w:hAnsi="Arial" w:cs="Arial"/>
          <w:sz w:val="22"/>
          <w:szCs w:val="22"/>
        </w:rPr>
        <w:t>feedback</w:t>
      </w:r>
      <w:r w:rsidRPr="00106D83">
        <w:rPr>
          <w:rFonts w:ascii="Arial" w:hAnsi="Arial" w:cs="Arial"/>
          <w:sz w:val="22"/>
          <w:szCs w:val="22"/>
        </w:rPr>
        <w:t xml:space="preserve"> </w:t>
      </w:r>
      <w:r w:rsidR="005A607D" w:rsidRPr="00106D83">
        <w:rPr>
          <w:rFonts w:ascii="Arial" w:hAnsi="Arial" w:cs="Arial"/>
          <w:sz w:val="22"/>
          <w:szCs w:val="22"/>
        </w:rPr>
        <w:t>prosthetics</w:t>
      </w:r>
      <w:r w:rsidRPr="00106D83">
        <w:rPr>
          <w:rFonts w:ascii="Arial" w:hAnsi="Arial" w:cs="Arial"/>
          <w:sz w:val="22"/>
          <w:szCs w:val="22"/>
        </w:rPr>
        <w:t xml:space="preserve"> </w:t>
      </w:r>
      <w:r w:rsidR="005A607D" w:rsidRPr="00106D83">
        <w:rPr>
          <w:rFonts w:ascii="Arial" w:hAnsi="Arial" w:cs="Arial"/>
          <w:sz w:val="22"/>
          <w:szCs w:val="22"/>
        </w:rPr>
        <w:t>give</w:t>
      </w:r>
      <w:r w:rsidRPr="00106D83">
        <w:rPr>
          <w:rFonts w:ascii="Arial" w:hAnsi="Arial" w:cs="Arial"/>
          <w:sz w:val="22"/>
          <w:szCs w:val="22"/>
        </w:rPr>
        <w:t xml:space="preserve"> today), managed a </w:t>
      </w:r>
      <w:r w:rsidRPr="00106D83">
        <w:rPr>
          <w:rStyle w:val="Strong"/>
          <w:rFonts w:ascii="Arial" w:hAnsi="Arial" w:cs="Arial"/>
          <w:b w:val="0"/>
          <w:bCs w:val="0"/>
          <w:sz w:val="22"/>
          <w:szCs w:val="22"/>
        </w:rPr>
        <w:t>27% overall slip reduction</w:t>
      </w:r>
      <w:r w:rsidRPr="00106D83">
        <w:rPr>
          <w:rFonts w:ascii="Arial" w:hAnsi="Arial" w:cs="Arial"/>
          <w:sz w:val="22"/>
          <w:szCs w:val="22"/>
        </w:rPr>
        <w:t xml:space="preserve"> across all scenarios. </w:t>
      </w:r>
      <w:r w:rsidR="00901834" w:rsidRPr="00106D83">
        <w:rPr>
          <w:rFonts w:ascii="Arial" w:hAnsi="Arial" w:cs="Arial"/>
          <w:sz w:val="22"/>
          <w:szCs w:val="22"/>
        </w:rPr>
        <w:t>This is less than half of the effectivity of Basumatary’s robot hand,</w:t>
      </w:r>
      <w:r w:rsidR="00D2306F" w:rsidRPr="00106D83">
        <w:rPr>
          <w:rFonts w:ascii="Arial" w:hAnsi="Arial" w:cs="Arial"/>
          <w:sz w:val="22"/>
          <w:szCs w:val="22"/>
        </w:rPr>
        <w:t xml:space="preserve"> so </w:t>
      </w:r>
      <w:r w:rsidR="008342D3" w:rsidRPr="00106D83">
        <w:rPr>
          <w:rFonts w:ascii="Arial" w:hAnsi="Arial" w:cs="Arial"/>
          <w:sz w:val="22"/>
          <w:szCs w:val="22"/>
        </w:rPr>
        <w:t xml:space="preserve">improving this effectiveness </w:t>
      </w:r>
      <w:r w:rsidR="00A56349" w:rsidRPr="00106D83">
        <w:rPr>
          <w:rFonts w:ascii="Arial" w:hAnsi="Arial" w:cs="Arial"/>
          <w:sz w:val="22"/>
          <w:szCs w:val="22"/>
        </w:rPr>
        <w:t>is essential</w:t>
      </w:r>
      <w:r w:rsidR="008342D3" w:rsidRPr="00106D83">
        <w:rPr>
          <w:rFonts w:ascii="Arial" w:hAnsi="Arial" w:cs="Arial"/>
          <w:sz w:val="22"/>
          <w:szCs w:val="22"/>
        </w:rPr>
        <w:t>.</w:t>
      </w:r>
    </w:p>
    <w:p w14:paraId="22D4B338" w14:textId="7B0A9997" w:rsidR="00C3550E" w:rsidRPr="00106D83" w:rsidRDefault="00DF2145" w:rsidP="003C352D">
      <w:pPr>
        <w:spacing w:before="100" w:beforeAutospacing="1" w:after="100" w:afterAutospacing="1"/>
        <w:jc w:val="both"/>
        <w:rPr>
          <w:rFonts w:ascii="Arial" w:hAnsi="Arial" w:cs="Arial"/>
          <w:sz w:val="22"/>
          <w:szCs w:val="22"/>
        </w:rPr>
      </w:pPr>
      <w:r w:rsidRPr="00106D83">
        <w:rPr>
          <w:rFonts w:ascii="Arial" w:hAnsi="Arial" w:cs="Arial"/>
          <w:sz w:val="22"/>
          <w:szCs w:val="22"/>
        </w:rPr>
        <w:t xml:space="preserve">To address these gaps, </w:t>
      </w:r>
      <w:r w:rsidR="00034125" w:rsidRPr="00106D83">
        <w:rPr>
          <w:rFonts w:ascii="Arial" w:hAnsi="Arial" w:cs="Arial"/>
          <w:sz w:val="22"/>
          <w:szCs w:val="22"/>
        </w:rPr>
        <w:t>three key strategies can be deployed</w:t>
      </w:r>
      <w:r w:rsidR="00CD001E" w:rsidRPr="00106D83">
        <w:rPr>
          <w:rFonts w:ascii="Arial" w:hAnsi="Arial" w:cs="Arial"/>
          <w:sz w:val="22"/>
          <w:szCs w:val="22"/>
        </w:rPr>
        <w:t>.</w:t>
      </w:r>
      <w:r w:rsidRPr="00106D83">
        <w:rPr>
          <w:rFonts w:ascii="Arial" w:hAnsi="Arial" w:cs="Arial"/>
          <w:sz w:val="22"/>
          <w:szCs w:val="22"/>
        </w:rPr>
        <w:t xml:space="preserve"> First, Basumatary’s recent work adds an adaptive sliding-mode controller that intervenes when unexpected slippage or force perturbations arise</w:t>
      </w:r>
      <w:r w:rsidR="007D3FF4" w:rsidRPr="00106D83">
        <w:rPr>
          <w:rFonts w:ascii="Arial" w:hAnsi="Arial" w:cs="Arial"/>
          <w:sz w:val="22"/>
          <w:szCs w:val="22"/>
        </w:rPr>
        <w:t xml:space="preserve">, </w:t>
      </w:r>
      <w:r w:rsidRPr="00106D83">
        <w:rPr>
          <w:rFonts w:ascii="Arial" w:hAnsi="Arial" w:cs="Arial"/>
          <w:sz w:val="22"/>
          <w:szCs w:val="22"/>
        </w:rPr>
        <w:t>decoupling nominal RL gripping from reflex</w:t>
      </w:r>
      <w:r w:rsidRPr="00106D83">
        <w:rPr>
          <w:rFonts w:ascii="Cambria Math" w:hAnsi="Cambria Math" w:cs="Cambria Math"/>
          <w:sz w:val="22"/>
          <w:szCs w:val="22"/>
        </w:rPr>
        <w:t>‐</w:t>
      </w:r>
      <w:r w:rsidRPr="00106D83">
        <w:rPr>
          <w:rFonts w:ascii="Arial" w:hAnsi="Arial" w:cs="Arial"/>
          <w:sz w:val="22"/>
          <w:szCs w:val="22"/>
        </w:rPr>
        <w:t>style slip correction (</w:t>
      </w:r>
      <w:r w:rsidR="00911BB9" w:rsidRPr="00106D83">
        <w:rPr>
          <w:rFonts w:ascii="Arial" w:hAnsi="Arial" w:cs="Arial"/>
          <w:sz w:val="22"/>
          <w:szCs w:val="22"/>
        </w:rPr>
        <w:t>80</w:t>
      </w:r>
      <w:r w:rsidRPr="00106D83">
        <w:rPr>
          <w:rFonts w:ascii="Arial" w:hAnsi="Arial" w:cs="Arial"/>
          <w:sz w:val="22"/>
          <w:szCs w:val="22"/>
        </w:rPr>
        <w:t xml:space="preserve">). Implementing a similar </w:t>
      </w:r>
      <w:r w:rsidRPr="00106D83">
        <w:rPr>
          <w:rStyle w:val="Strong"/>
          <w:rFonts w:ascii="Arial" w:hAnsi="Arial" w:cs="Arial"/>
          <w:b w:val="0"/>
          <w:bCs w:val="0"/>
          <w:sz w:val="22"/>
          <w:szCs w:val="22"/>
        </w:rPr>
        <w:t>dual-controller design</w:t>
      </w:r>
      <w:r w:rsidRPr="00106D83">
        <w:rPr>
          <w:rFonts w:ascii="Arial" w:hAnsi="Arial" w:cs="Arial"/>
          <w:b/>
          <w:bCs/>
          <w:sz w:val="22"/>
          <w:szCs w:val="22"/>
        </w:rPr>
        <w:t xml:space="preserve">, </w:t>
      </w:r>
      <w:r w:rsidRPr="00106D83">
        <w:rPr>
          <w:rFonts w:ascii="Arial" w:hAnsi="Arial" w:cs="Arial"/>
          <w:sz w:val="22"/>
          <w:szCs w:val="22"/>
        </w:rPr>
        <w:t>one module for initial grasping and another for real-time slip adjustment</w:t>
      </w:r>
      <w:r w:rsidR="005B1E6D" w:rsidRPr="00106D83">
        <w:rPr>
          <w:rFonts w:ascii="Arial" w:hAnsi="Arial" w:cs="Arial"/>
          <w:sz w:val="22"/>
          <w:szCs w:val="22"/>
        </w:rPr>
        <w:t xml:space="preserve">, </w:t>
      </w:r>
      <w:r w:rsidRPr="00106D83">
        <w:rPr>
          <w:rFonts w:ascii="Arial" w:hAnsi="Arial" w:cs="Arial"/>
          <w:sz w:val="22"/>
          <w:szCs w:val="22"/>
        </w:rPr>
        <w:t xml:space="preserve">offers a clear path to bolster </w:t>
      </w:r>
      <w:r w:rsidR="00C3550E" w:rsidRPr="00106D83">
        <w:rPr>
          <w:rFonts w:ascii="Arial" w:hAnsi="Arial" w:cs="Arial"/>
          <w:sz w:val="22"/>
          <w:szCs w:val="22"/>
        </w:rPr>
        <w:t>the</w:t>
      </w:r>
      <w:r w:rsidRPr="00106D83">
        <w:rPr>
          <w:rFonts w:ascii="Arial" w:hAnsi="Arial" w:cs="Arial"/>
          <w:sz w:val="22"/>
          <w:szCs w:val="22"/>
        </w:rPr>
        <w:t xml:space="preserve"> hand’s resilience in dynamic environments. </w:t>
      </w:r>
    </w:p>
    <w:p w14:paraId="44645DA8" w14:textId="2A4F9BD5" w:rsidR="00B1235D" w:rsidRPr="00106D83" w:rsidRDefault="00DF2145" w:rsidP="003C352D">
      <w:pPr>
        <w:spacing w:before="100" w:beforeAutospacing="1" w:after="100" w:afterAutospacing="1"/>
        <w:jc w:val="both"/>
        <w:rPr>
          <w:rFonts w:ascii="Arial" w:hAnsi="Arial" w:cs="Arial"/>
          <w:sz w:val="22"/>
          <w:szCs w:val="22"/>
        </w:rPr>
      </w:pPr>
      <w:r w:rsidRPr="00106D83">
        <w:rPr>
          <w:rFonts w:ascii="Arial" w:hAnsi="Arial" w:cs="Arial"/>
          <w:sz w:val="22"/>
          <w:szCs w:val="22"/>
        </w:rPr>
        <w:t xml:space="preserve">Second, </w:t>
      </w:r>
      <w:proofErr w:type="spellStart"/>
      <w:r w:rsidR="002B51BE" w:rsidRPr="00106D83">
        <w:rPr>
          <w:rFonts w:ascii="Arial" w:hAnsi="Arial" w:cs="Arial"/>
          <w:sz w:val="22"/>
          <w:szCs w:val="22"/>
        </w:rPr>
        <w:t>Puang</w:t>
      </w:r>
      <w:proofErr w:type="spellEnd"/>
      <w:r w:rsidRPr="00106D83">
        <w:rPr>
          <w:rFonts w:ascii="Arial" w:hAnsi="Arial" w:cs="Arial"/>
          <w:sz w:val="22"/>
          <w:szCs w:val="22"/>
        </w:rPr>
        <w:t xml:space="preserve"> et al.’s </w:t>
      </w:r>
      <w:r w:rsidR="001E0C37" w:rsidRPr="00106D83">
        <w:rPr>
          <w:rFonts w:ascii="Arial" w:hAnsi="Arial" w:cs="Arial"/>
          <w:sz w:val="22"/>
          <w:szCs w:val="22"/>
        </w:rPr>
        <w:t>t</w:t>
      </w:r>
      <w:r w:rsidRPr="00106D83">
        <w:rPr>
          <w:rFonts w:ascii="Arial" w:hAnsi="Arial" w:cs="Arial"/>
          <w:sz w:val="22"/>
          <w:szCs w:val="22"/>
        </w:rPr>
        <w:t xml:space="preserve">ransformer-based policy for a </w:t>
      </w:r>
      <w:r w:rsidR="000F29E0" w:rsidRPr="00106D83">
        <w:rPr>
          <w:rFonts w:ascii="Arial" w:hAnsi="Arial" w:cs="Arial"/>
          <w:sz w:val="22"/>
          <w:szCs w:val="22"/>
        </w:rPr>
        <w:t xml:space="preserve">robotic </w:t>
      </w:r>
      <w:r w:rsidRPr="00106D83">
        <w:rPr>
          <w:rFonts w:ascii="Arial" w:hAnsi="Arial" w:cs="Arial"/>
          <w:sz w:val="22"/>
          <w:szCs w:val="22"/>
        </w:rPr>
        <w:t>gripper</w:t>
      </w:r>
      <w:r w:rsidR="007D3FF4" w:rsidRPr="00106D83">
        <w:rPr>
          <w:rFonts w:ascii="Arial" w:hAnsi="Arial" w:cs="Arial"/>
          <w:sz w:val="22"/>
          <w:szCs w:val="22"/>
        </w:rPr>
        <w:t xml:space="preserve">, </w:t>
      </w:r>
      <w:r w:rsidRPr="00106D83">
        <w:rPr>
          <w:rFonts w:ascii="Arial" w:hAnsi="Arial" w:cs="Arial"/>
          <w:sz w:val="22"/>
          <w:szCs w:val="22"/>
        </w:rPr>
        <w:t xml:space="preserve">balancing “no-slip” versus “low-force” via a </w:t>
      </w:r>
      <w:r w:rsidR="00892A31" w:rsidRPr="00106D83">
        <w:rPr>
          <w:rFonts w:ascii="Arial" w:hAnsi="Arial" w:cs="Arial"/>
          <w:sz w:val="22"/>
          <w:szCs w:val="22"/>
        </w:rPr>
        <w:t>tuneable</w:t>
      </w:r>
      <w:r w:rsidRPr="00106D83">
        <w:rPr>
          <w:rFonts w:ascii="Arial" w:hAnsi="Arial" w:cs="Arial"/>
          <w:sz w:val="22"/>
          <w:szCs w:val="22"/>
        </w:rPr>
        <w:t xml:space="preserve"> reward</w:t>
      </w:r>
      <w:r w:rsidR="005B1E6D" w:rsidRPr="00106D83">
        <w:rPr>
          <w:rFonts w:ascii="Arial" w:hAnsi="Arial" w:cs="Arial"/>
          <w:sz w:val="22"/>
          <w:szCs w:val="22"/>
        </w:rPr>
        <w:t xml:space="preserve">, </w:t>
      </w:r>
      <w:r w:rsidRPr="00106D83">
        <w:rPr>
          <w:rFonts w:ascii="Arial" w:hAnsi="Arial" w:cs="Arial"/>
          <w:sz w:val="22"/>
          <w:szCs w:val="22"/>
        </w:rPr>
        <w:t>achiev</w:t>
      </w:r>
      <w:r w:rsidR="00AB2436" w:rsidRPr="00106D83">
        <w:rPr>
          <w:rFonts w:ascii="Arial" w:hAnsi="Arial" w:cs="Arial"/>
          <w:sz w:val="22"/>
          <w:szCs w:val="22"/>
        </w:rPr>
        <w:t>ed</w:t>
      </w:r>
      <w:r w:rsidR="005B1E6D" w:rsidRPr="00106D83">
        <w:rPr>
          <w:rFonts w:ascii="Arial" w:hAnsi="Arial" w:cs="Arial"/>
          <w:sz w:val="22"/>
          <w:szCs w:val="22"/>
        </w:rPr>
        <w:t xml:space="preserve"> </w:t>
      </w:r>
      <w:r w:rsidRPr="00106D83">
        <w:rPr>
          <w:rFonts w:ascii="Arial" w:hAnsi="Arial" w:cs="Arial"/>
          <w:sz w:val="22"/>
          <w:szCs w:val="22"/>
        </w:rPr>
        <w:t>95–99 % success</w:t>
      </w:r>
      <w:r w:rsidR="005B1E6D" w:rsidRPr="00106D83">
        <w:rPr>
          <w:rFonts w:ascii="Arial" w:hAnsi="Arial" w:cs="Arial"/>
          <w:sz w:val="22"/>
          <w:szCs w:val="22"/>
        </w:rPr>
        <w:t xml:space="preserve"> </w:t>
      </w:r>
      <w:r w:rsidRPr="00106D83">
        <w:rPr>
          <w:rFonts w:ascii="Arial" w:hAnsi="Arial" w:cs="Arial"/>
          <w:sz w:val="22"/>
          <w:szCs w:val="22"/>
        </w:rPr>
        <w:t>in simulation and 100 % stable real-world grasps in trials with only ~2.4 re-grasps per lift (</w:t>
      </w:r>
      <w:r w:rsidR="005C198B" w:rsidRPr="00106D83">
        <w:rPr>
          <w:rFonts w:ascii="Arial" w:hAnsi="Arial" w:cs="Arial"/>
          <w:sz w:val="22"/>
          <w:szCs w:val="22"/>
        </w:rPr>
        <w:t>8</w:t>
      </w:r>
      <w:r w:rsidR="00911BB9" w:rsidRPr="00106D83">
        <w:rPr>
          <w:rFonts w:ascii="Arial" w:hAnsi="Arial" w:cs="Arial"/>
          <w:sz w:val="22"/>
          <w:szCs w:val="22"/>
        </w:rPr>
        <w:t>1</w:t>
      </w:r>
      <w:r w:rsidRPr="00106D83">
        <w:rPr>
          <w:rFonts w:ascii="Arial" w:hAnsi="Arial" w:cs="Arial"/>
          <w:sz w:val="22"/>
          <w:szCs w:val="22"/>
        </w:rPr>
        <w:t xml:space="preserve">). </w:t>
      </w:r>
      <w:r w:rsidR="002E149B" w:rsidRPr="00106D83">
        <w:rPr>
          <w:rFonts w:ascii="Arial" w:hAnsi="Arial" w:cs="Arial"/>
          <w:sz w:val="22"/>
          <w:szCs w:val="22"/>
        </w:rPr>
        <w:t xml:space="preserve">Compared to a standard </w:t>
      </w:r>
      <w:r w:rsidR="0062737A" w:rsidRPr="00106D83">
        <w:rPr>
          <w:rFonts w:ascii="Arial" w:hAnsi="Arial" w:cs="Arial"/>
          <w:sz w:val="22"/>
          <w:szCs w:val="22"/>
        </w:rPr>
        <w:t>CNN based RL policy, the transformer reduced excessive gripping force by</w:t>
      </w:r>
      <w:r w:rsidR="00203741" w:rsidRPr="00106D83">
        <w:rPr>
          <w:rFonts w:ascii="Arial" w:hAnsi="Arial" w:cs="Arial"/>
          <w:sz w:val="22"/>
          <w:szCs w:val="22"/>
        </w:rPr>
        <w:t xml:space="preserve"> 11% over 30 trials.</w:t>
      </w:r>
      <w:r w:rsidR="000F79A9" w:rsidRPr="00106D83">
        <w:rPr>
          <w:rFonts w:ascii="Arial" w:hAnsi="Arial" w:cs="Arial"/>
          <w:sz w:val="22"/>
          <w:szCs w:val="22"/>
        </w:rPr>
        <w:t xml:space="preserve"> </w:t>
      </w:r>
      <w:r w:rsidR="00120AE6" w:rsidRPr="00106D83">
        <w:rPr>
          <w:rFonts w:ascii="Arial" w:hAnsi="Arial" w:cs="Arial"/>
          <w:sz w:val="22"/>
          <w:szCs w:val="22"/>
        </w:rPr>
        <w:t xml:space="preserve">Future </w:t>
      </w:r>
      <w:r w:rsidR="001C7743" w:rsidRPr="00106D83">
        <w:rPr>
          <w:rFonts w:ascii="Arial" w:hAnsi="Arial" w:cs="Arial"/>
          <w:sz w:val="22"/>
          <w:szCs w:val="22"/>
        </w:rPr>
        <w:t xml:space="preserve">work </w:t>
      </w:r>
      <w:r w:rsidR="00120AE6" w:rsidRPr="00106D83">
        <w:rPr>
          <w:rFonts w:ascii="Arial" w:hAnsi="Arial" w:cs="Arial"/>
          <w:sz w:val="22"/>
          <w:szCs w:val="22"/>
        </w:rPr>
        <w:t xml:space="preserve">will explore </w:t>
      </w:r>
      <w:r w:rsidR="007B2239" w:rsidRPr="00106D83">
        <w:rPr>
          <w:rFonts w:ascii="Arial" w:hAnsi="Arial" w:cs="Arial"/>
          <w:sz w:val="22"/>
          <w:szCs w:val="22"/>
        </w:rPr>
        <w:t>using a</w:t>
      </w:r>
      <w:r w:rsidR="00120AE6" w:rsidRPr="00106D83">
        <w:rPr>
          <w:rFonts w:ascii="Arial" w:hAnsi="Arial" w:cs="Arial"/>
          <w:sz w:val="22"/>
          <w:szCs w:val="22"/>
        </w:rPr>
        <w:t xml:space="preserve"> transformer-style self-attention module to </w:t>
      </w:r>
      <w:r w:rsidR="00EE7873" w:rsidRPr="00106D83">
        <w:rPr>
          <w:rFonts w:ascii="Arial" w:hAnsi="Arial" w:cs="Arial"/>
          <w:sz w:val="22"/>
          <w:szCs w:val="22"/>
        </w:rPr>
        <w:t>map</w:t>
      </w:r>
      <w:r w:rsidR="00120AE6" w:rsidRPr="00106D83">
        <w:rPr>
          <w:rFonts w:ascii="Arial" w:hAnsi="Arial" w:cs="Arial"/>
          <w:sz w:val="22"/>
          <w:szCs w:val="22"/>
        </w:rPr>
        <w:t xml:space="preserve"> sequential force readings and past actions</w:t>
      </w:r>
      <w:r w:rsidR="00695DA1" w:rsidRPr="00106D83">
        <w:rPr>
          <w:rFonts w:ascii="Arial" w:hAnsi="Arial" w:cs="Arial"/>
          <w:sz w:val="22"/>
          <w:szCs w:val="22"/>
        </w:rPr>
        <w:t>.</w:t>
      </w:r>
      <w:r w:rsidR="00120AE6" w:rsidRPr="00106D83">
        <w:rPr>
          <w:rFonts w:ascii="Arial" w:hAnsi="Arial" w:cs="Arial"/>
          <w:sz w:val="22"/>
          <w:szCs w:val="22"/>
        </w:rPr>
        <w:t xml:space="preserve"> </w:t>
      </w:r>
      <w:r w:rsidR="00695DA1" w:rsidRPr="00106D83">
        <w:rPr>
          <w:rFonts w:ascii="Arial" w:hAnsi="Arial" w:cs="Arial"/>
          <w:sz w:val="22"/>
          <w:szCs w:val="22"/>
        </w:rPr>
        <w:t>By giving the</w:t>
      </w:r>
      <w:commentRangeStart w:id="292"/>
      <w:r w:rsidR="008E4A65" w:rsidRPr="00106D83">
        <w:rPr>
          <w:rFonts w:ascii="Arial" w:hAnsi="Arial" w:cs="Arial"/>
          <w:sz w:val="22"/>
          <w:szCs w:val="22"/>
        </w:rPr>
        <w:t xml:space="preserve"> RL</w:t>
      </w:r>
      <w:commentRangeEnd w:id="292"/>
      <w:r w:rsidR="008E4A65" w:rsidRPr="00106D83">
        <w:rPr>
          <w:rStyle w:val="CommentReference"/>
          <w:rFonts w:ascii="Arial" w:hAnsi="Arial" w:cs="Arial"/>
        </w:rPr>
        <w:commentReference w:id="292"/>
      </w:r>
      <w:r w:rsidR="00695DA1" w:rsidRPr="00106D83">
        <w:rPr>
          <w:rFonts w:ascii="Arial" w:hAnsi="Arial" w:cs="Arial"/>
          <w:sz w:val="22"/>
          <w:szCs w:val="22"/>
        </w:rPr>
        <w:t xml:space="preserve"> </w:t>
      </w:r>
      <w:r w:rsidR="00DD1CE2" w:rsidRPr="00106D83">
        <w:rPr>
          <w:rFonts w:ascii="Arial" w:hAnsi="Arial" w:cs="Arial"/>
          <w:sz w:val="22"/>
          <w:szCs w:val="22"/>
        </w:rPr>
        <w:t xml:space="preserve">agent </w:t>
      </w:r>
      <w:r w:rsidR="00695DA1" w:rsidRPr="00106D83">
        <w:rPr>
          <w:rFonts w:ascii="Arial" w:hAnsi="Arial" w:cs="Arial"/>
          <w:sz w:val="22"/>
          <w:szCs w:val="22"/>
        </w:rPr>
        <w:t>a temporal memory of how slip evolves, this architecture should let the prosthetic hand learn the balance between stability and gentleness with less manual reward-tuning, rather than relying on single-step observations alone.</w:t>
      </w:r>
    </w:p>
    <w:p w14:paraId="38359BB2" w14:textId="02305D19" w:rsidR="009951C0" w:rsidRPr="00106D83" w:rsidRDefault="00552427" w:rsidP="003C352D">
      <w:pPr>
        <w:spacing w:before="100" w:beforeAutospacing="1" w:after="100" w:afterAutospacing="1"/>
        <w:jc w:val="both"/>
        <w:rPr>
          <w:rFonts w:ascii="Arial" w:hAnsi="Arial" w:cs="Arial"/>
          <w:sz w:val="22"/>
          <w:szCs w:val="22"/>
        </w:rPr>
      </w:pPr>
      <w:r w:rsidRPr="00106D83">
        <w:rPr>
          <w:rFonts w:ascii="Arial" w:hAnsi="Arial" w:cs="Arial"/>
          <w:sz w:val="22"/>
          <w:szCs w:val="22"/>
        </w:rPr>
        <w:t xml:space="preserve">Finally, </w:t>
      </w:r>
      <w:proofErr w:type="spellStart"/>
      <w:r w:rsidRPr="00106D83">
        <w:rPr>
          <w:rFonts w:ascii="Arial" w:hAnsi="Arial" w:cs="Arial"/>
          <w:sz w:val="22"/>
          <w:szCs w:val="22"/>
        </w:rPr>
        <w:t>Kleijin</w:t>
      </w:r>
      <w:proofErr w:type="spellEnd"/>
      <w:r w:rsidRPr="00106D83">
        <w:rPr>
          <w:rFonts w:ascii="Arial" w:hAnsi="Arial" w:cs="Arial"/>
          <w:sz w:val="22"/>
          <w:szCs w:val="22"/>
        </w:rPr>
        <w:t xml:space="preserve"> et al. show that a more gradual </w:t>
      </w:r>
      <w:r w:rsidRPr="00106D83">
        <w:rPr>
          <w:rStyle w:val="Strong"/>
          <w:rFonts w:ascii="Arial" w:hAnsi="Arial" w:cs="Arial"/>
          <w:b w:val="0"/>
          <w:bCs w:val="0"/>
          <w:sz w:val="22"/>
          <w:szCs w:val="22"/>
        </w:rPr>
        <w:t>curriculum-based approach</w:t>
      </w:r>
      <w:r w:rsidR="00635025" w:rsidRPr="00106D83">
        <w:rPr>
          <w:rStyle w:val="Strong"/>
          <w:rFonts w:ascii="Arial" w:hAnsi="Arial" w:cs="Arial"/>
          <w:b w:val="0"/>
          <w:bCs w:val="0"/>
          <w:sz w:val="22"/>
          <w:szCs w:val="22"/>
        </w:rPr>
        <w:t xml:space="preserve"> </w:t>
      </w:r>
      <w:commentRangeStart w:id="293"/>
      <w:r w:rsidR="00635025" w:rsidRPr="00106D83">
        <w:rPr>
          <w:rStyle w:val="Strong"/>
          <w:rFonts w:ascii="Arial" w:hAnsi="Arial" w:cs="Arial"/>
          <w:b w:val="0"/>
          <w:bCs w:val="0"/>
          <w:sz w:val="22"/>
          <w:szCs w:val="22"/>
        </w:rPr>
        <w:t>for the RL agent</w:t>
      </w:r>
      <w:commentRangeEnd w:id="293"/>
      <w:r w:rsidR="00635025" w:rsidRPr="00106D83">
        <w:rPr>
          <w:rStyle w:val="CommentReference"/>
          <w:rFonts w:ascii="Arial" w:hAnsi="Arial" w:cs="Arial"/>
        </w:rPr>
        <w:commentReference w:id="293"/>
      </w:r>
      <w:r w:rsidRPr="00106D83">
        <w:rPr>
          <w:rFonts w:ascii="Arial" w:hAnsi="Arial" w:cs="Arial"/>
          <w:sz w:val="22"/>
          <w:szCs w:val="22"/>
        </w:rPr>
        <w:t xml:space="preserve">, progressively introducing grasp tasks with </w:t>
      </w:r>
      <w:r w:rsidRPr="00106D83">
        <w:rPr>
          <w:rStyle w:val="Strong"/>
          <w:rFonts w:ascii="Arial" w:hAnsi="Arial" w:cs="Arial"/>
          <w:b w:val="0"/>
          <w:bCs w:val="0"/>
          <w:sz w:val="22"/>
          <w:szCs w:val="22"/>
        </w:rPr>
        <w:t>hierarchical, object-conditioned reward shaping</w:t>
      </w:r>
      <w:r w:rsidRPr="00106D83">
        <w:rPr>
          <w:rFonts w:ascii="Arial" w:hAnsi="Arial" w:cs="Arial"/>
          <w:sz w:val="22"/>
          <w:szCs w:val="22"/>
        </w:rPr>
        <w:t>, yields superior stability and efficiency across varied objects (</w:t>
      </w:r>
      <w:r w:rsidR="006E2AF6" w:rsidRPr="00106D83">
        <w:rPr>
          <w:rFonts w:ascii="Arial" w:hAnsi="Arial" w:cs="Arial"/>
          <w:sz w:val="22"/>
          <w:szCs w:val="22"/>
        </w:rPr>
        <w:t>8</w:t>
      </w:r>
      <w:r w:rsidR="002B51BE" w:rsidRPr="00106D83">
        <w:rPr>
          <w:rFonts w:ascii="Arial" w:hAnsi="Arial" w:cs="Arial"/>
          <w:sz w:val="22"/>
          <w:szCs w:val="22"/>
        </w:rPr>
        <w:t>2</w:t>
      </w:r>
      <w:r w:rsidRPr="00106D83">
        <w:rPr>
          <w:rFonts w:ascii="Arial" w:hAnsi="Arial" w:cs="Arial"/>
          <w:sz w:val="22"/>
          <w:szCs w:val="22"/>
        </w:rPr>
        <w:t xml:space="preserve">). </w:t>
      </w:r>
      <w:r w:rsidR="00120AE6" w:rsidRPr="00106D83">
        <w:rPr>
          <w:rFonts w:ascii="Arial" w:hAnsi="Arial" w:cs="Arial"/>
          <w:sz w:val="22"/>
          <w:szCs w:val="22"/>
        </w:rPr>
        <w:t>A more gradual introduction of the six cup-grasp scenarios gradually with tailor rewards, starting with strong slip penalties, then shifting to force minimisation plus a force-spike penalty, would foster more uniformly efficient, robust grasps in future iterations.</w:t>
      </w:r>
    </w:p>
    <w:p w14:paraId="3F90F689" w14:textId="74EC6C50" w:rsidR="008D50C2" w:rsidRPr="00106D83" w:rsidRDefault="00882CE5" w:rsidP="003C352D">
      <w:pPr>
        <w:spacing w:before="100" w:beforeAutospacing="1" w:after="100" w:afterAutospacing="1"/>
        <w:jc w:val="both"/>
        <w:rPr>
          <w:rFonts w:ascii="Arial" w:hAnsi="Arial" w:cs="Arial"/>
          <w:sz w:val="22"/>
          <w:szCs w:val="22"/>
        </w:rPr>
      </w:pPr>
      <w:r w:rsidRPr="00106D83">
        <w:rPr>
          <w:rFonts w:ascii="Arial" w:hAnsi="Arial" w:cs="Arial"/>
          <w:sz w:val="22"/>
          <w:szCs w:val="22"/>
        </w:rPr>
        <w:t xml:space="preserve">To address the extreme force readings, real prosthetic force sensors </w:t>
      </w:r>
      <w:r w:rsidR="002656F5" w:rsidRPr="00106D83">
        <w:rPr>
          <w:rFonts w:ascii="Arial" w:hAnsi="Arial" w:cs="Arial"/>
          <w:sz w:val="22"/>
          <w:szCs w:val="22"/>
        </w:rPr>
        <w:t xml:space="preserve">could be calibrated </w:t>
      </w:r>
      <w:r w:rsidRPr="00106D83">
        <w:rPr>
          <w:rFonts w:ascii="Arial" w:hAnsi="Arial" w:cs="Arial"/>
          <w:sz w:val="22"/>
          <w:szCs w:val="22"/>
        </w:rPr>
        <w:t xml:space="preserve">to identify true friction, damping, and </w:t>
      </w:r>
      <w:r w:rsidR="006A4B5B" w:rsidRPr="00106D83">
        <w:rPr>
          <w:rFonts w:ascii="Arial" w:hAnsi="Arial" w:cs="Arial"/>
          <w:sz w:val="22"/>
          <w:szCs w:val="22"/>
        </w:rPr>
        <w:t>inertia</w:t>
      </w:r>
      <w:r w:rsidRPr="00106D83">
        <w:rPr>
          <w:rFonts w:ascii="Arial" w:hAnsi="Arial" w:cs="Arial"/>
          <w:sz w:val="22"/>
          <w:szCs w:val="22"/>
        </w:rPr>
        <w:t xml:space="preserve"> coefficients</w:t>
      </w:r>
      <w:r w:rsidR="008A2628" w:rsidRPr="00106D83">
        <w:rPr>
          <w:rFonts w:ascii="Arial" w:hAnsi="Arial" w:cs="Arial"/>
          <w:sz w:val="22"/>
          <w:szCs w:val="22"/>
        </w:rPr>
        <w:t>.</w:t>
      </w:r>
      <w:r w:rsidRPr="00106D83">
        <w:rPr>
          <w:rFonts w:ascii="Arial" w:hAnsi="Arial" w:cs="Arial"/>
          <w:sz w:val="22"/>
          <w:szCs w:val="22"/>
        </w:rPr>
        <w:t xml:space="preserve"> </w:t>
      </w:r>
      <w:r w:rsidR="008A2628" w:rsidRPr="00106D83">
        <w:rPr>
          <w:rFonts w:ascii="Arial" w:hAnsi="Arial" w:cs="Arial"/>
          <w:sz w:val="22"/>
          <w:szCs w:val="22"/>
        </w:rPr>
        <w:t>The</w:t>
      </w:r>
      <w:r w:rsidR="0039397E" w:rsidRPr="00106D83">
        <w:rPr>
          <w:rFonts w:ascii="Arial" w:hAnsi="Arial" w:cs="Arial"/>
          <w:sz w:val="22"/>
          <w:szCs w:val="22"/>
        </w:rPr>
        <w:t>n</w:t>
      </w:r>
      <w:r w:rsidRPr="00106D83">
        <w:rPr>
          <w:rFonts w:ascii="Arial" w:hAnsi="Arial" w:cs="Arial"/>
          <w:sz w:val="22"/>
          <w:szCs w:val="22"/>
        </w:rPr>
        <w:t xml:space="preserve"> </w:t>
      </w:r>
      <w:r w:rsidR="0023155F" w:rsidRPr="00106D83">
        <w:rPr>
          <w:rFonts w:ascii="Arial" w:hAnsi="Arial" w:cs="Arial"/>
          <w:sz w:val="22"/>
          <w:szCs w:val="22"/>
        </w:rPr>
        <w:t>t</w:t>
      </w:r>
      <w:r w:rsidRPr="00106D83">
        <w:rPr>
          <w:rFonts w:ascii="Arial" w:hAnsi="Arial" w:cs="Arial"/>
          <w:sz w:val="22"/>
          <w:szCs w:val="22"/>
        </w:rPr>
        <w:t xml:space="preserve">he </w:t>
      </w:r>
      <w:r w:rsidR="00CD1BAF" w:rsidRPr="00106D83">
        <w:rPr>
          <w:rFonts w:ascii="Arial" w:hAnsi="Arial" w:cs="Arial"/>
          <w:sz w:val="22"/>
          <w:szCs w:val="22"/>
        </w:rPr>
        <w:t xml:space="preserve">simulation </w:t>
      </w:r>
      <w:r w:rsidRPr="00106D83">
        <w:rPr>
          <w:rFonts w:ascii="Arial" w:hAnsi="Arial" w:cs="Arial"/>
          <w:sz w:val="22"/>
          <w:szCs w:val="22"/>
        </w:rPr>
        <w:t>model</w:t>
      </w:r>
      <w:r w:rsidR="0023155F" w:rsidRPr="00106D83">
        <w:rPr>
          <w:rFonts w:ascii="Arial" w:hAnsi="Arial" w:cs="Arial"/>
          <w:sz w:val="22"/>
          <w:szCs w:val="22"/>
        </w:rPr>
        <w:t>’</w:t>
      </w:r>
      <w:r w:rsidR="00CD1BAF" w:rsidRPr="00106D83">
        <w:rPr>
          <w:rFonts w:ascii="Arial" w:hAnsi="Arial" w:cs="Arial"/>
          <w:sz w:val="22"/>
          <w:szCs w:val="22"/>
        </w:rPr>
        <w:t xml:space="preserve">s </w:t>
      </w:r>
      <w:r w:rsidR="004A43DA" w:rsidRPr="00106D83">
        <w:rPr>
          <w:rFonts w:ascii="Arial" w:hAnsi="Arial" w:cs="Arial"/>
          <w:sz w:val="22"/>
          <w:szCs w:val="22"/>
        </w:rPr>
        <w:t>parameters</w:t>
      </w:r>
      <w:r w:rsidRPr="00106D83">
        <w:rPr>
          <w:rFonts w:ascii="Arial" w:hAnsi="Arial" w:cs="Arial"/>
          <w:sz w:val="22"/>
          <w:szCs w:val="22"/>
        </w:rPr>
        <w:t xml:space="preserve"> </w:t>
      </w:r>
      <w:r w:rsidR="00CF3F05" w:rsidRPr="00106D83">
        <w:rPr>
          <w:rFonts w:ascii="Arial" w:hAnsi="Arial" w:cs="Arial"/>
          <w:sz w:val="22"/>
          <w:szCs w:val="22"/>
        </w:rPr>
        <w:t xml:space="preserve">could be updated </w:t>
      </w:r>
      <w:r w:rsidRPr="00106D83">
        <w:rPr>
          <w:rFonts w:ascii="Arial" w:hAnsi="Arial" w:cs="Arial"/>
          <w:sz w:val="22"/>
          <w:szCs w:val="22"/>
        </w:rPr>
        <w:t>s</w:t>
      </w:r>
      <w:r w:rsidR="0023155F" w:rsidRPr="00106D83">
        <w:rPr>
          <w:rFonts w:ascii="Arial" w:hAnsi="Arial" w:cs="Arial"/>
          <w:sz w:val="22"/>
          <w:szCs w:val="22"/>
        </w:rPr>
        <w:t>o</w:t>
      </w:r>
      <w:commentRangeStart w:id="294"/>
      <w:r w:rsidRPr="00106D83">
        <w:rPr>
          <w:rFonts w:ascii="Arial" w:hAnsi="Arial" w:cs="Arial"/>
          <w:sz w:val="22"/>
          <w:szCs w:val="22"/>
        </w:rPr>
        <w:t xml:space="preserve"> </w:t>
      </w:r>
      <w:commentRangeEnd w:id="294"/>
      <w:r w:rsidR="00635025" w:rsidRPr="00106D83">
        <w:rPr>
          <w:rStyle w:val="CommentReference"/>
          <w:rFonts w:ascii="Arial" w:hAnsi="Arial" w:cs="Arial"/>
        </w:rPr>
        <w:commentReference w:id="294"/>
      </w:r>
      <w:r w:rsidRPr="00106D83">
        <w:rPr>
          <w:rFonts w:ascii="Arial" w:hAnsi="Arial" w:cs="Arial"/>
          <w:sz w:val="22"/>
          <w:szCs w:val="22"/>
        </w:rPr>
        <w:t xml:space="preserve">simulated forces align </w:t>
      </w:r>
      <w:r w:rsidR="004A43DA" w:rsidRPr="00106D83">
        <w:rPr>
          <w:rFonts w:ascii="Arial" w:hAnsi="Arial" w:cs="Arial"/>
          <w:sz w:val="22"/>
          <w:szCs w:val="22"/>
        </w:rPr>
        <w:t xml:space="preserve">accurately </w:t>
      </w:r>
      <w:r w:rsidRPr="00106D83">
        <w:rPr>
          <w:rFonts w:ascii="Arial" w:hAnsi="Arial" w:cs="Arial"/>
          <w:sz w:val="22"/>
          <w:szCs w:val="22"/>
        </w:rPr>
        <w:t xml:space="preserve">with human biomechanical </w:t>
      </w:r>
      <w:r w:rsidR="003D3D13" w:rsidRPr="00106D83">
        <w:rPr>
          <w:rFonts w:ascii="Arial" w:hAnsi="Arial" w:cs="Arial"/>
          <w:sz w:val="22"/>
          <w:szCs w:val="22"/>
        </w:rPr>
        <w:t>ranges</w:t>
      </w:r>
      <w:r w:rsidR="0023155F" w:rsidRPr="00106D83">
        <w:rPr>
          <w:rFonts w:ascii="Arial" w:hAnsi="Arial" w:cs="Arial"/>
          <w:sz w:val="22"/>
          <w:szCs w:val="22"/>
        </w:rPr>
        <w:t>,</w:t>
      </w:r>
      <w:r w:rsidR="003D3D13" w:rsidRPr="00106D83">
        <w:rPr>
          <w:rFonts w:ascii="Arial" w:hAnsi="Arial" w:cs="Arial"/>
          <w:sz w:val="22"/>
          <w:szCs w:val="22"/>
        </w:rPr>
        <w:t xml:space="preserve"> </w:t>
      </w:r>
      <w:r w:rsidR="009F23F4" w:rsidRPr="00106D83">
        <w:rPr>
          <w:rFonts w:ascii="Arial" w:hAnsi="Arial" w:cs="Arial"/>
          <w:sz w:val="22"/>
          <w:szCs w:val="22"/>
        </w:rPr>
        <w:t>reflect</w:t>
      </w:r>
      <w:r w:rsidR="0023155F" w:rsidRPr="00106D83">
        <w:rPr>
          <w:rFonts w:ascii="Arial" w:hAnsi="Arial" w:cs="Arial"/>
          <w:sz w:val="22"/>
          <w:szCs w:val="22"/>
        </w:rPr>
        <w:t>ing</w:t>
      </w:r>
      <w:r w:rsidR="009F23F4" w:rsidRPr="00106D83">
        <w:rPr>
          <w:rFonts w:ascii="Arial" w:hAnsi="Arial" w:cs="Arial"/>
          <w:sz w:val="22"/>
          <w:szCs w:val="22"/>
        </w:rPr>
        <w:t xml:space="preserve"> </w:t>
      </w:r>
      <w:r w:rsidR="0023155F" w:rsidRPr="00106D83">
        <w:rPr>
          <w:rFonts w:ascii="Arial" w:hAnsi="Arial" w:cs="Arial"/>
          <w:sz w:val="22"/>
          <w:szCs w:val="22"/>
        </w:rPr>
        <w:t>r</w:t>
      </w:r>
      <w:r w:rsidR="009F23F4" w:rsidRPr="00106D83">
        <w:rPr>
          <w:rFonts w:ascii="Arial" w:hAnsi="Arial" w:cs="Arial"/>
          <w:sz w:val="22"/>
          <w:szCs w:val="22"/>
        </w:rPr>
        <w:t>ealistic grip</w:t>
      </w:r>
      <w:r w:rsidR="003D3D13" w:rsidRPr="00106D83">
        <w:rPr>
          <w:rFonts w:ascii="Arial" w:hAnsi="Arial" w:cs="Arial"/>
          <w:sz w:val="22"/>
          <w:szCs w:val="22"/>
        </w:rPr>
        <w:t xml:space="preserve">ing </w:t>
      </w:r>
      <w:r w:rsidR="0023155F" w:rsidRPr="00106D83">
        <w:rPr>
          <w:rFonts w:ascii="Arial" w:hAnsi="Arial" w:cs="Arial"/>
          <w:sz w:val="22"/>
          <w:szCs w:val="22"/>
        </w:rPr>
        <w:t>mechanics</w:t>
      </w:r>
      <w:r w:rsidR="009253A9" w:rsidRPr="00106D83">
        <w:rPr>
          <w:rFonts w:ascii="Arial" w:hAnsi="Arial" w:cs="Arial"/>
          <w:sz w:val="22"/>
          <w:szCs w:val="22"/>
        </w:rPr>
        <w:t xml:space="preserve"> </w:t>
      </w:r>
    </w:p>
    <w:p w14:paraId="125126FD" w14:textId="6B438468" w:rsidR="005A17CB" w:rsidRPr="00106D83" w:rsidRDefault="00A62E83" w:rsidP="003C352D">
      <w:pPr>
        <w:spacing w:before="100" w:beforeAutospacing="1" w:after="100" w:afterAutospacing="1"/>
        <w:jc w:val="both"/>
        <w:rPr>
          <w:rFonts w:ascii="Arial" w:hAnsi="Arial" w:cs="Arial"/>
          <w:sz w:val="22"/>
          <w:szCs w:val="22"/>
        </w:rPr>
      </w:pPr>
      <w:r w:rsidRPr="00106D83">
        <w:rPr>
          <w:rFonts w:ascii="Arial" w:hAnsi="Arial" w:cs="Arial"/>
          <w:sz w:val="22"/>
          <w:szCs w:val="22"/>
        </w:rPr>
        <w:t>To</w:t>
      </w:r>
      <w:r w:rsidRPr="00106D83">
        <w:rPr>
          <w:rFonts w:ascii="Arial" w:hAnsi="Arial" w:cs="Arial"/>
          <w:sz w:val="22"/>
          <w:szCs w:val="22"/>
        </w:rPr>
        <w:t xml:space="preserve"> enable a more direct comparison with real-hand capabilities, the </w:t>
      </w:r>
      <w:r w:rsidR="00B57DA6" w:rsidRPr="00106D83">
        <w:rPr>
          <w:rFonts w:ascii="Arial" w:hAnsi="Arial" w:cs="Arial"/>
          <w:sz w:val="22"/>
          <w:szCs w:val="22"/>
        </w:rPr>
        <w:t xml:space="preserve">variety of </w:t>
      </w:r>
      <w:r w:rsidRPr="00106D83">
        <w:rPr>
          <w:rFonts w:ascii="Arial" w:hAnsi="Arial" w:cs="Arial"/>
          <w:sz w:val="22"/>
          <w:szCs w:val="22"/>
        </w:rPr>
        <w:t>3D-object</w:t>
      </w:r>
      <w:r w:rsidR="00B57DA6" w:rsidRPr="00106D83">
        <w:rPr>
          <w:rFonts w:ascii="Arial" w:hAnsi="Arial" w:cs="Arial"/>
          <w:sz w:val="22"/>
          <w:szCs w:val="22"/>
        </w:rPr>
        <w:t xml:space="preserve"> </w:t>
      </w:r>
      <w:r w:rsidRPr="00106D83">
        <w:rPr>
          <w:rFonts w:ascii="Arial" w:hAnsi="Arial" w:cs="Arial"/>
          <w:sz w:val="22"/>
          <w:szCs w:val="22"/>
        </w:rPr>
        <w:t xml:space="preserve">and associated grasp types </w:t>
      </w:r>
      <w:r w:rsidR="008B36A0" w:rsidRPr="00106D83">
        <w:rPr>
          <w:rFonts w:ascii="Arial" w:hAnsi="Arial" w:cs="Arial"/>
          <w:sz w:val="22"/>
          <w:szCs w:val="22"/>
        </w:rPr>
        <w:t>should</w:t>
      </w:r>
      <w:r w:rsidRPr="00106D83">
        <w:rPr>
          <w:rFonts w:ascii="Arial" w:hAnsi="Arial" w:cs="Arial"/>
          <w:sz w:val="22"/>
          <w:szCs w:val="22"/>
        </w:rPr>
        <w:t xml:space="preserve"> be expanded to include pinch, spherical, lateral, tripod and extension grasps. </w:t>
      </w:r>
      <w:r w:rsidR="000B1510" w:rsidRPr="00106D83">
        <w:rPr>
          <w:rFonts w:ascii="Arial" w:hAnsi="Arial" w:cs="Arial"/>
          <w:sz w:val="22"/>
          <w:szCs w:val="22"/>
        </w:rPr>
        <w:t>This</w:t>
      </w:r>
      <w:r w:rsidRPr="00106D83">
        <w:rPr>
          <w:rFonts w:ascii="Arial" w:hAnsi="Arial" w:cs="Arial"/>
          <w:sz w:val="22"/>
          <w:szCs w:val="22"/>
        </w:rPr>
        <w:t xml:space="preserve"> </w:t>
      </w:r>
      <w:r w:rsidR="008B36A0" w:rsidRPr="00106D83">
        <w:rPr>
          <w:rFonts w:ascii="Arial" w:hAnsi="Arial" w:cs="Arial"/>
          <w:sz w:val="22"/>
          <w:szCs w:val="22"/>
        </w:rPr>
        <w:t>would</w:t>
      </w:r>
      <w:r w:rsidRPr="00106D83">
        <w:rPr>
          <w:rFonts w:ascii="Arial" w:hAnsi="Arial" w:cs="Arial"/>
          <w:sz w:val="22"/>
          <w:szCs w:val="22"/>
        </w:rPr>
        <w:t xml:space="preserve"> render the hand suitable for testing under the SHAP protocol used by </w:t>
      </w:r>
      <w:proofErr w:type="spellStart"/>
      <w:r w:rsidRPr="00106D83">
        <w:rPr>
          <w:rFonts w:ascii="Arial" w:hAnsi="Arial" w:cs="Arial"/>
          <w:sz w:val="22"/>
          <w:szCs w:val="22"/>
        </w:rPr>
        <w:t>Bouwsema</w:t>
      </w:r>
      <w:proofErr w:type="spellEnd"/>
      <w:r w:rsidRPr="00106D83">
        <w:rPr>
          <w:rFonts w:ascii="Arial" w:hAnsi="Arial" w:cs="Arial"/>
          <w:sz w:val="22"/>
          <w:szCs w:val="22"/>
        </w:rPr>
        <w:t xml:space="preserve"> et al, facilitating a </w:t>
      </w:r>
      <w:r w:rsidR="000B1510" w:rsidRPr="00106D83">
        <w:rPr>
          <w:rFonts w:ascii="Arial" w:hAnsi="Arial" w:cs="Arial"/>
          <w:sz w:val="22"/>
          <w:szCs w:val="22"/>
        </w:rPr>
        <w:t>standardised</w:t>
      </w:r>
      <w:r w:rsidRPr="00106D83">
        <w:rPr>
          <w:rFonts w:ascii="Arial" w:hAnsi="Arial" w:cs="Arial"/>
          <w:sz w:val="22"/>
          <w:szCs w:val="22"/>
        </w:rPr>
        <w:t xml:space="preserve"> comparison with both human and </w:t>
      </w:r>
      <w:r w:rsidR="000B1510" w:rsidRPr="00106D83">
        <w:rPr>
          <w:rFonts w:ascii="Arial" w:hAnsi="Arial" w:cs="Arial"/>
          <w:sz w:val="22"/>
          <w:szCs w:val="22"/>
        </w:rPr>
        <w:t xml:space="preserve">myoelectric </w:t>
      </w:r>
      <w:r w:rsidR="00C85A8C" w:rsidRPr="00106D83">
        <w:rPr>
          <w:rFonts w:ascii="Arial" w:hAnsi="Arial" w:cs="Arial"/>
          <w:sz w:val="22"/>
          <w:szCs w:val="22"/>
        </w:rPr>
        <w:t>hands</w:t>
      </w:r>
      <w:r w:rsidR="000B1510" w:rsidRPr="00106D83">
        <w:rPr>
          <w:rFonts w:ascii="Arial" w:hAnsi="Arial" w:cs="Arial"/>
          <w:sz w:val="22"/>
          <w:szCs w:val="22"/>
        </w:rPr>
        <w:t xml:space="preserve"> </w:t>
      </w:r>
      <w:r w:rsidR="009253A9" w:rsidRPr="00106D83">
        <w:rPr>
          <w:rFonts w:ascii="Arial" w:hAnsi="Arial" w:cs="Arial"/>
          <w:sz w:val="22"/>
          <w:szCs w:val="22"/>
        </w:rPr>
        <w:t>(19).</w:t>
      </w:r>
    </w:p>
    <w:p w14:paraId="1BEA0A9F" w14:textId="57E17846" w:rsidR="009072AD" w:rsidRPr="00106D83" w:rsidRDefault="00814D77" w:rsidP="00814D77">
      <w:pPr>
        <w:pStyle w:val="Heading1"/>
        <w:jc w:val="center"/>
        <w:rPr>
          <w:rFonts w:ascii="Arial" w:hAnsi="Arial" w:cs="Arial"/>
          <w:sz w:val="28"/>
          <w:szCs w:val="28"/>
        </w:rPr>
      </w:pPr>
      <w:bookmarkStart w:id="295" w:name="_Toc197363931"/>
      <w:bookmarkStart w:id="296" w:name="_Toc197364575"/>
      <w:bookmarkStart w:id="297" w:name="_Toc197364615"/>
      <w:bookmarkStart w:id="298" w:name="_Toc197626271"/>
      <w:bookmarkStart w:id="299" w:name="_Toc197768183"/>
      <w:bookmarkStart w:id="300" w:name="_Toc197770489"/>
      <w:bookmarkStart w:id="301" w:name="_Toc197984238"/>
      <w:bookmarkStart w:id="302" w:name="_Toc198116560"/>
      <w:r w:rsidRPr="00106D83">
        <w:rPr>
          <w:rFonts w:ascii="Arial" w:hAnsi="Arial" w:cs="Arial"/>
          <w:sz w:val="28"/>
          <w:szCs w:val="28"/>
        </w:rPr>
        <w:t>5</w:t>
      </w:r>
      <w:r w:rsidR="009072AD" w:rsidRPr="00106D83">
        <w:rPr>
          <w:rFonts w:ascii="Arial" w:hAnsi="Arial" w:cs="Arial"/>
          <w:sz w:val="28"/>
          <w:szCs w:val="28"/>
        </w:rPr>
        <w:t xml:space="preserve"> CONCLUSIONS AND A VISION OF THE FUTURE</w:t>
      </w:r>
      <w:bookmarkEnd w:id="295"/>
      <w:bookmarkEnd w:id="296"/>
      <w:bookmarkEnd w:id="297"/>
      <w:bookmarkEnd w:id="298"/>
      <w:bookmarkEnd w:id="299"/>
      <w:bookmarkEnd w:id="300"/>
      <w:bookmarkEnd w:id="301"/>
      <w:bookmarkEnd w:id="302"/>
    </w:p>
    <w:p w14:paraId="7CA6355F" w14:textId="7EF64FF8" w:rsidR="009072AD" w:rsidRPr="00106D83" w:rsidRDefault="009072AD" w:rsidP="009072AD">
      <w:pPr>
        <w:jc w:val="both"/>
        <w:rPr>
          <w:rFonts w:ascii="Arial" w:hAnsi="Arial" w:cs="Arial"/>
          <w:sz w:val="22"/>
          <w:szCs w:val="22"/>
        </w:rPr>
      </w:pPr>
      <w:r w:rsidRPr="00106D83">
        <w:rPr>
          <w:rFonts w:ascii="Arial" w:hAnsi="Arial" w:cs="Arial"/>
          <w:sz w:val="22"/>
          <w:szCs w:val="22"/>
        </w:rPr>
        <w:t>This project introduces the first simulated prosthetic hand combining object detection with a force-feedback RL controller to achieve autonomous, naturalistic grasping. The results demonstrate that real-time object detection can successfully guide the hand, and reinforcement learning-based grip optimisation can improve object gripping</w:t>
      </w:r>
      <w:r w:rsidR="008D50C2" w:rsidRPr="00106D83">
        <w:rPr>
          <w:rFonts w:ascii="Arial" w:hAnsi="Arial" w:cs="Arial"/>
          <w:sz w:val="22"/>
          <w:szCs w:val="22"/>
        </w:rPr>
        <w:t>.</w:t>
      </w:r>
      <w:r w:rsidRPr="00106D83">
        <w:rPr>
          <w:rFonts w:ascii="Arial" w:hAnsi="Arial" w:cs="Arial"/>
          <w:sz w:val="22"/>
          <w:szCs w:val="22"/>
        </w:rPr>
        <w:t xml:space="preserve"> </w:t>
      </w:r>
      <w:commentRangeStart w:id="303"/>
      <w:r w:rsidR="008D50C2" w:rsidRPr="00106D83">
        <w:rPr>
          <w:rFonts w:ascii="Arial" w:hAnsi="Arial" w:cs="Arial"/>
          <w:sz w:val="22"/>
          <w:szCs w:val="22"/>
        </w:rPr>
        <w:t>This lays the</w:t>
      </w:r>
      <w:commentRangeEnd w:id="303"/>
      <w:r w:rsidR="008D50C2" w:rsidRPr="00106D83">
        <w:rPr>
          <w:rStyle w:val="CommentReference"/>
          <w:rFonts w:ascii="Arial" w:hAnsi="Arial" w:cs="Arial"/>
        </w:rPr>
        <w:commentReference w:id="303"/>
      </w:r>
      <w:r w:rsidRPr="00106D83">
        <w:rPr>
          <w:rFonts w:ascii="Arial" w:hAnsi="Arial" w:cs="Arial"/>
          <w:sz w:val="22"/>
          <w:szCs w:val="22"/>
        </w:rPr>
        <w:t xml:space="preserve"> foundation for more adaptive prosthetic hand control. While limited to a simulated environment, this Vision-RL system is a step toward easier, intuitive and natural to use bionic </w:t>
      </w:r>
      <w:commentRangeStart w:id="304"/>
      <w:r w:rsidRPr="00106D83">
        <w:rPr>
          <w:rFonts w:ascii="Arial" w:hAnsi="Arial" w:cs="Arial"/>
          <w:sz w:val="22"/>
          <w:szCs w:val="22"/>
        </w:rPr>
        <w:t>hands</w:t>
      </w:r>
      <w:commentRangeEnd w:id="304"/>
      <w:r w:rsidRPr="00106D83">
        <w:rPr>
          <w:rStyle w:val="CommentReference"/>
          <w:rFonts w:ascii="Arial" w:hAnsi="Arial" w:cs="Arial"/>
          <w:sz w:val="22"/>
          <w:szCs w:val="22"/>
        </w:rPr>
        <w:commentReference w:id="304"/>
      </w:r>
      <w:r w:rsidRPr="00106D83">
        <w:rPr>
          <w:rFonts w:ascii="Arial" w:hAnsi="Arial" w:cs="Arial"/>
          <w:sz w:val="22"/>
          <w:szCs w:val="22"/>
        </w:rPr>
        <w:t>.</w:t>
      </w:r>
    </w:p>
    <w:p w14:paraId="14230DB7" w14:textId="6D2E7EDC" w:rsidR="009072AD" w:rsidRPr="00106D83" w:rsidRDefault="009072AD" w:rsidP="009072AD">
      <w:pPr>
        <w:jc w:val="both"/>
        <w:rPr>
          <w:rFonts w:ascii="Arial" w:hAnsi="Arial" w:cs="Arial"/>
          <w:sz w:val="22"/>
          <w:szCs w:val="22"/>
        </w:rPr>
      </w:pPr>
      <w:r w:rsidRPr="00106D83">
        <w:rPr>
          <w:rFonts w:ascii="Arial" w:hAnsi="Arial" w:cs="Arial"/>
          <w:sz w:val="22"/>
          <w:szCs w:val="22"/>
        </w:rPr>
        <w:t xml:space="preserve">Looking ahead, a unified control pipeline could fuse </w:t>
      </w:r>
      <w:r w:rsidR="002F5F73" w:rsidRPr="00106D83">
        <w:rPr>
          <w:rFonts w:ascii="Arial" w:hAnsi="Arial" w:cs="Arial"/>
          <w:sz w:val="22"/>
          <w:szCs w:val="22"/>
        </w:rPr>
        <w:t>CV</w:t>
      </w:r>
      <w:r w:rsidRPr="00106D83">
        <w:rPr>
          <w:rFonts w:ascii="Arial" w:hAnsi="Arial" w:cs="Arial"/>
          <w:sz w:val="22"/>
          <w:szCs w:val="22"/>
        </w:rPr>
        <w:t xml:space="preserve"> information and </w:t>
      </w:r>
      <w:r w:rsidR="002F5F73" w:rsidRPr="00106D83">
        <w:rPr>
          <w:rFonts w:ascii="Arial" w:hAnsi="Arial" w:cs="Arial"/>
          <w:sz w:val="22"/>
          <w:szCs w:val="22"/>
        </w:rPr>
        <w:t>RL</w:t>
      </w:r>
      <w:r w:rsidRPr="00106D83">
        <w:rPr>
          <w:rFonts w:ascii="Arial" w:hAnsi="Arial" w:cs="Arial"/>
          <w:sz w:val="22"/>
          <w:szCs w:val="22"/>
        </w:rPr>
        <w:t>. This could be in the form of object detections being encoded as compact geometric feature vectors and fed into a vision-</w:t>
      </w:r>
      <w:r w:rsidRPr="00106D83">
        <w:rPr>
          <w:rFonts w:ascii="Arial" w:hAnsi="Arial" w:cs="Arial"/>
          <w:sz w:val="22"/>
          <w:szCs w:val="22"/>
        </w:rPr>
        <w:lastRenderedPageBreak/>
        <w:t>conditioned PPO policy, as explored in prior vision-guided robotic grasping work (83,84). Such a policy could better tailor the prosthetic’s grasp to each object’s shape and orientation, improving stability and efficiency, lowering the learning curve for bionic-hand use further. Eventually, this controller could integrate with a shared-control myoelectric prosthetic, blending the user’s intent with autonomous grip adaptation. By combining computer vision, reinforcement learning, and myoelectric control into a single adaptive loop, bionic prosthetic hands can evolve from assistive tools to true, functional replacement hands.</w:t>
      </w:r>
    </w:p>
    <w:p w14:paraId="641F3DBD" w14:textId="2CD77F42" w:rsidR="00E543AF" w:rsidRPr="00106D83" w:rsidRDefault="009072AD" w:rsidP="00E543AF">
      <w:pPr>
        <w:pStyle w:val="Heading1"/>
        <w:jc w:val="center"/>
        <w:rPr>
          <w:rFonts w:ascii="Arial" w:hAnsi="Arial" w:cs="Arial"/>
          <w:sz w:val="28"/>
          <w:szCs w:val="28"/>
        </w:rPr>
      </w:pPr>
      <w:bookmarkStart w:id="305" w:name="_Toc197363932"/>
      <w:bookmarkStart w:id="306" w:name="_Toc197364576"/>
      <w:bookmarkStart w:id="307" w:name="_Toc197364616"/>
      <w:bookmarkStart w:id="308" w:name="_Toc197626269"/>
      <w:bookmarkStart w:id="309" w:name="_Toc197768181"/>
      <w:bookmarkStart w:id="310" w:name="_Toc197770487"/>
      <w:bookmarkStart w:id="311" w:name="_Toc197984236"/>
      <w:bookmarkStart w:id="312" w:name="_Toc1465659938"/>
      <w:bookmarkStart w:id="313" w:name="_Toc198116561"/>
      <w:r w:rsidRPr="00106D83">
        <w:rPr>
          <w:rFonts w:ascii="Arial" w:hAnsi="Arial" w:cs="Arial"/>
          <w:sz w:val="28"/>
          <w:szCs w:val="28"/>
        </w:rPr>
        <w:t>6</w:t>
      </w:r>
      <w:r w:rsidR="00E543AF" w:rsidRPr="00106D83">
        <w:rPr>
          <w:rFonts w:ascii="Arial" w:hAnsi="Arial" w:cs="Arial"/>
          <w:sz w:val="28"/>
          <w:szCs w:val="28"/>
        </w:rPr>
        <w:t xml:space="preserve"> SUSTAINABILITY STATEMENT</w:t>
      </w:r>
      <w:bookmarkEnd w:id="305"/>
      <w:bookmarkEnd w:id="306"/>
      <w:bookmarkEnd w:id="307"/>
      <w:bookmarkEnd w:id="308"/>
      <w:bookmarkEnd w:id="309"/>
      <w:bookmarkEnd w:id="310"/>
      <w:bookmarkEnd w:id="311"/>
      <w:bookmarkEnd w:id="313"/>
    </w:p>
    <w:p w14:paraId="675C0A3D" w14:textId="00560C00" w:rsidR="00D5569D" w:rsidRPr="00106D83" w:rsidRDefault="00957919" w:rsidP="003C352D">
      <w:pPr>
        <w:jc w:val="both"/>
        <w:rPr>
          <w:rFonts w:ascii="Arial" w:hAnsi="Arial" w:cs="Arial"/>
          <w:sz w:val="22"/>
          <w:szCs w:val="22"/>
        </w:rPr>
      </w:pPr>
      <w:r w:rsidRPr="00106D83">
        <w:rPr>
          <w:rFonts w:ascii="Arial" w:hAnsi="Arial" w:cs="Arial"/>
          <w:sz w:val="22"/>
          <w:szCs w:val="22"/>
        </w:rPr>
        <w:t>S</w:t>
      </w:r>
      <w:r w:rsidR="00D5569D" w:rsidRPr="00106D83">
        <w:rPr>
          <w:rFonts w:ascii="Arial" w:hAnsi="Arial" w:cs="Arial"/>
          <w:sz w:val="22"/>
          <w:szCs w:val="22"/>
        </w:rPr>
        <w:t>ustainability demands life-cycle accountability</w:t>
      </w:r>
      <w:r w:rsidRPr="00106D83">
        <w:rPr>
          <w:rFonts w:ascii="Arial" w:hAnsi="Arial" w:cs="Arial"/>
          <w:sz w:val="22"/>
          <w:szCs w:val="22"/>
        </w:rPr>
        <w:t xml:space="preserve">, </w:t>
      </w:r>
      <w:r w:rsidR="00D5569D" w:rsidRPr="00106D83">
        <w:rPr>
          <w:rFonts w:ascii="Arial" w:hAnsi="Arial" w:cs="Arial"/>
          <w:sz w:val="22"/>
          <w:szCs w:val="22"/>
        </w:rPr>
        <w:t>from raw-material extraction and operational energy to end-of-life disposal</w:t>
      </w:r>
      <w:r w:rsidRPr="00106D83">
        <w:rPr>
          <w:rFonts w:ascii="Arial" w:hAnsi="Arial" w:cs="Arial"/>
          <w:sz w:val="22"/>
          <w:szCs w:val="22"/>
        </w:rPr>
        <w:t xml:space="preserve">, </w:t>
      </w:r>
      <w:r w:rsidR="00D5569D" w:rsidRPr="00106D83">
        <w:rPr>
          <w:rFonts w:ascii="Arial" w:hAnsi="Arial" w:cs="Arial"/>
          <w:sz w:val="22"/>
          <w:szCs w:val="22"/>
        </w:rPr>
        <w:t xml:space="preserve">so that technological innovation stays within </w:t>
      </w:r>
      <w:r w:rsidR="00FA2316" w:rsidRPr="00106D83">
        <w:rPr>
          <w:rFonts w:ascii="Arial" w:hAnsi="Arial" w:cs="Arial"/>
          <w:sz w:val="22"/>
          <w:szCs w:val="22"/>
        </w:rPr>
        <w:t>environmentally friendly</w:t>
      </w:r>
      <w:r w:rsidR="00D5569D" w:rsidRPr="00106D83">
        <w:rPr>
          <w:rFonts w:ascii="Arial" w:hAnsi="Arial" w:cs="Arial"/>
          <w:sz w:val="22"/>
          <w:szCs w:val="22"/>
        </w:rPr>
        <w:t xml:space="preserve"> boundaries and upholds social equity. Applying this perspective to research favours digital-first methods, low-</w:t>
      </w:r>
      <w:r w:rsidR="00FA2316" w:rsidRPr="00106D83">
        <w:rPr>
          <w:rFonts w:ascii="Arial" w:hAnsi="Arial" w:cs="Arial"/>
          <w:sz w:val="22"/>
          <w:szCs w:val="22"/>
        </w:rPr>
        <w:t xml:space="preserve"> </w:t>
      </w:r>
      <w:r w:rsidR="00D5569D" w:rsidRPr="00106D83">
        <w:rPr>
          <w:rFonts w:ascii="Arial" w:hAnsi="Arial" w:cs="Arial"/>
          <w:sz w:val="22"/>
          <w:szCs w:val="22"/>
        </w:rPr>
        <w:t>carbon</w:t>
      </w:r>
      <w:r w:rsidR="00FA2316" w:rsidRPr="00106D83">
        <w:rPr>
          <w:rFonts w:ascii="Arial" w:hAnsi="Arial" w:cs="Arial"/>
          <w:sz w:val="22"/>
          <w:szCs w:val="22"/>
        </w:rPr>
        <w:t>-footprint</w:t>
      </w:r>
      <w:r w:rsidR="00D5569D" w:rsidRPr="00106D83">
        <w:rPr>
          <w:rFonts w:ascii="Arial" w:hAnsi="Arial" w:cs="Arial"/>
          <w:sz w:val="22"/>
          <w:szCs w:val="22"/>
        </w:rPr>
        <w:t xml:space="preserve"> workflows and early planning for energy-efficient hardware deployment.</w:t>
      </w:r>
    </w:p>
    <w:p w14:paraId="1D905BB8" w14:textId="33D401F6" w:rsidR="00E543AF" w:rsidRPr="00106D83" w:rsidRDefault="00E543AF" w:rsidP="003C352D">
      <w:pPr>
        <w:jc w:val="both"/>
        <w:rPr>
          <w:rFonts w:ascii="Arial" w:hAnsi="Arial" w:cs="Arial"/>
          <w:sz w:val="22"/>
          <w:szCs w:val="22"/>
        </w:rPr>
      </w:pPr>
      <w:r w:rsidRPr="00106D83">
        <w:rPr>
          <w:rFonts w:ascii="Arial" w:hAnsi="Arial" w:cs="Arial"/>
          <w:sz w:val="22"/>
          <w:szCs w:val="22"/>
        </w:rPr>
        <w:t>This project minimi</w:t>
      </w:r>
      <w:r w:rsidR="00137E55" w:rsidRPr="00106D83">
        <w:rPr>
          <w:rFonts w:ascii="Arial" w:hAnsi="Arial" w:cs="Arial"/>
          <w:sz w:val="22"/>
          <w:szCs w:val="22"/>
        </w:rPr>
        <w:t>s</w:t>
      </w:r>
      <w:r w:rsidRPr="00106D83">
        <w:rPr>
          <w:rFonts w:ascii="Arial" w:hAnsi="Arial" w:cs="Arial"/>
          <w:sz w:val="22"/>
          <w:szCs w:val="22"/>
        </w:rPr>
        <w:t xml:space="preserve">ed environmental impact by using only personal computing hardware and digital simulations. By eliminating physical prototyping, it produced no material waste and reduced energy consumption. The low-cost, fully digital </w:t>
      </w:r>
      <w:r w:rsidR="00E51827" w:rsidRPr="00106D83">
        <w:rPr>
          <w:rFonts w:ascii="Arial" w:hAnsi="Arial" w:cs="Arial"/>
          <w:sz w:val="22"/>
          <w:szCs w:val="22"/>
        </w:rPr>
        <w:t xml:space="preserve">approach </w:t>
      </w:r>
      <w:r w:rsidRPr="00106D83">
        <w:rPr>
          <w:rFonts w:ascii="Arial" w:hAnsi="Arial" w:cs="Arial"/>
          <w:sz w:val="22"/>
          <w:szCs w:val="22"/>
        </w:rPr>
        <w:t>exemplifies a commitment to sustainable, socially responsible innovation.</w:t>
      </w:r>
      <w:r w:rsidR="00A97E9C" w:rsidRPr="00106D83">
        <w:rPr>
          <w:rFonts w:ascii="Arial" w:hAnsi="Arial" w:cs="Arial"/>
          <w:sz w:val="22"/>
          <w:szCs w:val="22"/>
        </w:rPr>
        <w:t xml:space="preserve"> </w:t>
      </w:r>
      <w:r w:rsidR="00C36608" w:rsidRPr="00106D83">
        <w:rPr>
          <w:rFonts w:ascii="Arial" w:hAnsi="Arial" w:cs="Arial"/>
          <w:sz w:val="22"/>
          <w:szCs w:val="22"/>
        </w:rPr>
        <w:t>When the system is ported to a real prosthesis, a priority will be profiling the AI’s power draw and optimising it to extend battery life.</w:t>
      </w:r>
    </w:p>
    <w:p w14:paraId="461B7670" w14:textId="5F367D55" w:rsidR="00E543AF" w:rsidRPr="00106D83" w:rsidRDefault="009072AD" w:rsidP="00E543AF">
      <w:pPr>
        <w:pStyle w:val="Heading1"/>
        <w:jc w:val="center"/>
        <w:rPr>
          <w:rFonts w:ascii="Arial" w:hAnsi="Arial" w:cs="Arial"/>
          <w:sz w:val="28"/>
          <w:szCs w:val="28"/>
        </w:rPr>
      </w:pPr>
      <w:bookmarkStart w:id="314" w:name="_Toc197363933"/>
      <w:bookmarkStart w:id="315" w:name="_Toc197364577"/>
      <w:bookmarkStart w:id="316" w:name="_Toc197364617"/>
      <w:bookmarkStart w:id="317" w:name="_Toc197626270"/>
      <w:bookmarkStart w:id="318" w:name="_Toc197768182"/>
      <w:bookmarkStart w:id="319" w:name="_Toc197770488"/>
      <w:bookmarkStart w:id="320" w:name="_Toc197984237"/>
      <w:bookmarkStart w:id="321" w:name="_Toc198116562"/>
      <w:r w:rsidRPr="00106D83">
        <w:rPr>
          <w:rFonts w:ascii="Arial" w:hAnsi="Arial" w:cs="Arial"/>
          <w:sz w:val="28"/>
          <w:szCs w:val="28"/>
        </w:rPr>
        <w:t>7</w:t>
      </w:r>
      <w:r w:rsidR="00E543AF" w:rsidRPr="00106D83">
        <w:rPr>
          <w:rFonts w:ascii="Arial" w:hAnsi="Arial" w:cs="Arial"/>
          <w:sz w:val="28"/>
          <w:szCs w:val="28"/>
        </w:rPr>
        <w:t xml:space="preserve"> EQUALITY, DIVERSITY AND INCLUSION STATEMENT</w:t>
      </w:r>
      <w:bookmarkEnd w:id="312"/>
      <w:bookmarkEnd w:id="314"/>
      <w:bookmarkEnd w:id="315"/>
      <w:bookmarkEnd w:id="316"/>
      <w:bookmarkEnd w:id="317"/>
      <w:bookmarkEnd w:id="318"/>
      <w:bookmarkEnd w:id="319"/>
      <w:bookmarkEnd w:id="320"/>
      <w:bookmarkEnd w:id="321"/>
    </w:p>
    <w:p w14:paraId="666062EA" w14:textId="788FB79D" w:rsidR="00573980" w:rsidRPr="00106D83" w:rsidRDefault="00573980" w:rsidP="003C352D">
      <w:pPr>
        <w:jc w:val="both"/>
        <w:rPr>
          <w:rFonts w:ascii="Arial" w:hAnsi="Arial" w:cs="Arial"/>
          <w:sz w:val="22"/>
          <w:szCs w:val="22"/>
        </w:rPr>
      </w:pPr>
      <w:r w:rsidRPr="00106D83">
        <w:rPr>
          <w:rFonts w:ascii="Arial" w:hAnsi="Arial" w:cs="Arial"/>
          <w:sz w:val="22"/>
          <w:szCs w:val="22"/>
        </w:rPr>
        <w:t>A rigorous grasp of equality, diversity and inclusion recognises that systemic power imbalances</w:t>
      </w:r>
      <w:r w:rsidR="00B7715A" w:rsidRPr="00106D83">
        <w:rPr>
          <w:rFonts w:ascii="Arial" w:hAnsi="Arial" w:cs="Arial"/>
          <w:sz w:val="22"/>
          <w:szCs w:val="22"/>
        </w:rPr>
        <w:t xml:space="preserve">, </w:t>
      </w:r>
      <w:r w:rsidRPr="00106D83">
        <w:rPr>
          <w:rFonts w:ascii="Arial" w:hAnsi="Arial" w:cs="Arial"/>
          <w:sz w:val="22"/>
          <w:szCs w:val="22"/>
        </w:rPr>
        <w:t xml:space="preserve">not </w:t>
      </w:r>
      <w:commentRangeStart w:id="322"/>
      <w:r w:rsidRPr="00106D83">
        <w:rPr>
          <w:rFonts w:ascii="Arial" w:hAnsi="Arial" w:cs="Arial"/>
          <w:sz w:val="22"/>
          <w:szCs w:val="22"/>
        </w:rPr>
        <w:t>individual bias alone</w:t>
      </w:r>
      <w:r w:rsidR="00B7715A" w:rsidRPr="00106D83">
        <w:rPr>
          <w:rFonts w:ascii="Arial" w:hAnsi="Arial" w:cs="Arial"/>
          <w:sz w:val="22"/>
          <w:szCs w:val="22"/>
        </w:rPr>
        <w:t>,</w:t>
      </w:r>
      <w:commentRangeEnd w:id="322"/>
      <w:r w:rsidR="008E4A65" w:rsidRPr="00106D83">
        <w:rPr>
          <w:rStyle w:val="CommentReference"/>
          <w:rFonts w:ascii="Arial" w:hAnsi="Arial" w:cs="Arial"/>
        </w:rPr>
        <w:commentReference w:id="322"/>
      </w:r>
      <w:r w:rsidR="00B7715A" w:rsidRPr="00106D83">
        <w:rPr>
          <w:rFonts w:ascii="Arial" w:hAnsi="Arial" w:cs="Arial"/>
          <w:sz w:val="22"/>
          <w:szCs w:val="22"/>
        </w:rPr>
        <w:t xml:space="preserve"> </w:t>
      </w:r>
      <w:r w:rsidRPr="00106D83">
        <w:rPr>
          <w:rFonts w:ascii="Arial" w:hAnsi="Arial" w:cs="Arial"/>
          <w:sz w:val="22"/>
          <w:szCs w:val="22"/>
        </w:rPr>
        <w:t>shape access to resources</w:t>
      </w:r>
      <w:r w:rsidR="00B7715A" w:rsidRPr="00106D83">
        <w:rPr>
          <w:rFonts w:ascii="Arial" w:hAnsi="Arial" w:cs="Arial"/>
          <w:sz w:val="22"/>
          <w:szCs w:val="22"/>
        </w:rPr>
        <w:t xml:space="preserve"> and </w:t>
      </w:r>
      <w:r w:rsidRPr="00106D83">
        <w:rPr>
          <w:rFonts w:ascii="Arial" w:hAnsi="Arial" w:cs="Arial"/>
          <w:sz w:val="22"/>
          <w:szCs w:val="22"/>
        </w:rPr>
        <w:t xml:space="preserve">representation. Consequently, effective EDI practice must </w:t>
      </w:r>
      <w:r w:rsidR="00C02993" w:rsidRPr="00106D83">
        <w:rPr>
          <w:rFonts w:ascii="Arial" w:hAnsi="Arial" w:cs="Arial"/>
          <w:sz w:val="22"/>
          <w:szCs w:val="22"/>
        </w:rPr>
        <w:t>break</w:t>
      </w:r>
      <w:r w:rsidRPr="00106D83">
        <w:rPr>
          <w:rFonts w:ascii="Arial" w:hAnsi="Arial" w:cs="Arial"/>
          <w:sz w:val="22"/>
          <w:szCs w:val="22"/>
        </w:rPr>
        <w:t xml:space="preserve"> structural barriers, embed measurable accountability across policy, data and design choices, and continuously adapt to evolving social contexts.</w:t>
      </w:r>
    </w:p>
    <w:p w14:paraId="407AC8F4" w14:textId="7AFF49AE" w:rsidR="00573980" w:rsidRPr="00106D83" w:rsidRDefault="00B91205" w:rsidP="003C352D">
      <w:pPr>
        <w:jc w:val="both"/>
        <w:rPr>
          <w:rFonts w:ascii="Arial" w:hAnsi="Arial" w:cs="Arial"/>
          <w:sz w:val="22"/>
          <w:szCs w:val="22"/>
        </w:rPr>
      </w:pPr>
      <w:r w:rsidRPr="00106D83">
        <w:rPr>
          <w:rFonts w:ascii="Arial" w:hAnsi="Arial" w:cs="Arial"/>
          <w:sz w:val="22"/>
          <w:szCs w:val="22"/>
        </w:rPr>
        <w:t xml:space="preserve">This project demonstrates a commitment to equality, diversity, and inclusion by </w:t>
      </w:r>
      <w:r w:rsidR="008C68B6" w:rsidRPr="00106D83">
        <w:rPr>
          <w:rFonts w:ascii="Arial" w:hAnsi="Arial" w:cs="Arial"/>
          <w:sz w:val="22"/>
          <w:szCs w:val="22"/>
        </w:rPr>
        <w:t>attempting</w:t>
      </w:r>
      <w:r w:rsidRPr="00106D83">
        <w:rPr>
          <w:rFonts w:ascii="Arial" w:hAnsi="Arial" w:cs="Arial"/>
          <w:sz w:val="22"/>
          <w:szCs w:val="22"/>
        </w:rPr>
        <w:t xml:space="preserve"> to make prosthetic hands more adaptable to all uses and users. This addresses diverse user needs across varied settings, ensuring individuals with upper-limb amputations from </w:t>
      </w:r>
      <w:r w:rsidR="00B62DCF" w:rsidRPr="00106D83">
        <w:rPr>
          <w:rFonts w:ascii="Arial" w:hAnsi="Arial" w:cs="Arial"/>
          <w:sz w:val="22"/>
          <w:szCs w:val="22"/>
        </w:rPr>
        <w:t>different</w:t>
      </w:r>
      <w:r w:rsidRPr="00106D83">
        <w:rPr>
          <w:rFonts w:ascii="Arial" w:hAnsi="Arial" w:cs="Arial"/>
          <w:sz w:val="22"/>
          <w:szCs w:val="22"/>
        </w:rPr>
        <w:t xml:space="preserve"> </w:t>
      </w:r>
      <w:commentRangeStart w:id="323"/>
      <w:r w:rsidRPr="00106D83">
        <w:rPr>
          <w:rFonts w:ascii="Arial" w:hAnsi="Arial" w:cs="Arial"/>
          <w:sz w:val="22"/>
          <w:szCs w:val="22"/>
        </w:rPr>
        <w:t>background</w:t>
      </w:r>
      <w:r w:rsidR="008E4A65" w:rsidRPr="00106D83">
        <w:rPr>
          <w:rFonts w:ascii="Arial" w:hAnsi="Arial" w:cs="Arial"/>
          <w:sz w:val="22"/>
          <w:szCs w:val="22"/>
        </w:rPr>
        <w:t>s</w:t>
      </w:r>
      <w:commentRangeEnd w:id="323"/>
      <w:r w:rsidR="008E4A65" w:rsidRPr="00106D83">
        <w:rPr>
          <w:rStyle w:val="CommentReference"/>
          <w:rFonts w:ascii="Arial" w:hAnsi="Arial" w:cs="Arial"/>
        </w:rPr>
        <w:commentReference w:id="323"/>
      </w:r>
      <w:r w:rsidRPr="00106D83">
        <w:rPr>
          <w:rFonts w:ascii="Arial" w:hAnsi="Arial" w:cs="Arial"/>
          <w:sz w:val="22"/>
          <w:szCs w:val="22"/>
        </w:rPr>
        <w:t xml:space="preserve"> can benefit equally. The low-cost, simulation-only approach reduces barriers for reproducing work on advancing bionic technology, promoting equitable access</w:t>
      </w:r>
      <w:r w:rsidR="00607D75" w:rsidRPr="00106D83">
        <w:rPr>
          <w:rFonts w:ascii="Arial" w:hAnsi="Arial" w:cs="Arial"/>
          <w:sz w:val="22"/>
          <w:szCs w:val="22"/>
        </w:rPr>
        <w:t xml:space="preserve"> to research</w:t>
      </w:r>
      <w:r w:rsidRPr="00106D83">
        <w:rPr>
          <w:rFonts w:ascii="Arial" w:hAnsi="Arial" w:cs="Arial"/>
          <w:sz w:val="22"/>
          <w:szCs w:val="22"/>
        </w:rPr>
        <w:t>.</w:t>
      </w:r>
      <w:r w:rsidR="00483723" w:rsidRPr="00106D83">
        <w:rPr>
          <w:rFonts w:ascii="Arial" w:hAnsi="Arial" w:cs="Arial"/>
          <w:sz w:val="22"/>
          <w:szCs w:val="22"/>
        </w:rPr>
        <w:t xml:space="preserve"> </w:t>
      </w:r>
    </w:p>
    <w:p w14:paraId="104016EB" w14:textId="267FC25A" w:rsidR="003B05A8" w:rsidRPr="00106D83" w:rsidRDefault="004124BF" w:rsidP="003B05A8">
      <w:pPr>
        <w:jc w:val="both"/>
        <w:rPr>
          <w:rFonts w:ascii="Arial" w:hAnsi="Arial" w:cs="Arial"/>
          <w:sz w:val="22"/>
          <w:szCs w:val="22"/>
        </w:rPr>
      </w:pPr>
      <w:r w:rsidRPr="00106D83">
        <w:rPr>
          <w:rFonts w:ascii="Arial" w:hAnsi="Arial" w:cs="Arial"/>
          <w:sz w:val="22"/>
          <w:szCs w:val="22"/>
        </w:rPr>
        <w:t>Future work</w:t>
      </w:r>
      <w:r w:rsidR="00495063" w:rsidRPr="00106D83">
        <w:rPr>
          <w:rFonts w:ascii="Arial" w:hAnsi="Arial" w:cs="Arial"/>
          <w:sz w:val="22"/>
          <w:szCs w:val="22"/>
        </w:rPr>
        <w:t>, once the device is fully implemented,</w:t>
      </w:r>
      <w:r w:rsidRPr="00106D83">
        <w:rPr>
          <w:rFonts w:ascii="Arial" w:hAnsi="Arial" w:cs="Arial"/>
          <w:sz w:val="22"/>
          <w:szCs w:val="22"/>
        </w:rPr>
        <w:t xml:space="preserve"> will include </w:t>
      </w:r>
      <w:r w:rsidR="00495063" w:rsidRPr="00106D83">
        <w:rPr>
          <w:rFonts w:ascii="Arial" w:hAnsi="Arial" w:cs="Arial"/>
          <w:sz w:val="22"/>
          <w:szCs w:val="22"/>
        </w:rPr>
        <w:t>trial</w:t>
      </w:r>
      <w:r w:rsidRPr="00106D83">
        <w:rPr>
          <w:rFonts w:ascii="Arial" w:hAnsi="Arial" w:cs="Arial"/>
          <w:sz w:val="22"/>
          <w:szCs w:val="22"/>
        </w:rPr>
        <w:t xml:space="preserve"> sessions with amputees of diverse ages, genders and cultures. </w:t>
      </w:r>
      <w:r w:rsidR="0061238E" w:rsidRPr="00106D83">
        <w:rPr>
          <w:rFonts w:ascii="Arial" w:hAnsi="Arial" w:cs="Arial"/>
          <w:sz w:val="22"/>
          <w:szCs w:val="22"/>
        </w:rPr>
        <w:t xml:space="preserve">Code will be </w:t>
      </w:r>
      <w:commentRangeStart w:id="324"/>
      <w:r w:rsidRPr="00106D83">
        <w:rPr>
          <w:rFonts w:ascii="Arial" w:hAnsi="Arial" w:cs="Arial"/>
          <w:sz w:val="22"/>
          <w:szCs w:val="22"/>
        </w:rPr>
        <w:t>release</w:t>
      </w:r>
      <w:r w:rsidR="0061238E" w:rsidRPr="00106D83">
        <w:rPr>
          <w:rFonts w:ascii="Arial" w:hAnsi="Arial" w:cs="Arial"/>
          <w:sz w:val="22"/>
          <w:szCs w:val="22"/>
        </w:rPr>
        <w:t>d</w:t>
      </w:r>
      <w:r w:rsidR="003D6EE2" w:rsidRPr="00106D83">
        <w:rPr>
          <w:rFonts w:ascii="Arial" w:hAnsi="Arial" w:cs="Arial"/>
          <w:sz w:val="22"/>
          <w:szCs w:val="22"/>
        </w:rPr>
        <w:t xml:space="preserve"> </w:t>
      </w:r>
      <w:commentRangeEnd w:id="324"/>
      <w:r w:rsidR="008E4A65" w:rsidRPr="00106D83">
        <w:rPr>
          <w:rStyle w:val="CommentReference"/>
          <w:rFonts w:ascii="Arial" w:hAnsi="Arial" w:cs="Arial"/>
        </w:rPr>
        <w:commentReference w:id="324"/>
      </w:r>
      <w:r w:rsidR="003E1404" w:rsidRPr="00106D83">
        <w:rPr>
          <w:rFonts w:ascii="Arial" w:hAnsi="Arial" w:cs="Arial"/>
          <w:sz w:val="22"/>
          <w:szCs w:val="22"/>
        </w:rPr>
        <w:t xml:space="preserve">to the public </w:t>
      </w:r>
      <w:r w:rsidR="003D6EE2" w:rsidRPr="00106D83">
        <w:rPr>
          <w:rFonts w:ascii="Arial" w:hAnsi="Arial" w:cs="Arial"/>
          <w:sz w:val="22"/>
          <w:szCs w:val="22"/>
        </w:rPr>
        <w:t>free-of-charge</w:t>
      </w:r>
      <w:r w:rsidR="003E1404" w:rsidRPr="00106D83">
        <w:rPr>
          <w:rFonts w:ascii="Arial" w:hAnsi="Arial" w:cs="Arial"/>
          <w:sz w:val="22"/>
          <w:szCs w:val="22"/>
        </w:rPr>
        <w:t xml:space="preserve"> via GitHub</w:t>
      </w:r>
      <w:r w:rsidRPr="00106D83">
        <w:rPr>
          <w:rFonts w:ascii="Arial" w:hAnsi="Arial" w:cs="Arial"/>
          <w:sz w:val="22"/>
          <w:szCs w:val="22"/>
        </w:rPr>
        <w:t xml:space="preserve">, ensuring equitable access and usability across </w:t>
      </w:r>
      <w:r w:rsidR="003D6EE2" w:rsidRPr="00106D83">
        <w:rPr>
          <w:rFonts w:ascii="Arial" w:hAnsi="Arial" w:cs="Arial"/>
          <w:sz w:val="22"/>
          <w:szCs w:val="22"/>
        </w:rPr>
        <w:t xml:space="preserve">researchers from different </w:t>
      </w:r>
      <w:r w:rsidRPr="00106D83">
        <w:rPr>
          <w:rFonts w:ascii="Arial" w:hAnsi="Arial" w:cs="Arial"/>
          <w:sz w:val="22"/>
          <w:szCs w:val="22"/>
        </w:rPr>
        <w:t xml:space="preserve">socioeconomic </w:t>
      </w:r>
      <w:r w:rsidR="003D6EE2" w:rsidRPr="00106D83">
        <w:rPr>
          <w:rFonts w:ascii="Arial" w:hAnsi="Arial" w:cs="Arial"/>
          <w:sz w:val="22"/>
          <w:szCs w:val="22"/>
        </w:rPr>
        <w:t>background</w:t>
      </w:r>
      <w:r w:rsidRPr="00106D83">
        <w:rPr>
          <w:rFonts w:ascii="Arial" w:hAnsi="Arial" w:cs="Arial"/>
          <w:sz w:val="22"/>
          <w:szCs w:val="22"/>
        </w:rPr>
        <w:t>.</w:t>
      </w:r>
    </w:p>
    <w:p w14:paraId="7FB0CFF5" w14:textId="28110C9E" w:rsidR="00FC44E6" w:rsidRPr="00106D83" w:rsidRDefault="00FC44E6" w:rsidP="00FC44E6">
      <w:pPr>
        <w:pStyle w:val="Heading1"/>
        <w:jc w:val="center"/>
        <w:rPr>
          <w:rFonts w:ascii="Arial" w:hAnsi="Arial" w:cs="Arial"/>
          <w:sz w:val="28"/>
          <w:szCs w:val="28"/>
        </w:rPr>
      </w:pPr>
      <w:bookmarkStart w:id="325" w:name="_Toc197626272"/>
      <w:bookmarkStart w:id="326" w:name="_Toc197768184"/>
      <w:bookmarkStart w:id="327" w:name="_Toc197770490"/>
      <w:bookmarkStart w:id="328" w:name="_Toc197984239"/>
      <w:bookmarkStart w:id="329" w:name="_Toc198116563"/>
      <w:r w:rsidRPr="00106D83">
        <w:rPr>
          <w:rFonts w:ascii="Arial" w:hAnsi="Arial" w:cs="Arial"/>
          <w:sz w:val="28"/>
          <w:szCs w:val="28"/>
        </w:rPr>
        <w:t>8 ACKNOWLEDGEMENTS</w:t>
      </w:r>
      <w:bookmarkEnd w:id="325"/>
      <w:bookmarkEnd w:id="326"/>
      <w:bookmarkEnd w:id="327"/>
      <w:bookmarkEnd w:id="328"/>
      <w:bookmarkEnd w:id="329"/>
    </w:p>
    <w:p w14:paraId="5001C1EF" w14:textId="4BE29C42" w:rsidR="00B4417F" w:rsidRPr="00106D83" w:rsidRDefault="009B45A8" w:rsidP="003C352D">
      <w:pPr>
        <w:jc w:val="both"/>
        <w:rPr>
          <w:rFonts w:ascii="Arial" w:hAnsi="Arial" w:cs="Arial"/>
          <w:sz w:val="22"/>
          <w:szCs w:val="22"/>
        </w:rPr>
      </w:pPr>
      <w:r w:rsidRPr="00106D83">
        <w:rPr>
          <w:rFonts w:ascii="Arial" w:hAnsi="Arial" w:cs="Arial"/>
          <w:sz w:val="22"/>
          <w:szCs w:val="22"/>
        </w:rPr>
        <w:t xml:space="preserve">Thank you to my </w:t>
      </w:r>
      <w:r w:rsidR="000F1399" w:rsidRPr="00106D83">
        <w:rPr>
          <w:rFonts w:ascii="Arial" w:hAnsi="Arial" w:cs="Arial"/>
          <w:sz w:val="22"/>
          <w:szCs w:val="22"/>
        </w:rPr>
        <w:t xml:space="preserve">supervisor Dr. Peter Snow for supervising this project I designed myself. </w:t>
      </w:r>
      <w:r w:rsidR="00120FB6" w:rsidRPr="00106D83">
        <w:rPr>
          <w:rFonts w:ascii="Arial" w:hAnsi="Arial" w:cs="Arial"/>
          <w:sz w:val="22"/>
          <w:szCs w:val="22"/>
        </w:rPr>
        <w:t>I would also like to thank my personal tutor for the helpful feedbac. Finally, I would like to thank my family for supporting me throughout my degree.</w:t>
      </w:r>
      <w:r w:rsidR="000F1399" w:rsidRPr="00106D83">
        <w:rPr>
          <w:rFonts w:ascii="Arial" w:hAnsi="Arial" w:cs="Arial"/>
          <w:sz w:val="22"/>
          <w:szCs w:val="22"/>
        </w:rPr>
        <w:t xml:space="preserve"> </w:t>
      </w:r>
      <w:r w:rsidR="00E8504C" w:rsidRPr="00106D83">
        <w:rPr>
          <w:rFonts w:ascii="Arial" w:hAnsi="Arial" w:cs="Arial"/>
          <w:sz w:val="22"/>
          <w:szCs w:val="22"/>
        </w:rPr>
        <w:t>GenAI (</w:t>
      </w:r>
      <w:r w:rsidR="003C352D" w:rsidRPr="00106D83">
        <w:rPr>
          <w:rFonts w:ascii="Arial" w:hAnsi="Arial" w:cs="Arial"/>
          <w:sz w:val="22"/>
          <w:szCs w:val="22"/>
        </w:rPr>
        <w:t>ChatGPT</w:t>
      </w:r>
      <w:r w:rsidR="00DB21A8" w:rsidRPr="00106D83">
        <w:rPr>
          <w:rFonts w:ascii="Arial" w:hAnsi="Arial" w:cs="Arial"/>
          <w:sz w:val="22"/>
          <w:szCs w:val="22"/>
        </w:rPr>
        <w:t>)</w:t>
      </w:r>
      <w:r w:rsidR="00B4417F" w:rsidRPr="00106D83">
        <w:rPr>
          <w:rFonts w:ascii="Arial" w:hAnsi="Arial" w:cs="Arial"/>
          <w:sz w:val="22"/>
          <w:szCs w:val="22"/>
        </w:rPr>
        <w:t xml:space="preserve"> was used as an assistive role </w:t>
      </w:r>
      <w:r w:rsidR="00942C4F" w:rsidRPr="00106D83">
        <w:rPr>
          <w:rFonts w:ascii="Arial" w:hAnsi="Arial" w:cs="Arial"/>
          <w:sz w:val="22"/>
          <w:szCs w:val="22"/>
        </w:rPr>
        <w:t xml:space="preserve">in helping </w:t>
      </w:r>
      <w:r w:rsidR="00CF292B" w:rsidRPr="00106D83">
        <w:rPr>
          <w:rFonts w:ascii="Arial" w:hAnsi="Arial" w:cs="Arial"/>
          <w:sz w:val="22"/>
          <w:szCs w:val="22"/>
        </w:rPr>
        <w:t>debug</w:t>
      </w:r>
      <w:r w:rsidR="00942C4F" w:rsidRPr="00106D83">
        <w:rPr>
          <w:rFonts w:ascii="Arial" w:hAnsi="Arial" w:cs="Arial"/>
          <w:sz w:val="22"/>
          <w:szCs w:val="22"/>
        </w:rPr>
        <w:t xml:space="preserve"> </w:t>
      </w:r>
      <w:r w:rsidR="00DB21A8" w:rsidRPr="00106D83">
        <w:rPr>
          <w:rFonts w:ascii="Arial" w:hAnsi="Arial" w:cs="Arial"/>
          <w:sz w:val="22"/>
          <w:szCs w:val="22"/>
        </w:rPr>
        <w:t xml:space="preserve">code and to </w:t>
      </w:r>
      <w:r w:rsidR="00DC3651" w:rsidRPr="00106D83">
        <w:rPr>
          <w:rFonts w:ascii="Arial" w:hAnsi="Arial" w:cs="Arial"/>
          <w:sz w:val="22"/>
          <w:szCs w:val="22"/>
        </w:rPr>
        <w:t xml:space="preserve">aid in </w:t>
      </w:r>
      <w:r w:rsidR="00DB21A8" w:rsidRPr="00106D83">
        <w:rPr>
          <w:rFonts w:ascii="Arial" w:hAnsi="Arial" w:cs="Arial"/>
          <w:sz w:val="22"/>
          <w:szCs w:val="22"/>
        </w:rPr>
        <w:t>formulat</w:t>
      </w:r>
      <w:r w:rsidR="00DC3651" w:rsidRPr="00106D83">
        <w:rPr>
          <w:rFonts w:ascii="Arial" w:hAnsi="Arial" w:cs="Arial"/>
          <w:sz w:val="22"/>
          <w:szCs w:val="22"/>
        </w:rPr>
        <w:t>ing</w:t>
      </w:r>
      <w:r w:rsidR="00DB21A8" w:rsidRPr="00106D83">
        <w:rPr>
          <w:rFonts w:ascii="Arial" w:hAnsi="Arial" w:cs="Arial"/>
          <w:sz w:val="22"/>
          <w:szCs w:val="22"/>
        </w:rPr>
        <w:t xml:space="preserve"> ideas during the planning phase</w:t>
      </w:r>
      <w:r w:rsidR="00B4417F" w:rsidRPr="00106D83">
        <w:rPr>
          <w:rFonts w:ascii="Arial" w:hAnsi="Arial" w:cs="Arial"/>
          <w:sz w:val="22"/>
          <w:szCs w:val="22"/>
        </w:rPr>
        <w:t>.</w:t>
      </w:r>
    </w:p>
    <w:p w14:paraId="052BC22C" w14:textId="2B63A080" w:rsidR="004C7ACB" w:rsidRPr="00106D83" w:rsidRDefault="00FC44E6" w:rsidP="00FD5829">
      <w:pPr>
        <w:pStyle w:val="Heading1"/>
        <w:jc w:val="center"/>
        <w:rPr>
          <w:rFonts w:ascii="Arial" w:hAnsi="Arial" w:cs="Arial"/>
          <w:sz w:val="28"/>
          <w:szCs w:val="28"/>
        </w:rPr>
      </w:pPr>
      <w:bookmarkStart w:id="330" w:name="_Toc197363934"/>
      <w:bookmarkStart w:id="331" w:name="_Toc197364578"/>
      <w:bookmarkStart w:id="332" w:name="_Toc197364618"/>
      <w:bookmarkStart w:id="333" w:name="_Toc197626273"/>
      <w:bookmarkStart w:id="334" w:name="_Toc197768185"/>
      <w:bookmarkStart w:id="335" w:name="_Toc197770491"/>
      <w:bookmarkStart w:id="336" w:name="_Toc197984240"/>
      <w:bookmarkStart w:id="337" w:name="_Toc198116564"/>
      <w:r w:rsidRPr="00106D83">
        <w:rPr>
          <w:rFonts w:ascii="Arial" w:hAnsi="Arial" w:cs="Arial"/>
          <w:sz w:val="28"/>
          <w:szCs w:val="28"/>
        </w:rPr>
        <w:lastRenderedPageBreak/>
        <w:t>9</w:t>
      </w:r>
      <w:r w:rsidR="00FD5829" w:rsidRPr="00106D83">
        <w:rPr>
          <w:rFonts w:ascii="Arial" w:hAnsi="Arial" w:cs="Arial"/>
          <w:sz w:val="28"/>
          <w:szCs w:val="28"/>
        </w:rPr>
        <w:t xml:space="preserve"> REFERENCES</w:t>
      </w:r>
      <w:bookmarkEnd w:id="330"/>
      <w:bookmarkEnd w:id="331"/>
      <w:bookmarkEnd w:id="332"/>
      <w:bookmarkEnd w:id="333"/>
      <w:bookmarkEnd w:id="334"/>
      <w:bookmarkEnd w:id="335"/>
      <w:bookmarkEnd w:id="336"/>
      <w:bookmarkEnd w:id="337"/>
    </w:p>
    <w:p w14:paraId="69D04685" w14:textId="77777777" w:rsidR="00B87216" w:rsidRPr="00106D83" w:rsidRDefault="006B6DD4" w:rsidP="00E34D69">
      <w:pPr>
        <w:pStyle w:val="ListParagraph"/>
        <w:numPr>
          <w:ilvl w:val="0"/>
          <w:numId w:val="22"/>
        </w:numPr>
        <w:rPr>
          <w:rFonts w:ascii="Arial" w:hAnsi="Arial" w:cs="Arial"/>
          <w:sz w:val="22"/>
          <w:szCs w:val="22"/>
        </w:rPr>
      </w:pPr>
      <w:r w:rsidRPr="00106D83">
        <w:rPr>
          <w:rFonts w:ascii="Arial" w:hAnsi="Arial" w:cs="Arial"/>
          <w:sz w:val="22"/>
          <w:szCs w:val="22"/>
          <w:lang w:eastAsia="en-GB"/>
        </w:rPr>
        <w:t xml:space="preserve">Cordella F, Ciancio AL, Sacchetti R, </w:t>
      </w:r>
      <w:proofErr w:type="spellStart"/>
      <w:r w:rsidRPr="00106D83">
        <w:rPr>
          <w:rFonts w:ascii="Arial" w:hAnsi="Arial" w:cs="Arial"/>
          <w:sz w:val="22"/>
          <w:szCs w:val="22"/>
          <w:lang w:eastAsia="en-GB"/>
        </w:rPr>
        <w:t>Davalli</w:t>
      </w:r>
      <w:proofErr w:type="spellEnd"/>
      <w:r w:rsidRPr="00106D83">
        <w:rPr>
          <w:rFonts w:ascii="Arial" w:hAnsi="Arial" w:cs="Arial"/>
          <w:sz w:val="22"/>
          <w:szCs w:val="22"/>
          <w:lang w:eastAsia="en-GB"/>
        </w:rPr>
        <w:t xml:space="preserve"> A, </w:t>
      </w:r>
      <w:proofErr w:type="spellStart"/>
      <w:r w:rsidRPr="00106D83">
        <w:rPr>
          <w:rFonts w:ascii="Arial" w:hAnsi="Arial" w:cs="Arial"/>
          <w:sz w:val="22"/>
          <w:szCs w:val="22"/>
          <w:lang w:eastAsia="en-GB"/>
        </w:rPr>
        <w:t>Cutti</w:t>
      </w:r>
      <w:proofErr w:type="spellEnd"/>
      <w:r w:rsidRPr="00106D83">
        <w:rPr>
          <w:rFonts w:ascii="Arial" w:hAnsi="Arial" w:cs="Arial"/>
          <w:sz w:val="22"/>
          <w:szCs w:val="22"/>
          <w:lang w:eastAsia="en-GB"/>
        </w:rPr>
        <w:t xml:space="preserve"> AG, Guglielmelli E, et al. Literature Review on Needs of Upper Limb Prosthesis Users. Frontiers in Neuroscience. 2016 May 12;10.</w:t>
      </w:r>
    </w:p>
    <w:p w14:paraId="3F4F9615" w14:textId="0311E00D" w:rsidR="008D6833" w:rsidRPr="00106D83" w:rsidRDefault="00B87216" w:rsidP="00E34D69">
      <w:pPr>
        <w:pStyle w:val="ListParagraph"/>
        <w:numPr>
          <w:ilvl w:val="0"/>
          <w:numId w:val="22"/>
        </w:numPr>
        <w:rPr>
          <w:rFonts w:ascii="Arial" w:hAnsi="Arial" w:cs="Arial"/>
          <w:sz w:val="22"/>
          <w:szCs w:val="22"/>
        </w:rPr>
      </w:pPr>
      <w:r w:rsidRPr="00106D83">
        <w:rPr>
          <w:rFonts w:ascii="Arial" w:hAnsi="Arial" w:cs="Arial"/>
          <w:sz w:val="22"/>
          <w:szCs w:val="22"/>
          <w:lang w:eastAsia="en-GB"/>
        </w:rPr>
        <w:t>Clinical Commissioning Policy Multi-grip prosthetic hand (all ages) (2009) [220801P] Commissioning position [Internet]. Available from: https://www.england.nhs.uk/wp-content/uploads/2022/09/2009-clinicial-comm-policy-multi-grip-prosthetic-hand-all-ages-1.pdf</w:t>
      </w:r>
    </w:p>
    <w:p w14:paraId="1B969E5B" w14:textId="35E9BFBB" w:rsidR="00B87216" w:rsidRPr="00106D83" w:rsidRDefault="00F9116A" w:rsidP="00E34D69">
      <w:pPr>
        <w:pStyle w:val="ListParagraph"/>
        <w:numPr>
          <w:ilvl w:val="0"/>
          <w:numId w:val="22"/>
        </w:numPr>
        <w:rPr>
          <w:rFonts w:ascii="Arial" w:hAnsi="Arial" w:cs="Arial"/>
          <w:sz w:val="22"/>
          <w:szCs w:val="22"/>
          <w:lang w:eastAsia="en-GB"/>
        </w:rPr>
      </w:pPr>
      <w:r w:rsidRPr="00106D83">
        <w:rPr>
          <w:rFonts w:ascii="Arial" w:hAnsi="Arial" w:cs="Arial"/>
          <w:sz w:val="22"/>
          <w:szCs w:val="22"/>
        </w:rPr>
        <w:t xml:space="preserve">Engdahl SM, Christie BP, Kelly B, Davis A, </w:t>
      </w:r>
      <w:proofErr w:type="spellStart"/>
      <w:r w:rsidRPr="00106D83">
        <w:rPr>
          <w:rFonts w:ascii="Arial" w:hAnsi="Arial" w:cs="Arial"/>
          <w:sz w:val="22"/>
          <w:szCs w:val="22"/>
        </w:rPr>
        <w:t>Chestek</w:t>
      </w:r>
      <w:proofErr w:type="spellEnd"/>
      <w:r w:rsidRPr="00106D83">
        <w:rPr>
          <w:rFonts w:ascii="Arial" w:hAnsi="Arial" w:cs="Arial"/>
          <w:sz w:val="22"/>
          <w:szCs w:val="22"/>
        </w:rPr>
        <w:t xml:space="preserve"> CA, Gates DH. Surveying the interest of individuals with upper limb loss in novel prosthetic control techniques. Journal of </w:t>
      </w:r>
      <w:proofErr w:type="spellStart"/>
      <w:r w:rsidRPr="00106D83">
        <w:rPr>
          <w:rFonts w:ascii="Arial" w:hAnsi="Arial" w:cs="Arial"/>
          <w:sz w:val="22"/>
          <w:szCs w:val="22"/>
        </w:rPr>
        <w:t>NeuroEngineering</w:t>
      </w:r>
      <w:proofErr w:type="spellEnd"/>
      <w:r w:rsidRPr="00106D83">
        <w:rPr>
          <w:rFonts w:ascii="Arial" w:hAnsi="Arial" w:cs="Arial"/>
          <w:sz w:val="22"/>
          <w:szCs w:val="22"/>
        </w:rPr>
        <w:t xml:space="preserve"> and Rehabilitation. 2015 Jun 13;12(1).</w:t>
      </w:r>
    </w:p>
    <w:p w14:paraId="60B3A0E9" w14:textId="4257C9C6" w:rsidR="00F9116A" w:rsidRPr="00106D83" w:rsidRDefault="00D554EE" w:rsidP="00E34D69">
      <w:pPr>
        <w:pStyle w:val="ListParagraph"/>
        <w:numPr>
          <w:ilvl w:val="0"/>
          <w:numId w:val="22"/>
        </w:numPr>
        <w:rPr>
          <w:rFonts w:ascii="Arial" w:hAnsi="Arial" w:cs="Arial"/>
          <w:sz w:val="22"/>
          <w:szCs w:val="22"/>
          <w:lang w:eastAsia="en-GB"/>
        </w:rPr>
      </w:pPr>
      <w:r w:rsidRPr="00106D83">
        <w:rPr>
          <w:rFonts w:ascii="Arial" w:hAnsi="Arial" w:cs="Arial"/>
          <w:sz w:val="22"/>
          <w:szCs w:val="22"/>
        </w:rPr>
        <w:t>Smith A. Pliny, Natural History, 7 (b) [Internet]. Attalus.org. 2025. Available from: https://www.attalus.org/translate/pliny_hn7b.html</w:t>
      </w:r>
    </w:p>
    <w:p w14:paraId="40EED144" w14:textId="78FF05F9" w:rsidR="00D554EE" w:rsidRPr="00106D83" w:rsidRDefault="00BE6549" w:rsidP="00E34D69">
      <w:pPr>
        <w:pStyle w:val="ListParagraph"/>
        <w:numPr>
          <w:ilvl w:val="0"/>
          <w:numId w:val="22"/>
        </w:numPr>
        <w:rPr>
          <w:rFonts w:ascii="Arial" w:hAnsi="Arial" w:cs="Arial"/>
          <w:sz w:val="22"/>
          <w:szCs w:val="22"/>
          <w:lang w:eastAsia="en-GB"/>
        </w:rPr>
      </w:pPr>
      <w:r w:rsidRPr="00106D83">
        <w:rPr>
          <w:rFonts w:ascii="Arial" w:hAnsi="Arial" w:cs="Arial"/>
          <w:sz w:val="22"/>
          <w:szCs w:val="22"/>
        </w:rPr>
        <w:t>Nagaraja VH, da Ponte Lopes J, Bergmann JHM. Reimagining Prosthetic Control: A Novel Body-Powered Prosthetic System for Simultaneous Control and Actuation. Prosthesis. 2022 Jul 29;4(3):394–413.</w:t>
      </w:r>
    </w:p>
    <w:p w14:paraId="0138FA6B" w14:textId="06EBC9AD" w:rsidR="00BE6549" w:rsidRPr="00106D83" w:rsidRDefault="00075868" w:rsidP="00E34D69">
      <w:pPr>
        <w:pStyle w:val="ListParagraph"/>
        <w:numPr>
          <w:ilvl w:val="0"/>
          <w:numId w:val="22"/>
        </w:numPr>
        <w:rPr>
          <w:rFonts w:ascii="Arial" w:hAnsi="Arial" w:cs="Arial"/>
          <w:sz w:val="22"/>
          <w:szCs w:val="22"/>
          <w:lang w:eastAsia="en-GB"/>
        </w:rPr>
      </w:pPr>
      <w:r w:rsidRPr="00106D83">
        <w:rPr>
          <w:rFonts w:ascii="Arial" w:hAnsi="Arial" w:cs="Arial"/>
          <w:sz w:val="22"/>
          <w:szCs w:val="22"/>
        </w:rPr>
        <w:t xml:space="preserve">Hashim NA, Abd Razak NA bin, Gholizadeh H, Osman NAA. Analysis of voluntary opening </w:t>
      </w:r>
      <w:proofErr w:type="spellStart"/>
      <w:r w:rsidRPr="00106D83">
        <w:rPr>
          <w:rFonts w:ascii="Arial" w:hAnsi="Arial" w:cs="Arial"/>
          <w:sz w:val="22"/>
          <w:szCs w:val="22"/>
        </w:rPr>
        <w:t>Ottobock</w:t>
      </w:r>
      <w:proofErr w:type="spellEnd"/>
      <w:r w:rsidRPr="00106D83">
        <w:rPr>
          <w:rFonts w:ascii="Arial" w:hAnsi="Arial" w:cs="Arial"/>
          <w:sz w:val="22"/>
          <w:szCs w:val="22"/>
        </w:rPr>
        <w:t xml:space="preserve"> Hook and Hosmer Hook for upper limb prosthetics: a preliminary study. Biomedical Engineering / </w:t>
      </w:r>
      <w:proofErr w:type="spellStart"/>
      <w:r w:rsidRPr="00106D83">
        <w:rPr>
          <w:rFonts w:ascii="Arial" w:hAnsi="Arial" w:cs="Arial"/>
          <w:sz w:val="22"/>
          <w:szCs w:val="22"/>
        </w:rPr>
        <w:t>Biomedizinische</w:t>
      </w:r>
      <w:proofErr w:type="spellEnd"/>
      <w:r w:rsidRPr="00106D83">
        <w:rPr>
          <w:rFonts w:ascii="Arial" w:hAnsi="Arial" w:cs="Arial"/>
          <w:sz w:val="22"/>
          <w:szCs w:val="22"/>
        </w:rPr>
        <w:t xml:space="preserve"> Technik. 2017 Aug 28;62(4):447–54.</w:t>
      </w:r>
    </w:p>
    <w:p w14:paraId="639C9922" w14:textId="7DEC159F" w:rsidR="00075868" w:rsidRPr="00106D83" w:rsidRDefault="00860588" w:rsidP="00E34D69">
      <w:pPr>
        <w:pStyle w:val="ListParagraph"/>
        <w:numPr>
          <w:ilvl w:val="0"/>
          <w:numId w:val="22"/>
        </w:numPr>
        <w:rPr>
          <w:rFonts w:ascii="Arial" w:hAnsi="Arial" w:cs="Arial"/>
          <w:sz w:val="22"/>
          <w:szCs w:val="22"/>
          <w:lang w:eastAsia="en-GB"/>
        </w:rPr>
      </w:pPr>
      <w:r w:rsidRPr="00106D83">
        <w:rPr>
          <w:rFonts w:ascii="Arial" w:hAnsi="Arial" w:cs="Arial"/>
          <w:sz w:val="22"/>
          <w:szCs w:val="22"/>
        </w:rPr>
        <w:t>Figure 5. A typical body-powered upper limb prosthesis. [Internet]. ResearchGate. 2024. Available from: https://www.researchgate.net/figure/A-typical-body-powered-upper-limb-prosthesis_fig5_337261018</w:t>
      </w:r>
    </w:p>
    <w:p w14:paraId="3F6843F0" w14:textId="6A5C6556" w:rsidR="00860588" w:rsidRPr="00106D83" w:rsidRDefault="00860588" w:rsidP="00E34D69">
      <w:pPr>
        <w:pStyle w:val="ListParagraph"/>
        <w:numPr>
          <w:ilvl w:val="0"/>
          <w:numId w:val="22"/>
        </w:numPr>
        <w:rPr>
          <w:rFonts w:ascii="Arial" w:hAnsi="Arial" w:cs="Arial"/>
          <w:sz w:val="22"/>
          <w:szCs w:val="22"/>
          <w:lang w:eastAsia="en-GB"/>
        </w:rPr>
      </w:pPr>
      <w:r w:rsidRPr="00106D83">
        <w:rPr>
          <w:rFonts w:ascii="Arial" w:hAnsi="Arial" w:cs="Arial"/>
          <w:sz w:val="22"/>
          <w:szCs w:val="22"/>
        </w:rPr>
        <w:t>Smit G, Bongers RM, Van der Sluis CK, Plettenburg DH. Efficiency of voluntary opening hand and hook prosthetic devices: 24 years of development? The Journal of Rehabilitation Research and Development. 2012;49(4):523.</w:t>
      </w:r>
    </w:p>
    <w:p w14:paraId="5CF435A1" w14:textId="0BF7A926" w:rsidR="00860588" w:rsidRPr="00106D83" w:rsidRDefault="00231593" w:rsidP="00E34D69">
      <w:pPr>
        <w:pStyle w:val="ListParagraph"/>
        <w:numPr>
          <w:ilvl w:val="0"/>
          <w:numId w:val="22"/>
        </w:numPr>
        <w:rPr>
          <w:rFonts w:ascii="Arial" w:hAnsi="Arial" w:cs="Arial"/>
          <w:sz w:val="22"/>
          <w:szCs w:val="22"/>
          <w:lang w:eastAsia="en-GB"/>
        </w:rPr>
      </w:pPr>
      <w:r w:rsidRPr="00106D83">
        <w:rPr>
          <w:rFonts w:ascii="Arial" w:hAnsi="Arial" w:cs="Arial"/>
          <w:sz w:val="22"/>
          <w:szCs w:val="22"/>
        </w:rPr>
        <w:t>Upper Limb Prosthetic Terminal Devices: Hands Versus Hooks | O&amp;P Virtual Library [Internet]. www.oandplibrary.org. Available from: http://www.oandplibrary.org/cpo/1986_02_057.asp</w:t>
      </w:r>
    </w:p>
    <w:p w14:paraId="7DCCF946" w14:textId="78575C41" w:rsidR="00231593" w:rsidRPr="00106D83" w:rsidRDefault="00C828C7" w:rsidP="00E34D69">
      <w:pPr>
        <w:pStyle w:val="ListParagraph"/>
        <w:numPr>
          <w:ilvl w:val="0"/>
          <w:numId w:val="22"/>
        </w:numPr>
        <w:rPr>
          <w:rFonts w:ascii="Arial" w:hAnsi="Arial" w:cs="Arial"/>
          <w:sz w:val="22"/>
          <w:szCs w:val="22"/>
          <w:lang w:eastAsia="en-GB"/>
        </w:rPr>
      </w:pPr>
      <w:r w:rsidRPr="00106D83">
        <w:rPr>
          <w:rFonts w:ascii="Arial" w:hAnsi="Arial" w:cs="Arial"/>
          <w:sz w:val="22"/>
          <w:szCs w:val="22"/>
        </w:rPr>
        <w:t>Swartz AQ, Turner K, Miller L, Kuiken T. Custom, rapid prototype thumb prosthesis for partial-hand amputation: A case report. Prosthetics and Orthotics International. 2017 Jun 22;42(2):187–90.</w:t>
      </w:r>
    </w:p>
    <w:p w14:paraId="278AB0EA" w14:textId="5FC1E085" w:rsidR="00C828C7" w:rsidRPr="00106D83" w:rsidRDefault="00CC793C" w:rsidP="00E34D69">
      <w:pPr>
        <w:pStyle w:val="ListParagraph"/>
        <w:numPr>
          <w:ilvl w:val="0"/>
          <w:numId w:val="22"/>
        </w:numPr>
        <w:rPr>
          <w:rFonts w:ascii="Arial" w:hAnsi="Arial" w:cs="Arial"/>
          <w:sz w:val="22"/>
          <w:szCs w:val="22"/>
          <w:lang w:eastAsia="en-GB"/>
        </w:rPr>
      </w:pPr>
      <w:proofErr w:type="spellStart"/>
      <w:r w:rsidRPr="00106D83">
        <w:rPr>
          <w:rFonts w:ascii="Arial" w:hAnsi="Arial" w:cs="Arial"/>
          <w:sz w:val="22"/>
          <w:szCs w:val="22"/>
        </w:rPr>
        <w:t>Hichert</w:t>
      </w:r>
      <w:proofErr w:type="spellEnd"/>
      <w:r w:rsidRPr="00106D83">
        <w:rPr>
          <w:rFonts w:ascii="Arial" w:hAnsi="Arial" w:cs="Arial"/>
          <w:sz w:val="22"/>
          <w:szCs w:val="22"/>
        </w:rPr>
        <w:t xml:space="preserve"> M, Vardy AN, Plettenburg D. Fatigue-free operation of most body-powered prostheses not feasible for majority of users with trans-radial deficiency. Prosthetics &amp; Orthotics International. 2018 Feb;42(1):84–92.</w:t>
      </w:r>
    </w:p>
    <w:p w14:paraId="3D811592" w14:textId="3362F238" w:rsidR="00CC793C" w:rsidRPr="00106D83" w:rsidRDefault="00EB0470" w:rsidP="00E34D69">
      <w:pPr>
        <w:pStyle w:val="ListParagraph"/>
        <w:numPr>
          <w:ilvl w:val="0"/>
          <w:numId w:val="22"/>
        </w:numPr>
        <w:rPr>
          <w:rFonts w:ascii="Arial" w:hAnsi="Arial" w:cs="Arial"/>
          <w:sz w:val="22"/>
          <w:szCs w:val="22"/>
          <w:lang w:eastAsia="en-GB"/>
        </w:rPr>
      </w:pPr>
      <w:r w:rsidRPr="00106D83">
        <w:rPr>
          <w:rFonts w:ascii="Arial" w:hAnsi="Arial" w:cs="Arial"/>
          <w:sz w:val="22"/>
          <w:szCs w:val="22"/>
        </w:rPr>
        <w:t>SHERMAN ED. A RUSSIAN BIOELECTRIC-CONTROLLED PROSTHESIS: REPORT OF A RESEARCH TEAM FROM THE REHABILITATION INSTITUTE OF MONTREAL. Canadian Medical Association journal [Internet]. 1964 Dec;91(24):1268–70. Available from: https://pubmed.ncbi.nlm.nih.gov/14226106/</w:t>
      </w:r>
    </w:p>
    <w:p w14:paraId="3F80C8F1" w14:textId="37B8E37B" w:rsidR="00EB0470" w:rsidRPr="00106D83" w:rsidRDefault="00AB58C9" w:rsidP="00E34D69">
      <w:pPr>
        <w:pStyle w:val="ListParagraph"/>
        <w:numPr>
          <w:ilvl w:val="0"/>
          <w:numId w:val="22"/>
        </w:numPr>
        <w:rPr>
          <w:rFonts w:ascii="Arial" w:hAnsi="Arial" w:cs="Arial"/>
          <w:sz w:val="22"/>
          <w:szCs w:val="22"/>
          <w:lang w:eastAsia="en-GB"/>
        </w:rPr>
      </w:pPr>
      <w:r w:rsidRPr="00106D83">
        <w:rPr>
          <w:rFonts w:ascii="Arial" w:hAnsi="Arial" w:cs="Arial"/>
          <w:sz w:val="22"/>
          <w:szCs w:val="22"/>
        </w:rPr>
        <w:t>PSYONIC. Ability Hand [Internet]. PSYONIC. Available from: https://www.psyonic.io/ability-hand</w:t>
      </w:r>
    </w:p>
    <w:p w14:paraId="5ABE7689" w14:textId="36E5DBE7" w:rsidR="00AB58C9" w:rsidRPr="00106D83" w:rsidRDefault="001556D8" w:rsidP="00E34D69">
      <w:pPr>
        <w:pStyle w:val="ListParagraph"/>
        <w:numPr>
          <w:ilvl w:val="0"/>
          <w:numId w:val="22"/>
        </w:numPr>
        <w:rPr>
          <w:rFonts w:ascii="Arial" w:hAnsi="Arial" w:cs="Arial"/>
          <w:sz w:val="22"/>
          <w:szCs w:val="22"/>
          <w:lang w:eastAsia="en-GB"/>
        </w:rPr>
      </w:pPr>
      <w:r w:rsidRPr="00106D83">
        <w:rPr>
          <w:rFonts w:ascii="Arial" w:hAnsi="Arial" w:cs="Arial"/>
          <w:sz w:val="22"/>
          <w:szCs w:val="22"/>
        </w:rPr>
        <w:t xml:space="preserve">Crandall RC, Tomhave W. </w:t>
      </w:r>
      <w:proofErr w:type="spellStart"/>
      <w:r w:rsidRPr="00106D83">
        <w:rPr>
          <w:rFonts w:ascii="Arial" w:hAnsi="Arial" w:cs="Arial"/>
          <w:sz w:val="22"/>
          <w:szCs w:val="22"/>
        </w:rPr>
        <w:t>Pediatric</w:t>
      </w:r>
      <w:proofErr w:type="spellEnd"/>
      <w:r w:rsidRPr="00106D83">
        <w:rPr>
          <w:rFonts w:ascii="Arial" w:hAnsi="Arial" w:cs="Arial"/>
          <w:sz w:val="22"/>
          <w:szCs w:val="22"/>
        </w:rPr>
        <w:t xml:space="preserve"> unilateral below-elbow amputees: retrospective analysis of 34 patients given multiple prosthetic options. Journal of </w:t>
      </w:r>
      <w:proofErr w:type="spellStart"/>
      <w:r w:rsidRPr="00106D83">
        <w:rPr>
          <w:rFonts w:ascii="Arial" w:hAnsi="Arial" w:cs="Arial"/>
          <w:sz w:val="22"/>
          <w:szCs w:val="22"/>
        </w:rPr>
        <w:t>pediatric</w:t>
      </w:r>
      <w:proofErr w:type="spellEnd"/>
      <w:r w:rsidRPr="00106D83">
        <w:rPr>
          <w:rFonts w:ascii="Arial" w:hAnsi="Arial" w:cs="Arial"/>
          <w:sz w:val="22"/>
          <w:szCs w:val="22"/>
        </w:rPr>
        <w:t xml:space="preserve"> </w:t>
      </w:r>
      <w:proofErr w:type="spellStart"/>
      <w:r w:rsidRPr="00106D83">
        <w:rPr>
          <w:rFonts w:ascii="Arial" w:hAnsi="Arial" w:cs="Arial"/>
          <w:sz w:val="22"/>
          <w:szCs w:val="22"/>
        </w:rPr>
        <w:t>orthopedics</w:t>
      </w:r>
      <w:proofErr w:type="spellEnd"/>
      <w:r w:rsidRPr="00106D83">
        <w:rPr>
          <w:rFonts w:ascii="Arial" w:hAnsi="Arial" w:cs="Arial"/>
          <w:sz w:val="22"/>
          <w:szCs w:val="22"/>
        </w:rPr>
        <w:t xml:space="preserve"> [Internet]. 2002;22(3):380–3. Available from: https://pubmed.ncbi.nlm.nih.gov/11961460/</w:t>
      </w:r>
    </w:p>
    <w:p w14:paraId="65E66952" w14:textId="0FF90322" w:rsidR="001556D8" w:rsidRPr="00106D83" w:rsidRDefault="00BD7068" w:rsidP="00E34D69">
      <w:pPr>
        <w:pStyle w:val="ListParagraph"/>
        <w:numPr>
          <w:ilvl w:val="0"/>
          <w:numId w:val="22"/>
        </w:numPr>
        <w:rPr>
          <w:rFonts w:ascii="Arial" w:hAnsi="Arial" w:cs="Arial"/>
          <w:sz w:val="22"/>
          <w:szCs w:val="22"/>
          <w:lang w:eastAsia="en-GB"/>
        </w:rPr>
      </w:pPr>
      <w:proofErr w:type="spellStart"/>
      <w:r w:rsidRPr="00106D83">
        <w:rPr>
          <w:rFonts w:ascii="Arial" w:hAnsi="Arial" w:cs="Arial"/>
          <w:sz w:val="22"/>
          <w:szCs w:val="22"/>
        </w:rPr>
        <w:t>Biddiss</w:t>
      </w:r>
      <w:proofErr w:type="spellEnd"/>
      <w:r w:rsidRPr="00106D83">
        <w:rPr>
          <w:rFonts w:ascii="Arial" w:hAnsi="Arial" w:cs="Arial"/>
          <w:sz w:val="22"/>
          <w:szCs w:val="22"/>
        </w:rPr>
        <w:t xml:space="preserve"> EA, Chau TT. Upper limb prosthesis </w:t>
      </w:r>
      <w:proofErr w:type="gramStart"/>
      <w:r w:rsidRPr="00106D83">
        <w:rPr>
          <w:rFonts w:ascii="Arial" w:hAnsi="Arial" w:cs="Arial"/>
          <w:sz w:val="22"/>
          <w:szCs w:val="22"/>
        </w:rPr>
        <w:t>use</w:t>
      </w:r>
      <w:proofErr w:type="gramEnd"/>
      <w:r w:rsidRPr="00106D83">
        <w:rPr>
          <w:rFonts w:ascii="Arial" w:hAnsi="Arial" w:cs="Arial"/>
          <w:sz w:val="22"/>
          <w:szCs w:val="22"/>
        </w:rPr>
        <w:t xml:space="preserve"> and abandonment: A survey of the last 25 years. Prosthetics and Orthotics International. 2007 Sep;31(3):236–57.</w:t>
      </w:r>
    </w:p>
    <w:p w14:paraId="7C4FE09F" w14:textId="3585DB8C" w:rsidR="00BD7068" w:rsidRPr="00106D83" w:rsidRDefault="006F4641" w:rsidP="00E34D69">
      <w:pPr>
        <w:pStyle w:val="ListParagraph"/>
        <w:numPr>
          <w:ilvl w:val="0"/>
          <w:numId w:val="22"/>
        </w:numPr>
        <w:rPr>
          <w:rFonts w:ascii="Arial" w:hAnsi="Arial" w:cs="Arial"/>
          <w:sz w:val="22"/>
          <w:szCs w:val="22"/>
          <w:lang w:eastAsia="en-GB"/>
        </w:rPr>
      </w:pPr>
      <w:r w:rsidRPr="00106D83">
        <w:rPr>
          <w:rFonts w:ascii="Arial" w:hAnsi="Arial" w:cs="Arial"/>
          <w:sz w:val="22"/>
          <w:szCs w:val="22"/>
        </w:rPr>
        <w:t>Verma K. Ability Hand – a revolution in bionic technology [Internet]. Interesting Engineering. 2023 [cited 2025 May 5]. Available from: https://interestingengineering.com/ces-2023/ability-hand-revolution-bionic-technology?group=test_a</w:t>
      </w:r>
    </w:p>
    <w:p w14:paraId="794CF14C" w14:textId="6C3ECDE1" w:rsidR="006F4641" w:rsidRPr="00106D83" w:rsidRDefault="001C0BB3" w:rsidP="00E34D69">
      <w:pPr>
        <w:pStyle w:val="ListParagraph"/>
        <w:numPr>
          <w:ilvl w:val="0"/>
          <w:numId w:val="22"/>
        </w:numPr>
        <w:rPr>
          <w:rFonts w:ascii="Arial" w:hAnsi="Arial" w:cs="Arial"/>
          <w:sz w:val="22"/>
          <w:szCs w:val="22"/>
          <w:lang w:eastAsia="en-GB"/>
        </w:rPr>
      </w:pPr>
      <w:r w:rsidRPr="00106D83">
        <w:rPr>
          <w:rFonts w:ascii="Arial" w:hAnsi="Arial" w:cs="Arial"/>
          <w:sz w:val="22"/>
          <w:szCs w:val="22"/>
        </w:rPr>
        <w:lastRenderedPageBreak/>
        <w:t>Chen Z, Min H, Wang D, Xia Z, Sun F, Fang B. A Review of Myoelectric Control for Prosthetic Hand Manipulation. Biomimetics [Internet]. 2023 Jul 1;8(3):328. Available from: https://www.mdpi.com/2313-7673/8/3/328</w:t>
      </w:r>
    </w:p>
    <w:p w14:paraId="57F0BA65" w14:textId="31E15233" w:rsidR="001C0BB3" w:rsidRPr="00106D83" w:rsidRDefault="001A6E6A" w:rsidP="00E34D69">
      <w:pPr>
        <w:pStyle w:val="ListParagraph"/>
        <w:numPr>
          <w:ilvl w:val="0"/>
          <w:numId w:val="22"/>
        </w:numPr>
        <w:rPr>
          <w:rFonts w:ascii="Arial" w:hAnsi="Arial" w:cs="Arial"/>
          <w:sz w:val="22"/>
          <w:szCs w:val="22"/>
          <w:lang w:eastAsia="en-GB"/>
        </w:rPr>
      </w:pPr>
      <w:r w:rsidRPr="00106D83">
        <w:rPr>
          <w:rFonts w:ascii="Arial" w:hAnsi="Arial" w:cs="Arial"/>
          <w:sz w:val="22"/>
          <w:szCs w:val="22"/>
        </w:rPr>
        <w:t xml:space="preserve">Wang B, Li J, Hargrove L, </w:t>
      </w:r>
      <w:proofErr w:type="spellStart"/>
      <w:r w:rsidRPr="00106D83">
        <w:rPr>
          <w:rFonts w:ascii="Arial" w:hAnsi="Arial" w:cs="Arial"/>
          <w:sz w:val="22"/>
          <w:szCs w:val="22"/>
        </w:rPr>
        <w:t>Kamavuako</w:t>
      </w:r>
      <w:proofErr w:type="spellEnd"/>
      <w:r w:rsidRPr="00106D83">
        <w:rPr>
          <w:rFonts w:ascii="Arial" w:hAnsi="Arial" w:cs="Arial"/>
          <w:sz w:val="22"/>
          <w:szCs w:val="22"/>
        </w:rPr>
        <w:t xml:space="preserve"> EN. Unravelling Influence Factors in Pattern Recognition Myoelectric Control Systems: The Impact of Limb Positions and Electrode Shifts. Sensors. 2024 Jul 25;24(15):4840–0.</w:t>
      </w:r>
    </w:p>
    <w:p w14:paraId="74E9951A" w14:textId="6F9F6B3A" w:rsidR="001A6E6A" w:rsidRPr="00106D83" w:rsidRDefault="006B0128" w:rsidP="00E34D69">
      <w:pPr>
        <w:pStyle w:val="ListParagraph"/>
        <w:numPr>
          <w:ilvl w:val="0"/>
          <w:numId w:val="22"/>
        </w:numPr>
        <w:rPr>
          <w:rFonts w:ascii="Arial" w:hAnsi="Arial" w:cs="Arial"/>
          <w:sz w:val="22"/>
          <w:szCs w:val="22"/>
          <w:lang w:eastAsia="en-GB"/>
        </w:rPr>
      </w:pPr>
      <w:proofErr w:type="spellStart"/>
      <w:r w:rsidRPr="00106D83">
        <w:rPr>
          <w:rFonts w:ascii="Arial" w:hAnsi="Arial" w:cs="Arial"/>
          <w:sz w:val="22"/>
          <w:szCs w:val="22"/>
        </w:rPr>
        <w:t>Bouwsema</w:t>
      </w:r>
      <w:proofErr w:type="spellEnd"/>
      <w:r w:rsidRPr="00106D83">
        <w:rPr>
          <w:rFonts w:ascii="Arial" w:hAnsi="Arial" w:cs="Arial"/>
          <w:sz w:val="22"/>
          <w:szCs w:val="22"/>
        </w:rPr>
        <w:t xml:space="preserve"> H, van der Sluis CK, Bongers RM. Changes in performance over time while learning to use a myoelectric prosthesis. Journal of </w:t>
      </w:r>
      <w:proofErr w:type="spellStart"/>
      <w:r w:rsidRPr="00106D83">
        <w:rPr>
          <w:rFonts w:ascii="Arial" w:hAnsi="Arial" w:cs="Arial"/>
          <w:sz w:val="22"/>
          <w:szCs w:val="22"/>
        </w:rPr>
        <w:t>NeuroEngineering</w:t>
      </w:r>
      <w:proofErr w:type="spellEnd"/>
      <w:r w:rsidRPr="00106D83">
        <w:rPr>
          <w:rFonts w:ascii="Arial" w:hAnsi="Arial" w:cs="Arial"/>
          <w:sz w:val="22"/>
          <w:szCs w:val="22"/>
        </w:rPr>
        <w:t xml:space="preserve"> and Rehabilitation. 2014;11(1):16.</w:t>
      </w:r>
    </w:p>
    <w:p w14:paraId="0E3019D2" w14:textId="2BE85ACD" w:rsidR="00993EC7" w:rsidRPr="00106D83" w:rsidRDefault="00BA5803" w:rsidP="00E34D69">
      <w:pPr>
        <w:pStyle w:val="ListParagraph"/>
        <w:numPr>
          <w:ilvl w:val="0"/>
          <w:numId w:val="22"/>
        </w:numPr>
        <w:rPr>
          <w:rFonts w:ascii="Arial" w:hAnsi="Arial" w:cs="Arial"/>
          <w:sz w:val="22"/>
          <w:szCs w:val="22"/>
          <w:lang w:eastAsia="en-GB"/>
        </w:rPr>
      </w:pPr>
      <w:proofErr w:type="spellStart"/>
      <w:r w:rsidRPr="00106D83">
        <w:rPr>
          <w:rFonts w:ascii="Arial" w:hAnsi="Arial" w:cs="Arial"/>
          <w:sz w:val="22"/>
          <w:szCs w:val="22"/>
        </w:rPr>
        <w:t>Mouchoux</w:t>
      </w:r>
      <w:proofErr w:type="spellEnd"/>
      <w:r w:rsidRPr="00106D83">
        <w:rPr>
          <w:rFonts w:ascii="Arial" w:hAnsi="Arial" w:cs="Arial"/>
          <w:sz w:val="22"/>
          <w:szCs w:val="22"/>
        </w:rPr>
        <w:t xml:space="preserve"> J, Bravo-Cabrera MA, Dosen S, Schilling AF, Markovic M. Impact of Shared Control Modalities on Performance and Usability of Semi-autonomous Prostheses. Frontiers in Neurorobotics. 2021 Dec 17;15.</w:t>
      </w:r>
    </w:p>
    <w:p w14:paraId="583774F9" w14:textId="6EF96675" w:rsidR="00B50E85" w:rsidRPr="00106D83" w:rsidRDefault="00B50E85" w:rsidP="00E34D69">
      <w:pPr>
        <w:pStyle w:val="ListParagraph"/>
        <w:numPr>
          <w:ilvl w:val="0"/>
          <w:numId w:val="22"/>
        </w:numPr>
        <w:rPr>
          <w:rFonts w:ascii="Arial" w:hAnsi="Arial" w:cs="Arial"/>
          <w:sz w:val="22"/>
          <w:szCs w:val="22"/>
          <w:lang w:eastAsia="en-GB"/>
        </w:rPr>
      </w:pPr>
      <w:r w:rsidRPr="00106D83">
        <w:rPr>
          <w:rFonts w:ascii="Arial" w:hAnsi="Arial" w:cs="Arial"/>
          <w:sz w:val="22"/>
          <w:szCs w:val="22"/>
        </w:rPr>
        <w:t>T</w:t>
      </w:r>
      <w:r w:rsidR="001074C4" w:rsidRPr="00106D83">
        <w:rPr>
          <w:rFonts w:ascii="Arial" w:hAnsi="Arial" w:cs="Arial"/>
          <w:sz w:val="22"/>
          <w:szCs w:val="22"/>
        </w:rPr>
        <w:t>awfi</w:t>
      </w:r>
      <w:r w:rsidR="0020165F" w:rsidRPr="00106D83">
        <w:rPr>
          <w:rFonts w:ascii="Arial" w:hAnsi="Arial" w:cs="Arial"/>
          <w:sz w:val="22"/>
          <w:szCs w:val="22"/>
        </w:rPr>
        <w:t>k</w:t>
      </w:r>
      <w:r w:rsidRPr="00106D83">
        <w:rPr>
          <w:rFonts w:ascii="Arial" w:hAnsi="Arial" w:cs="Arial"/>
          <w:sz w:val="22"/>
          <w:szCs w:val="22"/>
        </w:rPr>
        <w:t xml:space="preserve"> M, Baqer I, </w:t>
      </w:r>
      <w:proofErr w:type="spellStart"/>
      <w:r w:rsidRPr="00106D83">
        <w:rPr>
          <w:rFonts w:ascii="Arial" w:hAnsi="Arial" w:cs="Arial"/>
          <w:sz w:val="22"/>
          <w:szCs w:val="22"/>
        </w:rPr>
        <w:t>Abdulsahib</w:t>
      </w:r>
      <w:proofErr w:type="spellEnd"/>
      <w:r w:rsidRPr="00106D83">
        <w:rPr>
          <w:rFonts w:ascii="Arial" w:hAnsi="Arial" w:cs="Arial"/>
          <w:sz w:val="22"/>
          <w:szCs w:val="22"/>
        </w:rPr>
        <w:t xml:space="preserve"> A. Grasping Force Controlling by Slip Detection for Specific Artificial Hand (</w:t>
      </w:r>
      <w:proofErr w:type="spellStart"/>
      <w:r w:rsidRPr="00106D83">
        <w:rPr>
          <w:rFonts w:ascii="Arial" w:hAnsi="Arial" w:cs="Arial"/>
          <w:sz w:val="22"/>
          <w:szCs w:val="22"/>
        </w:rPr>
        <w:t>ottobock</w:t>
      </w:r>
      <w:proofErr w:type="spellEnd"/>
      <w:r w:rsidRPr="00106D83">
        <w:rPr>
          <w:rFonts w:ascii="Arial" w:hAnsi="Arial" w:cs="Arial"/>
          <w:sz w:val="22"/>
          <w:szCs w:val="22"/>
        </w:rPr>
        <w:t xml:space="preserve"> 8E37). Engineering and Technology Journal. 2018 Sep 25;36(9A):979–84.</w:t>
      </w:r>
    </w:p>
    <w:p w14:paraId="0C696F26" w14:textId="5EC57572" w:rsidR="00C81CF0" w:rsidRPr="00106D83" w:rsidRDefault="00404DA4" w:rsidP="00E34D69">
      <w:pPr>
        <w:pStyle w:val="ListParagraph"/>
        <w:numPr>
          <w:ilvl w:val="0"/>
          <w:numId w:val="22"/>
        </w:numPr>
        <w:rPr>
          <w:rFonts w:ascii="Arial" w:hAnsi="Arial" w:cs="Arial"/>
          <w:sz w:val="22"/>
          <w:szCs w:val="22"/>
          <w:lang w:eastAsia="en-GB"/>
        </w:rPr>
      </w:pPr>
      <w:r w:rsidRPr="00106D83">
        <w:rPr>
          <w:rFonts w:ascii="Arial" w:hAnsi="Arial" w:cs="Arial"/>
          <w:sz w:val="22"/>
          <w:szCs w:val="22"/>
        </w:rPr>
        <w:t xml:space="preserve">van der Riet D, Stopforth R, Bright G, Diegel O. An overview and comparison of upper limb prosthetics [Internet]. IEEE Xplore. 2013. p. 1–8. Available from: </w:t>
      </w:r>
      <w:r w:rsidR="003417E0" w:rsidRPr="00106D83">
        <w:rPr>
          <w:rFonts w:ascii="Arial" w:hAnsi="Arial" w:cs="Arial"/>
          <w:sz w:val="22"/>
          <w:szCs w:val="22"/>
        </w:rPr>
        <w:t>https://ieeexplore.ieee.org/abstract/document/6757590</w:t>
      </w:r>
    </w:p>
    <w:p w14:paraId="0E32A048" w14:textId="5F8B72C0" w:rsidR="003417E0" w:rsidRPr="00106D83" w:rsidRDefault="003417E0" w:rsidP="003417E0">
      <w:pPr>
        <w:pStyle w:val="ListParagraph"/>
        <w:numPr>
          <w:ilvl w:val="0"/>
          <w:numId w:val="22"/>
        </w:numPr>
        <w:rPr>
          <w:rFonts w:ascii="Arial" w:hAnsi="Arial" w:cs="Arial"/>
          <w:sz w:val="22"/>
          <w:szCs w:val="22"/>
          <w:lang w:eastAsia="en-GB"/>
        </w:rPr>
      </w:pPr>
      <w:r w:rsidRPr="00106D83">
        <w:rPr>
          <w:rFonts w:ascii="Arial" w:hAnsi="Arial" w:cs="Arial"/>
          <w:sz w:val="22"/>
          <w:szCs w:val="22"/>
        </w:rPr>
        <w:t xml:space="preserve">Khin PM, Low JH, Ang MH, Yeow CH. Development and Grasp Stability Estimation of </w:t>
      </w:r>
      <w:proofErr w:type="spellStart"/>
      <w:r w:rsidRPr="00106D83">
        <w:rPr>
          <w:rFonts w:ascii="Arial" w:hAnsi="Arial" w:cs="Arial"/>
          <w:sz w:val="22"/>
          <w:szCs w:val="22"/>
        </w:rPr>
        <w:t>Sensorized</w:t>
      </w:r>
      <w:proofErr w:type="spellEnd"/>
      <w:r w:rsidRPr="00106D83">
        <w:rPr>
          <w:rFonts w:ascii="Arial" w:hAnsi="Arial" w:cs="Arial"/>
          <w:sz w:val="22"/>
          <w:szCs w:val="22"/>
        </w:rPr>
        <w:t xml:space="preserve"> Soft Robotic Hand. Frontiers in Robotics and AI. 2021 Mar 31;8.</w:t>
      </w:r>
    </w:p>
    <w:p w14:paraId="6D13D487" w14:textId="55D67CF7" w:rsidR="00404DA4" w:rsidRPr="00106D83" w:rsidRDefault="004764DD" w:rsidP="00E34D69">
      <w:pPr>
        <w:pStyle w:val="ListParagraph"/>
        <w:numPr>
          <w:ilvl w:val="0"/>
          <w:numId w:val="22"/>
        </w:numPr>
        <w:rPr>
          <w:rFonts w:ascii="Arial" w:hAnsi="Arial" w:cs="Arial"/>
          <w:sz w:val="22"/>
          <w:szCs w:val="22"/>
          <w:lang w:eastAsia="en-GB"/>
        </w:rPr>
      </w:pPr>
      <w:r w:rsidRPr="00106D83">
        <w:rPr>
          <w:rFonts w:ascii="Arial" w:hAnsi="Arial" w:cs="Arial"/>
          <w:sz w:val="22"/>
          <w:szCs w:val="22"/>
        </w:rPr>
        <w:t xml:space="preserve">Fabio </w:t>
      </w:r>
      <w:proofErr w:type="spellStart"/>
      <w:r w:rsidRPr="00106D83">
        <w:rPr>
          <w:rFonts w:ascii="Arial" w:hAnsi="Arial" w:cs="Arial"/>
          <w:sz w:val="22"/>
          <w:szCs w:val="22"/>
        </w:rPr>
        <w:t>Morbidi</w:t>
      </w:r>
      <w:proofErr w:type="spellEnd"/>
      <w:r w:rsidRPr="00106D83">
        <w:rPr>
          <w:rFonts w:ascii="Arial" w:hAnsi="Arial" w:cs="Arial"/>
          <w:sz w:val="22"/>
          <w:szCs w:val="22"/>
        </w:rPr>
        <w:t xml:space="preserve">, </w:t>
      </w:r>
      <w:proofErr w:type="spellStart"/>
      <w:r w:rsidRPr="00106D83">
        <w:rPr>
          <w:rFonts w:ascii="Arial" w:hAnsi="Arial" w:cs="Arial"/>
          <w:sz w:val="22"/>
          <w:szCs w:val="22"/>
        </w:rPr>
        <w:t>Devigne</w:t>
      </w:r>
      <w:proofErr w:type="spellEnd"/>
      <w:r w:rsidRPr="00106D83">
        <w:rPr>
          <w:rFonts w:ascii="Arial" w:hAnsi="Arial" w:cs="Arial"/>
          <w:sz w:val="22"/>
          <w:szCs w:val="22"/>
        </w:rPr>
        <w:t xml:space="preserve"> L, Catalin Stefan Teodorescu, Bastien </w:t>
      </w:r>
      <w:proofErr w:type="spellStart"/>
      <w:r w:rsidRPr="00106D83">
        <w:rPr>
          <w:rFonts w:ascii="Arial" w:hAnsi="Arial" w:cs="Arial"/>
          <w:sz w:val="22"/>
          <w:szCs w:val="22"/>
        </w:rPr>
        <w:t>Fraudet</w:t>
      </w:r>
      <w:proofErr w:type="spellEnd"/>
      <w:r w:rsidRPr="00106D83">
        <w:rPr>
          <w:rFonts w:ascii="Arial" w:hAnsi="Arial" w:cs="Arial"/>
          <w:sz w:val="22"/>
          <w:szCs w:val="22"/>
        </w:rPr>
        <w:t xml:space="preserve">, </w:t>
      </w:r>
      <w:proofErr w:type="spellStart"/>
      <w:r w:rsidRPr="00106D83">
        <w:rPr>
          <w:rFonts w:ascii="Arial" w:hAnsi="Arial" w:cs="Arial"/>
          <w:sz w:val="22"/>
          <w:szCs w:val="22"/>
        </w:rPr>
        <w:t>Leblong</w:t>
      </w:r>
      <w:proofErr w:type="spellEnd"/>
      <w:r w:rsidRPr="00106D83">
        <w:rPr>
          <w:rFonts w:ascii="Arial" w:hAnsi="Arial" w:cs="Arial"/>
          <w:sz w:val="22"/>
          <w:szCs w:val="22"/>
        </w:rPr>
        <w:t xml:space="preserve"> E, Carlson T, et al. Assistive Robotic Technologies for Next-Generation Smart Wheelchairs: Codesign and Modularity to Improve Users’ Quality of Life. IEEE Robotics &amp; Automation Magazine. 2023 Mar 1;30(1):24–35.</w:t>
      </w:r>
    </w:p>
    <w:p w14:paraId="599F785B" w14:textId="5CC523FA" w:rsidR="004764DD" w:rsidRPr="00106D83" w:rsidRDefault="00BB2E75" w:rsidP="00E34D69">
      <w:pPr>
        <w:pStyle w:val="ListParagraph"/>
        <w:numPr>
          <w:ilvl w:val="0"/>
          <w:numId w:val="22"/>
        </w:numPr>
        <w:rPr>
          <w:rFonts w:ascii="Arial" w:hAnsi="Arial" w:cs="Arial"/>
          <w:sz w:val="22"/>
          <w:szCs w:val="22"/>
          <w:lang w:eastAsia="en-GB"/>
        </w:rPr>
      </w:pPr>
      <w:r w:rsidRPr="00106D83">
        <w:rPr>
          <w:rFonts w:ascii="Arial" w:hAnsi="Arial" w:cs="Arial"/>
          <w:sz w:val="22"/>
          <w:szCs w:val="22"/>
        </w:rPr>
        <w:t xml:space="preserve">Carlson T. Towards equitable shared control. at - </w:t>
      </w:r>
      <w:proofErr w:type="spellStart"/>
      <w:r w:rsidRPr="00106D83">
        <w:rPr>
          <w:rFonts w:ascii="Arial" w:hAnsi="Arial" w:cs="Arial"/>
          <w:sz w:val="22"/>
          <w:szCs w:val="22"/>
        </w:rPr>
        <w:t>Automatisierungstechnik</w:t>
      </w:r>
      <w:proofErr w:type="spellEnd"/>
      <w:r w:rsidRPr="00106D83">
        <w:rPr>
          <w:rFonts w:ascii="Arial" w:hAnsi="Arial" w:cs="Arial"/>
          <w:sz w:val="22"/>
          <w:szCs w:val="22"/>
        </w:rPr>
        <w:t>. 2024 Nov 28;72(12):1112–20.</w:t>
      </w:r>
    </w:p>
    <w:p w14:paraId="17488BBA" w14:textId="1370BA98" w:rsidR="00BB2E75" w:rsidRPr="00106D83" w:rsidRDefault="00FA269F" w:rsidP="00E34D69">
      <w:pPr>
        <w:pStyle w:val="ListParagraph"/>
        <w:numPr>
          <w:ilvl w:val="0"/>
          <w:numId w:val="22"/>
        </w:numPr>
        <w:rPr>
          <w:rFonts w:ascii="Arial" w:hAnsi="Arial" w:cs="Arial"/>
          <w:sz w:val="22"/>
          <w:szCs w:val="22"/>
          <w:lang w:eastAsia="en-GB"/>
        </w:rPr>
      </w:pPr>
      <w:r w:rsidRPr="00106D83">
        <w:rPr>
          <w:rFonts w:ascii="Arial" w:hAnsi="Arial" w:cs="Arial"/>
          <w:sz w:val="22"/>
          <w:szCs w:val="22"/>
        </w:rPr>
        <w:t>Zhang B, Holloway C, Carlson T. Reinforcement Learning Based Shared Control Navigation [Internet]. [cited 2025 May 5]. Available from: https://discovery.ucl.ac.uk/id/eprint/10190666/1/SMC23_ACCEPTED.pdf</w:t>
      </w:r>
    </w:p>
    <w:p w14:paraId="52E0B29A" w14:textId="572F8279" w:rsidR="00FA269F" w:rsidRPr="00106D83" w:rsidRDefault="00FF54D3" w:rsidP="00E34D69">
      <w:pPr>
        <w:pStyle w:val="ListParagraph"/>
        <w:numPr>
          <w:ilvl w:val="0"/>
          <w:numId w:val="22"/>
        </w:numPr>
        <w:rPr>
          <w:rFonts w:ascii="Arial" w:hAnsi="Arial" w:cs="Arial"/>
          <w:sz w:val="22"/>
          <w:szCs w:val="22"/>
          <w:lang w:eastAsia="en-GB"/>
        </w:rPr>
      </w:pPr>
      <w:r w:rsidRPr="00106D83">
        <w:rPr>
          <w:rFonts w:ascii="Arial" w:hAnsi="Arial" w:cs="Arial"/>
          <w:sz w:val="22"/>
          <w:szCs w:val="22"/>
        </w:rPr>
        <w:t xml:space="preserve">artificial intelligence shared control prosthetic hand - Search Results - PubMed [Internet]. PubMed. 2015 [cited 2025 May 5]. Available from: </w:t>
      </w:r>
      <w:r w:rsidR="0066013C" w:rsidRPr="00106D83">
        <w:rPr>
          <w:rFonts w:ascii="Arial" w:hAnsi="Arial" w:cs="Arial"/>
          <w:sz w:val="22"/>
          <w:szCs w:val="22"/>
        </w:rPr>
        <w:t>https://pubmed.ncbi.nlm.nih.gov/?term=+artificial+intelligence+shared+control+prosthetic+hand</w:t>
      </w:r>
    </w:p>
    <w:p w14:paraId="36A71CA0" w14:textId="66DDC882" w:rsidR="0066013C" w:rsidRPr="00106D83" w:rsidRDefault="0066013C" w:rsidP="00E34D69">
      <w:pPr>
        <w:pStyle w:val="ListParagraph"/>
        <w:numPr>
          <w:ilvl w:val="0"/>
          <w:numId w:val="22"/>
        </w:numPr>
        <w:rPr>
          <w:rFonts w:ascii="Arial" w:hAnsi="Arial" w:cs="Arial"/>
          <w:sz w:val="22"/>
          <w:szCs w:val="22"/>
          <w:lang w:eastAsia="en-GB"/>
        </w:rPr>
      </w:pPr>
      <w:r w:rsidRPr="00106D83">
        <w:rPr>
          <w:rFonts w:ascii="Arial" w:hAnsi="Arial" w:cs="Arial"/>
          <w:sz w:val="22"/>
          <w:szCs w:val="22"/>
          <w:lang w:eastAsia="en-GB"/>
        </w:rPr>
        <w:t xml:space="preserve">Farshad </w:t>
      </w:r>
      <w:proofErr w:type="spellStart"/>
      <w:r w:rsidRPr="00106D83">
        <w:rPr>
          <w:rFonts w:ascii="Arial" w:hAnsi="Arial" w:cs="Arial"/>
          <w:sz w:val="22"/>
          <w:szCs w:val="22"/>
          <w:lang w:eastAsia="en-GB"/>
        </w:rPr>
        <w:t>Khadivar</w:t>
      </w:r>
      <w:proofErr w:type="spellEnd"/>
      <w:r w:rsidRPr="00106D83">
        <w:rPr>
          <w:rFonts w:ascii="Arial" w:hAnsi="Arial" w:cs="Arial"/>
          <w:sz w:val="22"/>
          <w:szCs w:val="22"/>
          <w:lang w:eastAsia="en-GB"/>
        </w:rPr>
        <w:t xml:space="preserve">, Mendez V, Gaspar C, Iason </w:t>
      </w:r>
      <w:proofErr w:type="spellStart"/>
      <w:r w:rsidRPr="00106D83">
        <w:rPr>
          <w:rFonts w:ascii="Arial" w:hAnsi="Arial" w:cs="Arial"/>
          <w:sz w:val="22"/>
          <w:szCs w:val="22"/>
          <w:lang w:eastAsia="en-GB"/>
        </w:rPr>
        <w:t>Batzianoulis</w:t>
      </w:r>
      <w:proofErr w:type="spellEnd"/>
      <w:r w:rsidRPr="00106D83">
        <w:rPr>
          <w:rFonts w:ascii="Arial" w:hAnsi="Arial" w:cs="Arial"/>
          <w:sz w:val="22"/>
          <w:szCs w:val="22"/>
          <w:lang w:eastAsia="en-GB"/>
        </w:rPr>
        <w:t xml:space="preserve">, Billard A, Silvestro </w:t>
      </w:r>
      <w:proofErr w:type="spellStart"/>
      <w:r w:rsidRPr="00106D83">
        <w:rPr>
          <w:rFonts w:ascii="Arial" w:hAnsi="Arial" w:cs="Arial"/>
          <w:sz w:val="22"/>
          <w:szCs w:val="22"/>
          <w:lang w:eastAsia="en-GB"/>
        </w:rPr>
        <w:t>Micera</w:t>
      </w:r>
      <w:proofErr w:type="spellEnd"/>
      <w:r w:rsidRPr="00106D83">
        <w:rPr>
          <w:rFonts w:ascii="Arial" w:hAnsi="Arial" w:cs="Arial"/>
          <w:sz w:val="22"/>
          <w:szCs w:val="22"/>
          <w:lang w:eastAsia="en-GB"/>
        </w:rPr>
        <w:t>. EMG-driven shared human-robot compliant control for in-hand object manipulation in hand prostheses. Journal of Neural Engineering. 2022 Dec 1;19(6):066024–4.</w:t>
      </w:r>
    </w:p>
    <w:p w14:paraId="75744776" w14:textId="1A8CC6BF" w:rsidR="00FF54D3" w:rsidRPr="00106D83" w:rsidRDefault="00F305F3" w:rsidP="00E34D69">
      <w:pPr>
        <w:pStyle w:val="ListParagraph"/>
        <w:numPr>
          <w:ilvl w:val="0"/>
          <w:numId w:val="22"/>
        </w:numPr>
        <w:rPr>
          <w:rFonts w:ascii="Arial" w:hAnsi="Arial" w:cs="Arial"/>
          <w:sz w:val="22"/>
          <w:szCs w:val="22"/>
          <w:lang w:eastAsia="en-GB"/>
        </w:rPr>
      </w:pPr>
      <w:r w:rsidRPr="00106D83">
        <w:rPr>
          <w:rFonts w:ascii="Arial" w:hAnsi="Arial" w:cs="Arial"/>
          <w:sz w:val="22"/>
          <w:szCs w:val="22"/>
        </w:rPr>
        <w:t>AI in Healthcare Market Size, Trends &amp; Forecast 2025-2035 [Internet]. Futuremarketinsights.com. 2025. Available from: https://www.futuremarketinsights.com/reports/artificial-intelligence-in-healthcare-market</w:t>
      </w:r>
    </w:p>
    <w:p w14:paraId="415B1C2E" w14:textId="51BE267F" w:rsidR="00F305F3" w:rsidRPr="00106D83" w:rsidRDefault="00C06906" w:rsidP="00E34D69">
      <w:pPr>
        <w:pStyle w:val="ListParagraph"/>
        <w:numPr>
          <w:ilvl w:val="0"/>
          <w:numId w:val="22"/>
        </w:numPr>
        <w:rPr>
          <w:rFonts w:ascii="Arial" w:hAnsi="Arial" w:cs="Arial"/>
          <w:sz w:val="22"/>
          <w:szCs w:val="22"/>
          <w:lang w:eastAsia="en-GB"/>
        </w:rPr>
      </w:pPr>
      <w:r w:rsidRPr="00106D83">
        <w:rPr>
          <w:rFonts w:ascii="Arial" w:hAnsi="Arial" w:cs="Arial"/>
          <w:sz w:val="22"/>
          <w:szCs w:val="22"/>
        </w:rPr>
        <w:t>Machine Learning - an overview | ScienceDirect Topics [Internet]. Sciencedirect.com. 2016. Available from: https://www.sciencedirect.com/topics/computer-science/machine-learning</w:t>
      </w:r>
    </w:p>
    <w:p w14:paraId="77D44F11" w14:textId="189FC390" w:rsidR="00C06906" w:rsidRPr="00106D83" w:rsidRDefault="009A1E2C" w:rsidP="00E34D69">
      <w:pPr>
        <w:pStyle w:val="ListParagraph"/>
        <w:numPr>
          <w:ilvl w:val="0"/>
          <w:numId w:val="22"/>
        </w:numPr>
        <w:rPr>
          <w:rFonts w:ascii="Arial" w:hAnsi="Arial" w:cs="Arial"/>
          <w:sz w:val="22"/>
          <w:szCs w:val="22"/>
          <w:lang w:eastAsia="en-GB"/>
        </w:rPr>
      </w:pPr>
      <w:r w:rsidRPr="00106D83">
        <w:rPr>
          <w:rFonts w:ascii="Arial" w:hAnsi="Arial" w:cs="Arial"/>
          <w:sz w:val="22"/>
          <w:szCs w:val="22"/>
        </w:rPr>
        <w:t>Computer Vision - an overview | ScienceDirect Topics [Internet]. www.sciencedirect.com. Available from: https://www.sciencedirect.com/topics/computer-science/computer-vision</w:t>
      </w:r>
    </w:p>
    <w:p w14:paraId="5E17AEBC" w14:textId="4F1F7C96" w:rsidR="009A1E2C" w:rsidRPr="00106D83" w:rsidRDefault="00D061AE" w:rsidP="00E34D69">
      <w:pPr>
        <w:pStyle w:val="ListParagraph"/>
        <w:numPr>
          <w:ilvl w:val="0"/>
          <w:numId w:val="22"/>
        </w:numPr>
        <w:rPr>
          <w:rFonts w:ascii="Arial" w:hAnsi="Arial" w:cs="Arial"/>
          <w:sz w:val="22"/>
          <w:szCs w:val="22"/>
          <w:lang w:eastAsia="en-GB"/>
        </w:rPr>
      </w:pPr>
      <w:r w:rsidRPr="00106D83">
        <w:rPr>
          <w:rFonts w:ascii="Arial" w:hAnsi="Arial" w:cs="Arial"/>
          <w:sz w:val="22"/>
          <w:szCs w:val="22"/>
        </w:rPr>
        <w:t>Yamashita R, Nishio M, Do RKG, Togashi K. Convolutional Neural networks: an Overview and Application in Radiology. Insights into Imaging [Internet]. 2018 Jun 22;9(4):611–29. Available from: https://insightsimaging.springeropen.com/articles/10.1007/s13244-018-0639-9</w:t>
      </w:r>
    </w:p>
    <w:p w14:paraId="183108D8" w14:textId="760DC2EF" w:rsidR="00D061AE" w:rsidRPr="00106D83" w:rsidRDefault="00C37891" w:rsidP="00E34D69">
      <w:pPr>
        <w:pStyle w:val="ListParagraph"/>
        <w:numPr>
          <w:ilvl w:val="0"/>
          <w:numId w:val="22"/>
        </w:numPr>
        <w:rPr>
          <w:rFonts w:ascii="Arial" w:hAnsi="Arial" w:cs="Arial"/>
          <w:sz w:val="22"/>
          <w:szCs w:val="22"/>
          <w:lang w:eastAsia="en-GB"/>
        </w:rPr>
      </w:pPr>
      <w:r w:rsidRPr="00106D83">
        <w:rPr>
          <w:rFonts w:ascii="Arial" w:hAnsi="Arial" w:cs="Arial"/>
          <w:sz w:val="22"/>
          <w:szCs w:val="22"/>
        </w:rPr>
        <w:lastRenderedPageBreak/>
        <w:t xml:space="preserve">Baxter D, Snow P, Loureiro R, </w:t>
      </w:r>
      <w:proofErr w:type="spellStart"/>
      <w:r w:rsidRPr="00106D83">
        <w:rPr>
          <w:rFonts w:ascii="Arial" w:hAnsi="Arial" w:cs="Arial"/>
          <w:sz w:val="22"/>
          <w:szCs w:val="22"/>
        </w:rPr>
        <w:t>Mokawem</w:t>
      </w:r>
      <w:proofErr w:type="spellEnd"/>
      <w:r w:rsidRPr="00106D83">
        <w:rPr>
          <w:rFonts w:ascii="Arial" w:hAnsi="Arial" w:cs="Arial"/>
          <w:sz w:val="22"/>
          <w:szCs w:val="22"/>
        </w:rPr>
        <w:t xml:space="preserve"> M, Hawkins B, Yordanov D. OP19 The potential role of computer vision in endoscopic spinal surgery. Oral Presentations [Internet]. 2024 Sep 1 [cited 2025 May 5</w:t>
      </w:r>
      <w:proofErr w:type="gramStart"/>
      <w:r w:rsidRPr="00106D83">
        <w:rPr>
          <w:rFonts w:ascii="Arial" w:hAnsi="Arial" w:cs="Arial"/>
          <w:sz w:val="22"/>
          <w:szCs w:val="22"/>
        </w:rPr>
        <w:t>];A</w:t>
      </w:r>
      <w:proofErr w:type="gramEnd"/>
      <w:r w:rsidRPr="00106D83">
        <w:rPr>
          <w:rFonts w:ascii="Arial" w:hAnsi="Arial" w:cs="Arial"/>
          <w:sz w:val="22"/>
          <w:szCs w:val="22"/>
        </w:rPr>
        <w:t>6.1-A6. Available from: https://sit.bmj.com/content/6/Suppl_1/A6.1</w:t>
      </w:r>
    </w:p>
    <w:p w14:paraId="5BA29FBC" w14:textId="3CF7445D" w:rsidR="00C37891" w:rsidRPr="00106D83" w:rsidRDefault="00766AA1" w:rsidP="00E34D69">
      <w:pPr>
        <w:pStyle w:val="ListParagraph"/>
        <w:numPr>
          <w:ilvl w:val="0"/>
          <w:numId w:val="22"/>
        </w:numPr>
        <w:rPr>
          <w:rFonts w:ascii="Arial" w:hAnsi="Arial" w:cs="Arial"/>
          <w:sz w:val="22"/>
          <w:szCs w:val="22"/>
        </w:rPr>
      </w:pPr>
      <w:r w:rsidRPr="00106D83">
        <w:rPr>
          <w:rFonts w:ascii="Arial" w:hAnsi="Arial" w:cs="Arial"/>
          <w:sz w:val="22"/>
          <w:szCs w:val="22"/>
        </w:rPr>
        <w:t xml:space="preserve">Baxter D, Snow P, Loureiro R, </w:t>
      </w:r>
      <w:proofErr w:type="spellStart"/>
      <w:r w:rsidRPr="00106D83">
        <w:rPr>
          <w:rFonts w:ascii="Arial" w:hAnsi="Arial" w:cs="Arial"/>
          <w:sz w:val="22"/>
          <w:szCs w:val="22"/>
        </w:rPr>
        <w:t>Mokawem</w:t>
      </w:r>
      <w:proofErr w:type="spellEnd"/>
      <w:r w:rsidRPr="00106D83">
        <w:rPr>
          <w:rFonts w:ascii="Arial" w:hAnsi="Arial" w:cs="Arial"/>
          <w:sz w:val="22"/>
          <w:szCs w:val="22"/>
        </w:rPr>
        <w:t xml:space="preserve"> M, Hawkins B, Ziqi Zhang</w:t>
      </w:r>
      <w:r w:rsidRPr="00106D83">
        <w:rPr>
          <w:rFonts w:ascii="Arial" w:hAnsi="Arial" w:cs="Arial"/>
          <w:sz w:val="22"/>
          <w:szCs w:val="22"/>
          <w:lang w:eastAsia="en-GB"/>
        </w:rPr>
        <w:t>. (202</w:t>
      </w:r>
      <w:r w:rsidRPr="00106D83">
        <w:rPr>
          <w:rFonts w:ascii="Arial" w:hAnsi="Arial" w:cs="Arial"/>
          <w:sz w:val="22"/>
          <w:szCs w:val="22"/>
        </w:rPr>
        <w:t>5</w:t>
      </w:r>
      <w:r w:rsidRPr="00106D83">
        <w:rPr>
          <w:rFonts w:ascii="Arial" w:hAnsi="Arial" w:cs="Arial"/>
          <w:sz w:val="22"/>
          <w:szCs w:val="22"/>
          <w:lang w:eastAsia="en-GB"/>
        </w:rPr>
        <w:t>). </w:t>
      </w:r>
      <w:r w:rsidR="00323425" w:rsidRPr="00106D83">
        <w:rPr>
          <w:rFonts w:ascii="Arial" w:hAnsi="Arial" w:cs="Arial"/>
          <w:sz w:val="22"/>
          <w:szCs w:val="22"/>
        </w:rPr>
        <w:t>Real Time Object Detection and Image Segmentation for Endoscopic Spinal Surgery</w:t>
      </w:r>
      <w:r w:rsidRPr="00106D83">
        <w:rPr>
          <w:rFonts w:ascii="Arial" w:hAnsi="Arial" w:cs="Arial"/>
          <w:sz w:val="22"/>
          <w:szCs w:val="22"/>
          <w:lang w:eastAsia="en-GB"/>
        </w:rPr>
        <w:t>. Unpublished manuscrip</w:t>
      </w:r>
      <w:r w:rsidR="00323425" w:rsidRPr="00106D83">
        <w:rPr>
          <w:rFonts w:ascii="Arial" w:hAnsi="Arial" w:cs="Arial"/>
          <w:sz w:val="22"/>
          <w:szCs w:val="22"/>
        </w:rPr>
        <w:t>t.</w:t>
      </w:r>
    </w:p>
    <w:p w14:paraId="127352CE" w14:textId="0448ACEC" w:rsidR="00323425" w:rsidRPr="00106D83" w:rsidRDefault="006806B0" w:rsidP="00E34D69">
      <w:pPr>
        <w:pStyle w:val="ListParagraph"/>
        <w:numPr>
          <w:ilvl w:val="0"/>
          <w:numId w:val="22"/>
        </w:numPr>
        <w:rPr>
          <w:rFonts w:ascii="Arial" w:hAnsi="Arial" w:cs="Arial"/>
          <w:sz w:val="22"/>
          <w:szCs w:val="22"/>
          <w:lang w:eastAsia="en-GB"/>
        </w:rPr>
      </w:pPr>
      <w:r w:rsidRPr="00106D83">
        <w:rPr>
          <w:rFonts w:ascii="Arial" w:hAnsi="Arial" w:cs="Arial"/>
          <w:sz w:val="22"/>
          <w:szCs w:val="22"/>
        </w:rPr>
        <w:t>Hand that sees offers new hope to amputees [Internet]. Press Office. Available from: https://www.ncl.ac.uk/press/articles/archive/2017/05/handthatsees/</w:t>
      </w:r>
    </w:p>
    <w:p w14:paraId="2068601D" w14:textId="1AE02C7B" w:rsidR="00371991" w:rsidRPr="00106D83" w:rsidRDefault="00501069" w:rsidP="00E34D69">
      <w:pPr>
        <w:pStyle w:val="ListParagraph"/>
        <w:numPr>
          <w:ilvl w:val="0"/>
          <w:numId w:val="22"/>
        </w:numPr>
        <w:rPr>
          <w:rFonts w:ascii="Arial" w:hAnsi="Arial" w:cs="Arial"/>
          <w:sz w:val="22"/>
          <w:szCs w:val="22"/>
          <w:lang w:eastAsia="en-GB"/>
        </w:rPr>
      </w:pPr>
      <w:proofErr w:type="spellStart"/>
      <w:r w:rsidRPr="00106D83">
        <w:rPr>
          <w:rFonts w:ascii="Arial" w:hAnsi="Arial" w:cs="Arial"/>
          <w:sz w:val="22"/>
          <w:szCs w:val="22"/>
        </w:rPr>
        <w:t>Glorennec</w:t>
      </w:r>
      <w:proofErr w:type="spellEnd"/>
      <w:r w:rsidRPr="00106D83">
        <w:rPr>
          <w:rFonts w:ascii="Arial" w:hAnsi="Arial" w:cs="Arial"/>
          <w:sz w:val="22"/>
          <w:szCs w:val="22"/>
        </w:rPr>
        <w:t xml:space="preserve"> P. Reinforcement Learning: an Overview [Internet]. Available from: https://citeseerx.ist.psu.edu/document?repid=rep1&amp;type=pdf&amp;doi=b373b0c6e3b4fef4ac0534965708fc382343f8dc</w:t>
      </w:r>
    </w:p>
    <w:p w14:paraId="5A57C6A6" w14:textId="4BB195BB" w:rsidR="00501069" w:rsidRPr="00106D83" w:rsidRDefault="00B007B2" w:rsidP="00E34D69">
      <w:pPr>
        <w:pStyle w:val="ListParagraph"/>
        <w:numPr>
          <w:ilvl w:val="0"/>
          <w:numId w:val="22"/>
        </w:numPr>
        <w:rPr>
          <w:rFonts w:ascii="Arial" w:hAnsi="Arial" w:cs="Arial"/>
          <w:sz w:val="22"/>
          <w:szCs w:val="22"/>
          <w:lang w:eastAsia="en-GB"/>
        </w:rPr>
      </w:pPr>
      <w:r w:rsidRPr="00106D83">
        <w:rPr>
          <w:rFonts w:ascii="Arial" w:hAnsi="Arial" w:cs="Arial"/>
          <w:sz w:val="22"/>
          <w:szCs w:val="22"/>
        </w:rPr>
        <w:t xml:space="preserve">Liu R, Nageotte F, Zanne P, de </w:t>
      </w:r>
      <w:proofErr w:type="spellStart"/>
      <w:r w:rsidRPr="00106D83">
        <w:rPr>
          <w:rFonts w:ascii="Arial" w:hAnsi="Arial" w:cs="Arial"/>
          <w:sz w:val="22"/>
          <w:szCs w:val="22"/>
        </w:rPr>
        <w:t>Mathelin</w:t>
      </w:r>
      <w:proofErr w:type="spellEnd"/>
      <w:r w:rsidRPr="00106D83">
        <w:rPr>
          <w:rFonts w:ascii="Arial" w:hAnsi="Arial" w:cs="Arial"/>
          <w:sz w:val="22"/>
          <w:szCs w:val="22"/>
        </w:rPr>
        <w:t xml:space="preserve"> M, </w:t>
      </w:r>
      <w:proofErr w:type="spellStart"/>
      <w:r w:rsidRPr="00106D83">
        <w:rPr>
          <w:rFonts w:ascii="Arial" w:hAnsi="Arial" w:cs="Arial"/>
          <w:sz w:val="22"/>
          <w:szCs w:val="22"/>
        </w:rPr>
        <w:t>Dresp</w:t>
      </w:r>
      <w:proofErr w:type="spellEnd"/>
      <w:r w:rsidRPr="00106D83">
        <w:rPr>
          <w:rFonts w:ascii="Arial" w:hAnsi="Arial" w:cs="Arial"/>
          <w:sz w:val="22"/>
          <w:szCs w:val="22"/>
        </w:rPr>
        <w:t>-Langley B. Deep Reinforcement Learning for the Control of Robotic Manipulation: A Focussed Mini-Review. Robotics. 2021 Jan 24;10(1):22.</w:t>
      </w:r>
    </w:p>
    <w:p w14:paraId="544759C2" w14:textId="13B32617" w:rsidR="00B25758" w:rsidRPr="00106D83" w:rsidRDefault="00B25758" w:rsidP="00E34D69">
      <w:pPr>
        <w:pStyle w:val="ListParagraph"/>
        <w:numPr>
          <w:ilvl w:val="0"/>
          <w:numId w:val="22"/>
        </w:numPr>
        <w:rPr>
          <w:rFonts w:ascii="Arial" w:hAnsi="Arial" w:cs="Arial"/>
          <w:sz w:val="22"/>
          <w:szCs w:val="22"/>
          <w:lang w:eastAsia="en-GB"/>
        </w:rPr>
      </w:pPr>
      <w:r w:rsidRPr="00106D83">
        <w:rPr>
          <w:rFonts w:ascii="Arial" w:hAnsi="Arial" w:cs="Arial"/>
          <w:sz w:val="22"/>
          <w:szCs w:val="22"/>
        </w:rPr>
        <w:t>prosthetic hand reinforcement learning - Search Results - PubMed [Internet]. PubMed. 2015 [cited 2025 May 5]. Available from: https://pubmed.ncbi.nlm.nih.gov/?term=prosthetic+hand+reinforcement+learning</w:t>
      </w:r>
    </w:p>
    <w:p w14:paraId="182C5428" w14:textId="3A31C127" w:rsidR="00B007B2" w:rsidRPr="00106D83" w:rsidRDefault="00AF7C45" w:rsidP="00E34D69">
      <w:pPr>
        <w:pStyle w:val="ListParagraph"/>
        <w:numPr>
          <w:ilvl w:val="0"/>
          <w:numId w:val="22"/>
        </w:numPr>
        <w:rPr>
          <w:rFonts w:ascii="Arial" w:hAnsi="Arial" w:cs="Arial"/>
          <w:sz w:val="22"/>
          <w:szCs w:val="22"/>
          <w:lang w:eastAsia="en-GB"/>
        </w:rPr>
      </w:pPr>
      <w:r w:rsidRPr="00106D83">
        <w:rPr>
          <w:rFonts w:ascii="Arial" w:hAnsi="Arial" w:cs="Arial"/>
          <w:sz w:val="22"/>
          <w:szCs w:val="22"/>
        </w:rPr>
        <w:t xml:space="preserve">Jethro Odeyemi, Akinola </w:t>
      </w:r>
      <w:proofErr w:type="spellStart"/>
      <w:r w:rsidRPr="00106D83">
        <w:rPr>
          <w:rFonts w:ascii="Arial" w:hAnsi="Arial" w:cs="Arial"/>
          <w:sz w:val="22"/>
          <w:szCs w:val="22"/>
        </w:rPr>
        <w:t>Ogbeyemi</w:t>
      </w:r>
      <w:proofErr w:type="spellEnd"/>
      <w:r w:rsidRPr="00106D83">
        <w:rPr>
          <w:rFonts w:ascii="Arial" w:hAnsi="Arial" w:cs="Arial"/>
          <w:sz w:val="22"/>
          <w:szCs w:val="22"/>
        </w:rPr>
        <w:t>, Wong K, Zhang W. On Automated Object Grasping for Intelligent Prosthetic Hands Using Machine Learning. Bioengineering. 2024 Jan 24;11(2):108–8.</w:t>
      </w:r>
    </w:p>
    <w:p w14:paraId="7CD515F0" w14:textId="6C957D4D" w:rsidR="002D320D" w:rsidRPr="00106D83" w:rsidRDefault="002D320D" w:rsidP="002D320D">
      <w:pPr>
        <w:pStyle w:val="ListParagraph"/>
        <w:numPr>
          <w:ilvl w:val="0"/>
          <w:numId w:val="22"/>
        </w:numPr>
        <w:rPr>
          <w:rFonts w:ascii="Arial" w:hAnsi="Arial" w:cs="Arial"/>
          <w:sz w:val="22"/>
          <w:szCs w:val="22"/>
          <w:lang w:eastAsia="en-GB"/>
        </w:rPr>
      </w:pPr>
      <w:r w:rsidRPr="00106D83">
        <w:rPr>
          <w:rFonts w:ascii="Arial" w:hAnsi="Arial" w:cs="Arial"/>
          <w:sz w:val="22"/>
          <w:szCs w:val="22"/>
        </w:rPr>
        <w:t xml:space="preserve">Pérez-González A, Jurado M, Sancho-Bru J, Vergara M, Andrés F. GRASP SELECTION FOR CYLINDRICAL OBJECTS [Internet]. [cited 2025 May 5]. Available from: </w:t>
      </w:r>
      <w:hyperlink r:id="rId37" w:history="1">
        <w:r w:rsidR="00B92CB4" w:rsidRPr="00106D83">
          <w:rPr>
            <w:rStyle w:val="Hyperlink"/>
            <w:rFonts w:ascii="Arial" w:hAnsi="Arial" w:cs="Arial"/>
            <w:sz w:val="22"/>
            <w:szCs w:val="22"/>
          </w:rPr>
          <w:t>https://esbiomech.org/papers/ESB_congress_2013/oral/S61.4-581.pdf</w:t>
        </w:r>
      </w:hyperlink>
    </w:p>
    <w:p w14:paraId="49B97FE4" w14:textId="059B7C27" w:rsidR="00B92CB4" w:rsidRPr="00106D83" w:rsidRDefault="00B92CB4" w:rsidP="00B92CB4">
      <w:pPr>
        <w:pStyle w:val="ListParagraph"/>
        <w:numPr>
          <w:ilvl w:val="0"/>
          <w:numId w:val="22"/>
        </w:numPr>
        <w:rPr>
          <w:rFonts w:ascii="Arial" w:hAnsi="Arial" w:cs="Arial"/>
          <w:sz w:val="22"/>
          <w:szCs w:val="22"/>
          <w:lang w:eastAsia="en-GB"/>
        </w:rPr>
      </w:pPr>
      <w:r w:rsidRPr="00106D83">
        <w:rPr>
          <w:rFonts w:ascii="Arial" w:hAnsi="Arial" w:cs="Arial"/>
          <w:sz w:val="22"/>
          <w:szCs w:val="22"/>
        </w:rPr>
        <w:t>PSYONIC releases Ability Hand for research users [Internet]. PSYONIC. Available from: https://www.psyonic.io/news/psyonic-releases-ability-hand-for-research-users</w:t>
      </w:r>
    </w:p>
    <w:p w14:paraId="234D2149" w14:textId="70833CC6" w:rsidR="002D320D" w:rsidRPr="00106D83" w:rsidRDefault="002D320D" w:rsidP="002D320D">
      <w:pPr>
        <w:pStyle w:val="ListParagraph"/>
        <w:numPr>
          <w:ilvl w:val="0"/>
          <w:numId w:val="22"/>
        </w:numPr>
        <w:rPr>
          <w:rFonts w:ascii="Arial" w:hAnsi="Arial" w:cs="Arial"/>
          <w:sz w:val="22"/>
          <w:szCs w:val="22"/>
          <w:lang w:eastAsia="en-GB"/>
        </w:rPr>
      </w:pPr>
      <w:proofErr w:type="spellStart"/>
      <w:r w:rsidRPr="00106D83">
        <w:rPr>
          <w:rFonts w:ascii="Arial" w:hAnsi="Arial" w:cs="Arial"/>
          <w:sz w:val="22"/>
          <w:szCs w:val="22"/>
        </w:rPr>
        <w:t>MatWeb</w:t>
      </w:r>
      <w:proofErr w:type="spellEnd"/>
      <w:r w:rsidRPr="00106D83">
        <w:rPr>
          <w:rFonts w:ascii="Arial" w:hAnsi="Arial" w:cs="Arial"/>
          <w:sz w:val="22"/>
          <w:szCs w:val="22"/>
        </w:rPr>
        <w:t>. Overview of materials for High Density Polyethylene (HDPE), Ultra High Molecular Weight [Internet]. www.matweb.com. 2024. Available from: https://www.matweb.com/search/datasheet_print.aspx?matguid=f9470672aa5549cb9c7b157677d02062</w:t>
      </w:r>
    </w:p>
    <w:p w14:paraId="745B99E5" w14:textId="60329B81" w:rsidR="00783862" w:rsidRPr="00106D83" w:rsidRDefault="00CB3A2E" w:rsidP="00E34D69">
      <w:pPr>
        <w:pStyle w:val="ListParagraph"/>
        <w:numPr>
          <w:ilvl w:val="0"/>
          <w:numId w:val="22"/>
        </w:numPr>
        <w:rPr>
          <w:rFonts w:ascii="Arial" w:hAnsi="Arial" w:cs="Arial"/>
          <w:sz w:val="22"/>
          <w:szCs w:val="22"/>
          <w:lang w:eastAsia="en-GB"/>
        </w:rPr>
      </w:pPr>
      <w:r w:rsidRPr="00106D83">
        <w:rPr>
          <w:rFonts w:ascii="Arial" w:hAnsi="Arial" w:cs="Arial"/>
          <w:sz w:val="22"/>
          <w:szCs w:val="22"/>
        </w:rPr>
        <w:t xml:space="preserve">Lorenz B, Krick BA, Rodriguez N, Sawyer WG, Persson BNJ. Static or </w:t>
      </w:r>
      <w:proofErr w:type="spellStart"/>
      <w:r w:rsidRPr="00106D83">
        <w:rPr>
          <w:rFonts w:ascii="Arial" w:hAnsi="Arial" w:cs="Arial"/>
          <w:sz w:val="22"/>
          <w:szCs w:val="22"/>
        </w:rPr>
        <w:t>breakloose</w:t>
      </w:r>
      <w:proofErr w:type="spellEnd"/>
      <w:r w:rsidRPr="00106D83">
        <w:rPr>
          <w:rFonts w:ascii="Arial" w:hAnsi="Arial" w:cs="Arial"/>
          <w:sz w:val="22"/>
          <w:szCs w:val="22"/>
        </w:rPr>
        <w:t xml:space="preserve"> friction for lubricated contacts: The role of surface roughness and </w:t>
      </w:r>
      <w:proofErr w:type="spellStart"/>
      <w:r w:rsidRPr="00106D83">
        <w:rPr>
          <w:rFonts w:ascii="Arial" w:hAnsi="Arial" w:cs="Arial"/>
          <w:sz w:val="22"/>
          <w:szCs w:val="22"/>
        </w:rPr>
        <w:t>dewetting</w:t>
      </w:r>
      <w:proofErr w:type="spellEnd"/>
      <w:r w:rsidRPr="00106D83">
        <w:rPr>
          <w:rFonts w:ascii="Arial" w:hAnsi="Arial" w:cs="Arial"/>
          <w:sz w:val="22"/>
          <w:szCs w:val="22"/>
        </w:rPr>
        <w:t>. Journal of Physics: Condensed Matter [Internet]. 2013 Oct 16;25(44):445013. Available from: https://www.researchgate.net/publication/257888833_Static_or_breakloose_friction_for_lubricated_contacts_The_role_of_surface_roughness_and_dewetting</w:t>
      </w:r>
    </w:p>
    <w:p w14:paraId="7032B1B9" w14:textId="61E63BB9" w:rsidR="00CB3A2E" w:rsidRPr="00106D83" w:rsidRDefault="005D361B" w:rsidP="00E34D69">
      <w:pPr>
        <w:pStyle w:val="ListParagraph"/>
        <w:numPr>
          <w:ilvl w:val="0"/>
          <w:numId w:val="22"/>
        </w:numPr>
        <w:rPr>
          <w:rFonts w:ascii="Arial" w:hAnsi="Arial" w:cs="Arial"/>
          <w:sz w:val="22"/>
          <w:szCs w:val="22"/>
          <w:lang w:eastAsia="en-GB"/>
        </w:rPr>
      </w:pPr>
      <w:r w:rsidRPr="00106D83">
        <w:rPr>
          <w:rFonts w:ascii="Arial" w:hAnsi="Arial" w:cs="Arial"/>
          <w:sz w:val="22"/>
          <w:szCs w:val="22"/>
        </w:rPr>
        <w:t>Ceramic Glaze [Internet]. digitalfire.com. Available from: https://digitalfire.com/glossary/ceramic+glaze</w:t>
      </w:r>
    </w:p>
    <w:p w14:paraId="0B398F5C" w14:textId="49C9FF33" w:rsidR="00E40208" w:rsidRPr="00106D83" w:rsidRDefault="00E21162" w:rsidP="00E34D69">
      <w:pPr>
        <w:pStyle w:val="ListParagraph"/>
        <w:numPr>
          <w:ilvl w:val="0"/>
          <w:numId w:val="22"/>
        </w:numPr>
        <w:rPr>
          <w:rFonts w:ascii="Arial" w:hAnsi="Arial" w:cs="Arial"/>
          <w:sz w:val="22"/>
          <w:szCs w:val="22"/>
          <w:lang w:eastAsia="en-GB"/>
        </w:rPr>
      </w:pPr>
      <w:r w:rsidRPr="00106D83">
        <w:rPr>
          <w:rFonts w:ascii="Arial" w:hAnsi="Arial" w:cs="Arial"/>
          <w:sz w:val="22"/>
          <w:szCs w:val="22"/>
        </w:rPr>
        <w:t>A Review of Nine Physics Engines for Reinforcement Learning Research [Internet]. Arxiv.org. 2023. Available from: https://arxiv.org/html/2407.08590v1</w:t>
      </w:r>
    </w:p>
    <w:p w14:paraId="3B503153" w14:textId="4E8E5017" w:rsidR="00E21162" w:rsidRPr="00106D83" w:rsidRDefault="00E21162" w:rsidP="00E34D69">
      <w:pPr>
        <w:pStyle w:val="ListParagraph"/>
        <w:numPr>
          <w:ilvl w:val="0"/>
          <w:numId w:val="22"/>
        </w:numPr>
        <w:rPr>
          <w:rFonts w:ascii="Arial" w:hAnsi="Arial" w:cs="Arial"/>
          <w:sz w:val="22"/>
          <w:szCs w:val="22"/>
          <w:lang w:eastAsia="en-GB"/>
        </w:rPr>
      </w:pPr>
      <w:proofErr w:type="spellStart"/>
      <w:r w:rsidRPr="00106D83">
        <w:rPr>
          <w:rFonts w:ascii="Arial" w:hAnsi="Arial" w:cs="Arial"/>
          <w:sz w:val="22"/>
          <w:szCs w:val="22"/>
        </w:rPr>
        <w:t>dexsuite</w:t>
      </w:r>
      <w:proofErr w:type="spellEnd"/>
      <w:r w:rsidRPr="00106D83">
        <w:rPr>
          <w:rFonts w:ascii="Arial" w:hAnsi="Arial" w:cs="Arial"/>
          <w:sz w:val="22"/>
          <w:szCs w:val="22"/>
        </w:rPr>
        <w:t xml:space="preserve">. </w:t>
      </w:r>
      <w:proofErr w:type="spellStart"/>
      <w:r w:rsidRPr="00106D83">
        <w:rPr>
          <w:rFonts w:ascii="Arial" w:hAnsi="Arial" w:cs="Arial"/>
          <w:sz w:val="22"/>
          <w:szCs w:val="22"/>
        </w:rPr>
        <w:t>dex-urdf</w:t>
      </w:r>
      <w:proofErr w:type="spellEnd"/>
      <w:r w:rsidRPr="00106D83">
        <w:rPr>
          <w:rFonts w:ascii="Arial" w:hAnsi="Arial" w:cs="Arial"/>
          <w:sz w:val="22"/>
          <w:szCs w:val="22"/>
        </w:rPr>
        <w:t>/robots/hands/</w:t>
      </w:r>
      <w:proofErr w:type="spellStart"/>
      <w:r w:rsidRPr="00106D83">
        <w:rPr>
          <w:rFonts w:ascii="Arial" w:hAnsi="Arial" w:cs="Arial"/>
          <w:sz w:val="22"/>
          <w:szCs w:val="22"/>
        </w:rPr>
        <w:t>ability_hand</w:t>
      </w:r>
      <w:proofErr w:type="spellEnd"/>
      <w:r w:rsidRPr="00106D83">
        <w:rPr>
          <w:rFonts w:ascii="Arial" w:hAnsi="Arial" w:cs="Arial"/>
          <w:sz w:val="22"/>
          <w:szCs w:val="22"/>
        </w:rPr>
        <w:t>/</w:t>
      </w:r>
      <w:proofErr w:type="spellStart"/>
      <w:r w:rsidRPr="00106D83">
        <w:rPr>
          <w:rFonts w:ascii="Arial" w:hAnsi="Arial" w:cs="Arial"/>
          <w:sz w:val="22"/>
          <w:szCs w:val="22"/>
        </w:rPr>
        <w:t>ability_hand_right_glb.urdf</w:t>
      </w:r>
      <w:proofErr w:type="spellEnd"/>
      <w:r w:rsidRPr="00106D83">
        <w:rPr>
          <w:rFonts w:ascii="Arial" w:hAnsi="Arial" w:cs="Arial"/>
          <w:sz w:val="22"/>
          <w:szCs w:val="22"/>
        </w:rPr>
        <w:t xml:space="preserve"> at main · </w:t>
      </w:r>
      <w:proofErr w:type="spellStart"/>
      <w:r w:rsidRPr="00106D83">
        <w:rPr>
          <w:rFonts w:ascii="Arial" w:hAnsi="Arial" w:cs="Arial"/>
          <w:sz w:val="22"/>
          <w:szCs w:val="22"/>
        </w:rPr>
        <w:t>dexsuite</w:t>
      </w:r>
      <w:proofErr w:type="spellEnd"/>
      <w:r w:rsidRPr="00106D83">
        <w:rPr>
          <w:rFonts w:ascii="Arial" w:hAnsi="Arial" w:cs="Arial"/>
          <w:sz w:val="22"/>
          <w:szCs w:val="22"/>
        </w:rPr>
        <w:t>/</w:t>
      </w:r>
      <w:proofErr w:type="spellStart"/>
      <w:r w:rsidRPr="00106D83">
        <w:rPr>
          <w:rFonts w:ascii="Arial" w:hAnsi="Arial" w:cs="Arial"/>
          <w:sz w:val="22"/>
          <w:szCs w:val="22"/>
        </w:rPr>
        <w:t>dex-urdf</w:t>
      </w:r>
      <w:proofErr w:type="spellEnd"/>
      <w:r w:rsidRPr="00106D83">
        <w:rPr>
          <w:rFonts w:ascii="Arial" w:hAnsi="Arial" w:cs="Arial"/>
          <w:sz w:val="22"/>
          <w:szCs w:val="22"/>
        </w:rPr>
        <w:t xml:space="preserve"> [Internet]. GitHub. 2023 [cited 2025 May 5]. Available from: </w:t>
      </w:r>
      <w:r w:rsidR="00014520" w:rsidRPr="00106D83">
        <w:rPr>
          <w:rFonts w:ascii="Arial" w:hAnsi="Arial" w:cs="Arial"/>
          <w:sz w:val="22"/>
          <w:szCs w:val="22"/>
        </w:rPr>
        <w:t>https://github.com/dexsuite/dex-urdf/blob/main/robots/hands/ability_hand/ability_hand_right_glb.urdf</w:t>
      </w:r>
    </w:p>
    <w:p w14:paraId="53887B8F" w14:textId="1620B41E" w:rsidR="00014520" w:rsidRPr="00106D83" w:rsidRDefault="000528E4" w:rsidP="00E34D69">
      <w:pPr>
        <w:pStyle w:val="ListParagraph"/>
        <w:numPr>
          <w:ilvl w:val="0"/>
          <w:numId w:val="22"/>
        </w:numPr>
        <w:rPr>
          <w:rFonts w:ascii="Arial" w:hAnsi="Arial" w:cs="Arial"/>
          <w:sz w:val="22"/>
          <w:szCs w:val="22"/>
          <w:lang w:eastAsia="en-GB"/>
        </w:rPr>
      </w:pPr>
      <w:r w:rsidRPr="00106D83">
        <w:rPr>
          <w:rFonts w:ascii="Arial" w:hAnsi="Arial" w:cs="Arial"/>
          <w:sz w:val="22"/>
          <w:szCs w:val="22"/>
        </w:rPr>
        <w:t>Ability Hand System [Internet]. www.spsco.com. Available from: https://www.spsco.com/ability-hand-system.html</w:t>
      </w:r>
    </w:p>
    <w:p w14:paraId="1730C17E" w14:textId="6FDCFD42" w:rsidR="000528E4" w:rsidRPr="00106D83" w:rsidRDefault="00DB1019" w:rsidP="00E34D69">
      <w:pPr>
        <w:pStyle w:val="ListParagraph"/>
        <w:numPr>
          <w:ilvl w:val="0"/>
          <w:numId w:val="22"/>
        </w:numPr>
        <w:rPr>
          <w:rFonts w:ascii="Arial" w:hAnsi="Arial" w:cs="Arial"/>
          <w:sz w:val="22"/>
          <w:szCs w:val="22"/>
          <w:lang w:eastAsia="en-GB"/>
        </w:rPr>
      </w:pPr>
      <w:proofErr w:type="spellStart"/>
      <w:r w:rsidRPr="00106D83">
        <w:rPr>
          <w:rFonts w:ascii="Arial" w:hAnsi="Arial" w:cs="Arial"/>
          <w:sz w:val="22"/>
          <w:szCs w:val="22"/>
        </w:rPr>
        <w:t>bulletphysics</w:t>
      </w:r>
      <w:proofErr w:type="spellEnd"/>
      <w:r w:rsidRPr="00106D83">
        <w:rPr>
          <w:rFonts w:ascii="Arial" w:hAnsi="Arial" w:cs="Arial"/>
          <w:sz w:val="22"/>
          <w:szCs w:val="22"/>
        </w:rPr>
        <w:t xml:space="preserve">. bullet3/docs/pybullet_quickstartguide.pdf at master · </w:t>
      </w:r>
      <w:proofErr w:type="spellStart"/>
      <w:r w:rsidRPr="00106D83">
        <w:rPr>
          <w:rFonts w:ascii="Arial" w:hAnsi="Arial" w:cs="Arial"/>
          <w:sz w:val="22"/>
          <w:szCs w:val="22"/>
        </w:rPr>
        <w:t>bulletphysics</w:t>
      </w:r>
      <w:proofErr w:type="spellEnd"/>
      <w:r w:rsidRPr="00106D83">
        <w:rPr>
          <w:rFonts w:ascii="Arial" w:hAnsi="Arial" w:cs="Arial"/>
          <w:sz w:val="22"/>
          <w:szCs w:val="22"/>
        </w:rPr>
        <w:t>/bullet3 [Internet]. GitHub. 2025 [cited 2025 May 5]. Available from: https://github.com/bulletphysics/bullet3/blob/master/docs/pybullet_quickstartguide.pdf</w:t>
      </w:r>
    </w:p>
    <w:p w14:paraId="670B614B" w14:textId="2753704D" w:rsidR="00B4021A" w:rsidRPr="00106D83" w:rsidRDefault="00502845" w:rsidP="00E34D69">
      <w:pPr>
        <w:pStyle w:val="ListParagraph"/>
        <w:numPr>
          <w:ilvl w:val="0"/>
          <w:numId w:val="22"/>
        </w:numPr>
        <w:rPr>
          <w:rFonts w:ascii="Arial" w:hAnsi="Arial" w:cs="Arial"/>
          <w:sz w:val="22"/>
          <w:szCs w:val="22"/>
          <w:lang w:eastAsia="en-GB"/>
        </w:rPr>
      </w:pPr>
      <w:r w:rsidRPr="00106D83">
        <w:rPr>
          <w:rFonts w:ascii="Arial" w:hAnsi="Arial" w:cs="Arial"/>
          <w:sz w:val="22"/>
          <w:szCs w:val="22"/>
        </w:rPr>
        <w:lastRenderedPageBreak/>
        <w:t xml:space="preserve">Fletcher M. Problems in Design of Artificial Hands [Internet]. [cited 2025 May 7]. Available from: </w:t>
      </w:r>
      <w:r w:rsidR="00B4021A" w:rsidRPr="00106D83">
        <w:rPr>
          <w:rFonts w:ascii="Arial" w:hAnsi="Arial" w:cs="Arial"/>
          <w:sz w:val="22"/>
          <w:szCs w:val="22"/>
        </w:rPr>
        <w:t>http://www.oandplibrary.org/op/pdf/1955_02_059.pdf.</w:t>
      </w:r>
    </w:p>
    <w:p w14:paraId="4BBD8B03" w14:textId="00430C15" w:rsidR="009B1EAD" w:rsidRPr="00106D83" w:rsidRDefault="00696081" w:rsidP="00E34D69">
      <w:pPr>
        <w:pStyle w:val="ListParagraph"/>
        <w:numPr>
          <w:ilvl w:val="0"/>
          <w:numId w:val="22"/>
        </w:numPr>
        <w:rPr>
          <w:rFonts w:ascii="Arial" w:hAnsi="Arial" w:cs="Arial"/>
          <w:sz w:val="22"/>
          <w:szCs w:val="22"/>
          <w:lang w:eastAsia="en-GB"/>
        </w:rPr>
      </w:pPr>
      <w:r w:rsidRPr="00106D83">
        <w:rPr>
          <w:rFonts w:ascii="Arial" w:hAnsi="Arial" w:cs="Arial"/>
          <w:sz w:val="22"/>
          <w:szCs w:val="22"/>
        </w:rPr>
        <w:t>Reinforcement Learning-Based Bionic Reflex Control for Anthropomorphic Robotic Grasping exploiting Domain Randomization [Internet]. Arxiv.org. 2023 [cited 2025 May 5]. Available from: https://arxiv.org/html/2312.05023v1</w:t>
      </w:r>
    </w:p>
    <w:p w14:paraId="7A13F8D2" w14:textId="5A7F323E" w:rsidR="00696081" w:rsidRPr="00106D83" w:rsidRDefault="00C553AC" w:rsidP="00E34D69">
      <w:pPr>
        <w:pStyle w:val="ListParagraph"/>
        <w:numPr>
          <w:ilvl w:val="0"/>
          <w:numId w:val="22"/>
        </w:numPr>
        <w:rPr>
          <w:rFonts w:ascii="Arial" w:hAnsi="Arial" w:cs="Arial"/>
          <w:sz w:val="22"/>
          <w:szCs w:val="22"/>
          <w:lang w:eastAsia="en-GB"/>
        </w:rPr>
      </w:pPr>
      <w:r w:rsidRPr="00106D83">
        <w:rPr>
          <w:rFonts w:ascii="Arial" w:hAnsi="Arial" w:cs="Arial"/>
          <w:sz w:val="22"/>
          <w:szCs w:val="22"/>
        </w:rPr>
        <w:t xml:space="preserve">Memon MA, Ting H, Cheah JH, </w:t>
      </w:r>
      <w:proofErr w:type="spellStart"/>
      <w:r w:rsidRPr="00106D83">
        <w:rPr>
          <w:rFonts w:ascii="Arial" w:hAnsi="Arial" w:cs="Arial"/>
          <w:sz w:val="22"/>
          <w:szCs w:val="22"/>
        </w:rPr>
        <w:t>Thurasamy</w:t>
      </w:r>
      <w:proofErr w:type="spellEnd"/>
      <w:r w:rsidRPr="00106D83">
        <w:rPr>
          <w:rFonts w:ascii="Arial" w:hAnsi="Arial" w:cs="Arial"/>
          <w:sz w:val="22"/>
          <w:szCs w:val="22"/>
        </w:rPr>
        <w:t xml:space="preserve"> R, Chuah F, Cham TH. Sample size for survey research: Review and recommendations. Journal of Applied Structural Equation </w:t>
      </w:r>
      <w:proofErr w:type="spellStart"/>
      <w:r w:rsidRPr="00106D83">
        <w:rPr>
          <w:rFonts w:ascii="Arial" w:hAnsi="Arial" w:cs="Arial"/>
          <w:sz w:val="22"/>
          <w:szCs w:val="22"/>
        </w:rPr>
        <w:t>Modeling</w:t>
      </w:r>
      <w:proofErr w:type="spellEnd"/>
      <w:r w:rsidRPr="00106D83">
        <w:rPr>
          <w:rFonts w:ascii="Arial" w:hAnsi="Arial" w:cs="Arial"/>
          <w:sz w:val="22"/>
          <w:szCs w:val="22"/>
        </w:rPr>
        <w:t xml:space="preserve"> [Internet]. 2020 Jun;4(2</w:t>
      </w:r>
      <w:proofErr w:type="gramStart"/>
      <w:r w:rsidRPr="00106D83">
        <w:rPr>
          <w:rFonts w:ascii="Arial" w:hAnsi="Arial" w:cs="Arial"/>
          <w:sz w:val="22"/>
          <w:szCs w:val="22"/>
        </w:rPr>
        <w:t>):</w:t>
      </w:r>
      <w:proofErr w:type="spellStart"/>
      <w:r w:rsidRPr="00106D83">
        <w:rPr>
          <w:rFonts w:ascii="Arial" w:hAnsi="Arial" w:cs="Arial"/>
          <w:sz w:val="22"/>
          <w:szCs w:val="22"/>
        </w:rPr>
        <w:t>i</w:t>
      </w:r>
      <w:proofErr w:type="spellEnd"/>
      <w:proofErr w:type="gramEnd"/>
      <w:r w:rsidRPr="00106D83">
        <w:rPr>
          <w:rFonts w:ascii="Arial" w:hAnsi="Arial" w:cs="Arial"/>
          <w:sz w:val="22"/>
          <w:szCs w:val="22"/>
        </w:rPr>
        <w:t>–xx. Available from: https://jasemjournal.com/wp-content/uploads/2020/08/Memon-et-al_JASEM_-Editorial_V4_Iss2_June2020.pdf</w:t>
      </w:r>
    </w:p>
    <w:p w14:paraId="47FFBF71" w14:textId="092618AA" w:rsidR="00C553AC" w:rsidRPr="00106D83" w:rsidRDefault="0034212A" w:rsidP="00E34D69">
      <w:pPr>
        <w:pStyle w:val="ListParagraph"/>
        <w:numPr>
          <w:ilvl w:val="0"/>
          <w:numId w:val="22"/>
        </w:numPr>
        <w:rPr>
          <w:rFonts w:ascii="Arial" w:hAnsi="Arial" w:cs="Arial"/>
          <w:sz w:val="22"/>
          <w:szCs w:val="22"/>
          <w:lang w:eastAsia="en-GB"/>
        </w:rPr>
      </w:pPr>
      <w:r w:rsidRPr="00106D83">
        <w:rPr>
          <w:rFonts w:ascii="Arial" w:hAnsi="Arial" w:cs="Arial"/>
          <w:sz w:val="22"/>
          <w:szCs w:val="22"/>
        </w:rPr>
        <w:t>YOLOv11: An Overview of the Key Architectural Enhancements [Internet]. Arxiv.org. 2015 [cited 2025 May 5]. Available from: https://arxiv.org/html/2410.17725v1#S2</w:t>
      </w:r>
    </w:p>
    <w:p w14:paraId="4A6594DF" w14:textId="1EDFCD66" w:rsidR="00895485" w:rsidRPr="00106D83" w:rsidRDefault="00BC6B6A" w:rsidP="00E34D69">
      <w:pPr>
        <w:pStyle w:val="ListParagraph"/>
        <w:numPr>
          <w:ilvl w:val="0"/>
          <w:numId w:val="22"/>
        </w:numPr>
        <w:rPr>
          <w:rFonts w:ascii="Arial" w:hAnsi="Arial" w:cs="Arial"/>
          <w:sz w:val="22"/>
          <w:szCs w:val="22"/>
          <w:lang w:eastAsia="en-GB"/>
        </w:rPr>
      </w:pPr>
      <w:r w:rsidRPr="00106D83">
        <w:rPr>
          <w:rFonts w:ascii="Arial" w:hAnsi="Arial" w:cs="Arial"/>
          <w:sz w:val="22"/>
          <w:szCs w:val="22"/>
        </w:rPr>
        <w:t xml:space="preserve">Lin TY, Maire M, Belongie S, </w:t>
      </w:r>
      <w:proofErr w:type="spellStart"/>
      <w:r w:rsidRPr="00106D83">
        <w:rPr>
          <w:rFonts w:ascii="Arial" w:hAnsi="Arial" w:cs="Arial"/>
          <w:sz w:val="22"/>
          <w:szCs w:val="22"/>
        </w:rPr>
        <w:t>Bourdev</w:t>
      </w:r>
      <w:proofErr w:type="spellEnd"/>
      <w:r w:rsidRPr="00106D83">
        <w:rPr>
          <w:rFonts w:ascii="Arial" w:hAnsi="Arial" w:cs="Arial"/>
          <w:sz w:val="22"/>
          <w:szCs w:val="22"/>
        </w:rPr>
        <w:t xml:space="preserve"> L, </w:t>
      </w:r>
      <w:proofErr w:type="spellStart"/>
      <w:r w:rsidRPr="00106D83">
        <w:rPr>
          <w:rFonts w:ascii="Arial" w:hAnsi="Arial" w:cs="Arial"/>
          <w:sz w:val="22"/>
          <w:szCs w:val="22"/>
        </w:rPr>
        <w:t>Girshick</w:t>
      </w:r>
      <w:proofErr w:type="spellEnd"/>
      <w:r w:rsidRPr="00106D83">
        <w:rPr>
          <w:rFonts w:ascii="Arial" w:hAnsi="Arial" w:cs="Arial"/>
          <w:sz w:val="22"/>
          <w:szCs w:val="22"/>
        </w:rPr>
        <w:t xml:space="preserve"> R, Hays J, et al. Microsoft COCO: Common Objects in Context [Internet]. arXiv.org. 2014. Available from: https://arxiv.org/abs/1405.0312</w:t>
      </w:r>
    </w:p>
    <w:p w14:paraId="12713BE0" w14:textId="4D05E75D" w:rsidR="00BC6B6A" w:rsidRPr="00106D83" w:rsidRDefault="00E71EE5" w:rsidP="00E34D69">
      <w:pPr>
        <w:pStyle w:val="ListParagraph"/>
        <w:numPr>
          <w:ilvl w:val="0"/>
          <w:numId w:val="22"/>
        </w:numPr>
        <w:rPr>
          <w:rFonts w:ascii="Arial" w:hAnsi="Arial" w:cs="Arial"/>
          <w:sz w:val="22"/>
          <w:szCs w:val="22"/>
          <w:lang w:eastAsia="en-GB"/>
        </w:rPr>
      </w:pPr>
      <w:proofErr w:type="spellStart"/>
      <w:r w:rsidRPr="00106D83">
        <w:rPr>
          <w:rFonts w:ascii="Arial" w:hAnsi="Arial" w:cs="Arial"/>
          <w:sz w:val="22"/>
          <w:szCs w:val="22"/>
        </w:rPr>
        <w:t>ConnectTheDots</w:t>
      </w:r>
      <w:proofErr w:type="spellEnd"/>
      <w:r w:rsidRPr="00106D83">
        <w:rPr>
          <w:rFonts w:ascii="Arial" w:hAnsi="Arial" w:cs="Arial"/>
          <w:sz w:val="22"/>
          <w:szCs w:val="22"/>
        </w:rPr>
        <w:t xml:space="preserve">. Cups Dataset [Internet]. </w:t>
      </w:r>
      <w:proofErr w:type="spellStart"/>
      <w:r w:rsidRPr="00106D83">
        <w:rPr>
          <w:rFonts w:ascii="Arial" w:hAnsi="Arial" w:cs="Arial"/>
          <w:sz w:val="22"/>
          <w:szCs w:val="22"/>
        </w:rPr>
        <w:t>Roboflow</w:t>
      </w:r>
      <w:proofErr w:type="spellEnd"/>
      <w:r w:rsidRPr="00106D83">
        <w:rPr>
          <w:rFonts w:ascii="Arial" w:hAnsi="Arial" w:cs="Arial"/>
          <w:sz w:val="22"/>
          <w:szCs w:val="22"/>
        </w:rPr>
        <w:t>. 2024 [cited 2025 May 5]. Available from: https://universe.roboflow.com/connectthedots/cups-6ylj2/browse?queryText=&amp;pageSize=50&amp;startingIndex=0&amp;browseQuery=true</w:t>
      </w:r>
    </w:p>
    <w:p w14:paraId="2651E531" w14:textId="4D28A486" w:rsidR="00E71EE5" w:rsidRPr="00106D83" w:rsidRDefault="00032243" w:rsidP="00E34D69">
      <w:pPr>
        <w:pStyle w:val="ListParagraph"/>
        <w:numPr>
          <w:ilvl w:val="0"/>
          <w:numId w:val="22"/>
        </w:numPr>
        <w:rPr>
          <w:rFonts w:ascii="Arial" w:hAnsi="Arial" w:cs="Arial"/>
          <w:sz w:val="22"/>
          <w:szCs w:val="22"/>
          <w:lang w:eastAsia="en-GB"/>
        </w:rPr>
      </w:pPr>
      <w:r w:rsidRPr="00106D83">
        <w:rPr>
          <w:rFonts w:ascii="Arial" w:hAnsi="Arial" w:cs="Arial"/>
          <w:sz w:val="22"/>
          <w:szCs w:val="22"/>
        </w:rPr>
        <w:t xml:space="preserve">Sivakumar M, Parthasarathy S, Thiyagarajan Padmapriya. Trade-off between training and testing ratio in machine learning for medical image processing. </w:t>
      </w:r>
      <w:proofErr w:type="spellStart"/>
      <w:r w:rsidRPr="00106D83">
        <w:rPr>
          <w:rFonts w:ascii="Arial" w:hAnsi="Arial" w:cs="Arial"/>
          <w:sz w:val="22"/>
          <w:szCs w:val="22"/>
        </w:rPr>
        <w:t>PeerJ</w:t>
      </w:r>
      <w:proofErr w:type="spellEnd"/>
      <w:r w:rsidRPr="00106D83">
        <w:rPr>
          <w:rFonts w:ascii="Arial" w:hAnsi="Arial" w:cs="Arial"/>
          <w:sz w:val="22"/>
          <w:szCs w:val="22"/>
        </w:rPr>
        <w:t xml:space="preserve"> Computer Science [Internet]. 2024 Sep 6;</w:t>
      </w:r>
      <w:proofErr w:type="gramStart"/>
      <w:r w:rsidRPr="00106D83">
        <w:rPr>
          <w:rFonts w:ascii="Arial" w:hAnsi="Arial" w:cs="Arial"/>
          <w:sz w:val="22"/>
          <w:szCs w:val="22"/>
        </w:rPr>
        <w:t>10:e</w:t>
      </w:r>
      <w:proofErr w:type="gramEnd"/>
      <w:r w:rsidRPr="00106D83">
        <w:rPr>
          <w:rFonts w:ascii="Arial" w:hAnsi="Arial" w:cs="Arial"/>
          <w:sz w:val="22"/>
          <w:szCs w:val="22"/>
        </w:rPr>
        <w:t>2245–5. Available from: https://peerj.com/articles/cs-2245/#</w:t>
      </w:r>
    </w:p>
    <w:p w14:paraId="133876EA" w14:textId="414AE118" w:rsidR="00032243" w:rsidRPr="00106D83" w:rsidRDefault="0091386E" w:rsidP="00E34D69">
      <w:pPr>
        <w:pStyle w:val="ListParagraph"/>
        <w:numPr>
          <w:ilvl w:val="0"/>
          <w:numId w:val="22"/>
        </w:numPr>
        <w:rPr>
          <w:rFonts w:ascii="Arial" w:hAnsi="Arial" w:cs="Arial"/>
          <w:sz w:val="22"/>
          <w:szCs w:val="22"/>
          <w:lang w:eastAsia="en-GB"/>
        </w:rPr>
      </w:pPr>
      <w:proofErr w:type="spellStart"/>
      <w:r w:rsidRPr="00106D83">
        <w:rPr>
          <w:rFonts w:ascii="Arial" w:hAnsi="Arial" w:cs="Arial"/>
          <w:sz w:val="22"/>
          <w:szCs w:val="22"/>
        </w:rPr>
        <w:t>Ultralytics</w:t>
      </w:r>
      <w:proofErr w:type="spellEnd"/>
      <w:r w:rsidRPr="00106D83">
        <w:rPr>
          <w:rFonts w:ascii="Arial" w:hAnsi="Arial" w:cs="Arial"/>
          <w:sz w:val="22"/>
          <w:szCs w:val="22"/>
        </w:rPr>
        <w:t>. YOLO11 [Internet]. Ultralytics.com. 2024. Available from: https://docs.ultralytics.com/models/yolo11/</w:t>
      </w:r>
    </w:p>
    <w:p w14:paraId="25491A7A" w14:textId="79C15F76" w:rsidR="0091386E" w:rsidRPr="00106D83" w:rsidRDefault="002523BF" w:rsidP="00E34D69">
      <w:pPr>
        <w:pStyle w:val="ListParagraph"/>
        <w:numPr>
          <w:ilvl w:val="0"/>
          <w:numId w:val="22"/>
        </w:numPr>
        <w:rPr>
          <w:rFonts w:ascii="Arial" w:hAnsi="Arial" w:cs="Arial"/>
          <w:sz w:val="22"/>
          <w:szCs w:val="22"/>
          <w:lang w:eastAsia="en-GB"/>
        </w:rPr>
      </w:pPr>
      <w:proofErr w:type="spellStart"/>
      <w:r w:rsidRPr="00106D83">
        <w:rPr>
          <w:rFonts w:ascii="Arial" w:hAnsi="Arial" w:cs="Arial"/>
          <w:sz w:val="22"/>
          <w:szCs w:val="22"/>
        </w:rPr>
        <w:t>TurboSquid</w:t>
      </w:r>
      <w:proofErr w:type="spellEnd"/>
      <w:r w:rsidRPr="00106D83">
        <w:rPr>
          <w:rFonts w:ascii="Arial" w:hAnsi="Arial" w:cs="Arial"/>
          <w:sz w:val="22"/>
          <w:szCs w:val="22"/>
        </w:rPr>
        <w:t xml:space="preserve"> [Internet]. Turbosquid.com. 2024 [cited 2025 May 5]. Available from: https://www.turbosquid.com/3d-models/freecuppack-5-cups-fbx-blend-and-images-taken-in-ue4-1263156</w:t>
      </w:r>
    </w:p>
    <w:p w14:paraId="29BFE6BB" w14:textId="0D59C112" w:rsidR="002523BF" w:rsidRPr="00106D83" w:rsidRDefault="00F32F91" w:rsidP="00E34D69">
      <w:pPr>
        <w:pStyle w:val="ListParagraph"/>
        <w:numPr>
          <w:ilvl w:val="0"/>
          <w:numId w:val="22"/>
        </w:numPr>
        <w:rPr>
          <w:rFonts w:ascii="Arial" w:hAnsi="Arial" w:cs="Arial"/>
          <w:sz w:val="22"/>
          <w:szCs w:val="22"/>
          <w:lang w:eastAsia="en-GB"/>
        </w:rPr>
      </w:pPr>
      <w:r w:rsidRPr="00106D83">
        <w:rPr>
          <w:rFonts w:ascii="Arial" w:hAnsi="Arial" w:cs="Arial"/>
          <w:sz w:val="22"/>
          <w:szCs w:val="22"/>
        </w:rPr>
        <w:t>Akhtar A, Cornman J, Austin J, Bala D. Touch Feedback and Contact Reflexes Using the PSYONIC Ability Hand. Myoelectric Controls Symposium [Internet]. 2020 Jul 23; Available from: https://conferences.lib.unb.ca/index.php/mec/article/view/26/16</w:t>
      </w:r>
    </w:p>
    <w:p w14:paraId="49801065" w14:textId="7EFE1721" w:rsidR="00F32F91" w:rsidRPr="00106D83" w:rsidRDefault="00FD440E" w:rsidP="00E34D69">
      <w:pPr>
        <w:pStyle w:val="ListParagraph"/>
        <w:numPr>
          <w:ilvl w:val="0"/>
          <w:numId w:val="22"/>
        </w:numPr>
        <w:rPr>
          <w:rFonts w:ascii="Arial" w:hAnsi="Arial" w:cs="Arial"/>
          <w:sz w:val="22"/>
          <w:szCs w:val="22"/>
          <w:lang w:eastAsia="en-GB"/>
        </w:rPr>
      </w:pPr>
      <w:r w:rsidRPr="00106D83">
        <w:rPr>
          <w:rFonts w:ascii="Arial" w:hAnsi="Arial" w:cs="Arial"/>
          <w:sz w:val="22"/>
          <w:szCs w:val="22"/>
        </w:rPr>
        <w:t xml:space="preserve">Schulman J, Wolski F, Dhariwal P, Radford A, </w:t>
      </w:r>
      <w:proofErr w:type="spellStart"/>
      <w:r w:rsidRPr="00106D83">
        <w:rPr>
          <w:rFonts w:ascii="Arial" w:hAnsi="Arial" w:cs="Arial"/>
          <w:sz w:val="22"/>
          <w:szCs w:val="22"/>
        </w:rPr>
        <w:t>Openai</w:t>
      </w:r>
      <w:proofErr w:type="spellEnd"/>
      <w:r w:rsidRPr="00106D83">
        <w:rPr>
          <w:rFonts w:ascii="Arial" w:hAnsi="Arial" w:cs="Arial"/>
          <w:sz w:val="22"/>
          <w:szCs w:val="22"/>
        </w:rPr>
        <w:t xml:space="preserve"> O. Proximal Policy Optimization Algorithms [Internet]. 2017 Aug. Available from: https://arxiv.org/pdf/1707.06347</w:t>
      </w:r>
    </w:p>
    <w:p w14:paraId="6EC28C07" w14:textId="614B6EC8" w:rsidR="00FD440E" w:rsidRPr="00106D83" w:rsidRDefault="005759DD" w:rsidP="00E34D69">
      <w:pPr>
        <w:pStyle w:val="ListParagraph"/>
        <w:numPr>
          <w:ilvl w:val="0"/>
          <w:numId w:val="22"/>
        </w:numPr>
        <w:rPr>
          <w:rFonts w:ascii="Arial" w:hAnsi="Arial" w:cs="Arial"/>
          <w:sz w:val="22"/>
          <w:szCs w:val="22"/>
          <w:lang w:eastAsia="en-GB"/>
        </w:rPr>
      </w:pPr>
      <w:proofErr w:type="spellStart"/>
      <w:r w:rsidRPr="00106D83">
        <w:rPr>
          <w:rFonts w:ascii="Arial" w:hAnsi="Arial" w:cs="Arial"/>
          <w:sz w:val="22"/>
          <w:szCs w:val="22"/>
        </w:rPr>
        <w:t>Haarnoja</w:t>
      </w:r>
      <w:proofErr w:type="spellEnd"/>
      <w:r w:rsidRPr="00106D83">
        <w:rPr>
          <w:rFonts w:ascii="Arial" w:hAnsi="Arial" w:cs="Arial"/>
          <w:sz w:val="22"/>
          <w:szCs w:val="22"/>
        </w:rPr>
        <w:t xml:space="preserve"> T, Zhou A, </w:t>
      </w:r>
      <w:proofErr w:type="spellStart"/>
      <w:r w:rsidRPr="00106D83">
        <w:rPr>
          <w:rFonts w:ascii="Arial" w:hAnsi="Arial" w:cs="Arial"/>
          <w:sz w:val="22"/>
          <w:szCs w:val="22"/>
        </w:rPr>
        <w:t>Abbeel</w:t>
      </w:r>
      <w:proofErr w:type="spellEnd"/>
      <w:r w:rsidRPr="00106D83">
        <w:rPr>
          <w:rFonts w:ascii="Arial" w:hAnsi="Arial" w:cs="Arial"/>
          <w:sz w:val="22"/>
          <w:szCs w:val="22"/>
        </w:rPr>
        <w:t xml:space="preserve"> P, Levine S. Soft Actor-Critic: Off-Policy Maximum Entropy Deep Reinforcement Learning with a Stochastic Actor. arXiv:180101290 [cs, stat] [Internet]. 2018 Aug 8; Available from: https://arxiv.org/abs/1801.01290</w:t>
      </w:r>
    </w:p>
    <w:p w14:paraId="2B9426F7" w14:textId="693A1A32" w:rsidR="005759DD" w:rsidRPr="00106D83" w:rsidRDefault="00594FA7" w:rsidP="00E34D69">
      <w:pPr>
        <w:pStyle w:val="ListParagraph"/>
        <w:numPr>
          <w:ilvl w:val="0"/>
          <w:numId w:val="22"/>
        </w:numPr>
        <w:rPr>
          <w:rFonts w:ascii="Arial" w:hAnsi="Arial" w:cs="Arial"/>
          <w:sz w:val="22"/>
          <w:szCs w:val="22"/>
          <w:lang w:eastAsia="en-GB"/>
        </w:rPr>
      </w:pPr>
      <w:r w:rsidRPr="00106D83">
        <w:rPr>
          <w:rFonts w:ascii="Arial" w:hAnsi="Arial" w:cs="Arial"/>
          <w:sz w:val="22"/>
          <w:szCs w:val="22"/>
        </w:rPr>
        <w:t>Fujimoto S, Van Hoof H, Meger D. Addressing Function Approximation Error in Actor-Critic Methods [Internet]. Available from: https://arxiv.org/pdf/1802.09477</w:t>
      </w:r>
    </w:p>
    <w:p w14:paraId="2CC8E177" w14:textId="31DA0208" w:rsidR="00594FA7" w:rsidRPr="00106D83" w:rsidRDefault="00844F2F" w:rsidP="00E34D69">
      <w:pPr>
        <w:pStyle w:val="ListParagraph"/>
        <w:numPr>
          <w:ilvl w:val="0"/>
          <w:numId w:val="22"/>
        </w:numPr>
        <w:rPr>
          <w:rFonts w:ascii="Arial" w:hAnsi="Arial" w:cs="Arial"/>
          <w:sz w:val="22"/>
          <w:szCs w:val="22"/>
          <w:lang w:eastAsia="en-GB"/>
        </w:rPr>
      </w:pPr>
      <w:r w:rsidRPr="00106D83">
        <w:rPr>
          <w:rFonts w:ascii="Arial" w:hAnsi="Arial" w:cs="Arial"/>
          <w:sz w:val="22"/>
          <w:szCs w:val="22"/>
        </w:rPr>
        <w:t xml:space="preserve">Kokila M, </w:t>
      </w:r>
      <w:proofErr w:type="spellStart"/>
      <w:r w:rsidRPr="00106D83">
        <w:rPr>
          <w:rFonts w:ascii="Arial" w:hAnsi="Arial" w:cs="Arial"/>
          <w:sz w:val="22"/>
          <w:szCs w:val="22"/>
        </w:rPr>
        <w:t>Amalredge</w:t>
      </w:r>
      <w:proofErr w:type="spellEnd"/>
      <w:r w:rsidRPr="00106D83">
        <w:rPr>
          <w:rFonts w:ascii="Arial" w:hAnsi="Arial" w:cs="Arial"/>
          <w:sz w:val="22"/>
          <w:szCs w:val="22"/>
        </w:rPr>
        <w:t xml:space="preserve"> G. Mobile Robotic Arm for Opening Doors Using Proximal Policy Optimization. Data Analytics and Artificial Intelligence. 2023 Feb 1;3(2):107–12.</w:t>
      </w:r>
    </w:p>
    <w:p w14:paraId="083AF3FD" w14:textId="6FB71D86" w:rsidR="00844F2F" w:rsidRPr="00106D83" w:rsidRDefault="00FF1587" w:rsidP="00E34D69">
      <w:pPr>
        <w:pStyle w:val="ListParagraph"/>
        <w:numPr>
          <w:ilvl w:val="0"/>
          <w:numId w:val="22"/>
        </w:numPr>
        <w:rPr>
          <w:rFonts w:ascii="Arial" w:hAnsi="Arial" w:cs="Arial"/>
          <w:sz w:val="22"/>
          <w:szCs w:val="22"/>
          <w:lang w:eastAsia="en-GB"/>
        </w:rPr>
      </w:pPr>
      <w:proofErr w:type="spellStart"/>
      <w:r w:rsidRPr="00106D83">
        <w:rPr>
          <w:rFonts w:ascii="Arial" w:hAnsi="Arial" w:cs="Arial"/>
          <w:sz w:val="22"/>
          <w:szCs w:val="22"/>
        </w:rPr>
        <w:t>openai</w:t>
      </w:r>
      <w:proofErr w:type="spellEnd"/>
      <w:r w:rsidRPr="00106D83">
        <w:rPr>
          <w:rFonts w:ascii="Arial" w:hAnsi="Arial" w:cs="Arial"/>
          <w:sz w:val="22"/>
          <w:szCs w:val="22"/>
        </w:rPr>
        <w:t xml:space="preserve">. Releases · </w:t>
      </w:r>
      <w:proofErr w:type="spellStart"/>
      <w:r w:rsidRPr="00106D83">
        <w:rPr>
          <w:rFonts w:ascii="Arial" w:hAnsi="Arial" w:cs="Arial"/>
          <w:sz w:val="22"/>
          <w:szCs w:val="22"/>
        </w:rPr>
        <w:t>openai</w:t>
      </w:r>
      <w:proofErr w:type="spellEnd"/>
      <w:r w:rsidRPr="00106D83">
        <w:rPr>
          <w:rFonts w:ascii="Arial" w:hAnsi="Arial" w:cs="Arial"/>
          <w:sz w:val="22"/>
          <w:szCs w:val="22"/>
        </w:rPr>
        <w:t>/gym [Internet]. GitHub. 2022 [cited 2025 May 5]. Available from: https://github.com/openai/gym/releases</w:t>
      </w:r>
    </w:p>
    <w:p w14:paraId="610F6D74" w14:textId="5365E571" w:rsidR="00FF1587" w:rsidRPr="00106D83" w:rsidRDefault="0087008A" w:rsidP="00E34D69">
      <w:pPr>
        <w:pStyle w:val="ListParagraph"/>
        <w:numPr>
          <w:ilvl w:val="0"/>
          <w:numId w:val="22"/>
        </w:numPr>
        <w:rPr>
          <w:rFonts w:ascii="Arial" w:hAnsi="Arial" w:cs="Arial"/>
          <w:sz w:val="22"/>
          <w:szCs w:val="22"/>
          <w:lang w:eastAsia="en-GB"/>
        </w:rPr>
      </w:pPr>
      <w:r w:rsidRPr="00106D83">
        <w:rPr>
          <w:rFonts w:ascii="Arial" w:hAnsi="Arial" w:cs="Arial"/>
          <w:sz w:val="22"/>
          <w:szCs w:val="22"/>
        </w:rPr>
        <w:t xml:space="preserve">Raffin A, Hill A, Gleave A, </w:t>
      </w:r>
      <w:proofErr w:type="spellStart"/>
      <w:r w:rsidRPr="00106D83">
        <w:rPr>
          <w:rFonts w:ascii="Arial" w:hAnsi="Arial" w:cs="Arial"/>
          <w:sz w:val="22"/>
          <w:szCs w:val="22"/>
        </w:rPr>
        <w:t>Kanervisto</w:t>
      </w:r>
      <w:proofErr w:type="spellEnd"/>
      <w:r w:rsidRPr="00106D83">
        <w:rPr>
          <w:rFonts w:ascii="Arial" w:hAnsi="Arial" w:cs="Arial"/>
          <w:sz w:val="22"/>
          <w:szCs w:val="22"/>
        </w:rPr>
        <w:t xml:space="preserve"> A, Ernestus M, Dormann N. Stable-Baselines3: Reliable Reinforcement Learning Implementations. Journal of Machine Learning Research [Internet]. </w:t>
      </w:r>
      <w:proofErr w:type="gramStart"/>
      <w:r w:rsidRPr="00106D83">
        <w:rPr>
          <w:rFonts w:ascii="Arial" w:hAnsi="Arial" w:cs="Arial"/>
          <w:sz w:val="22"/>
          <w:szCs w:val="22"/>
        </w:rPr>
        <w:t>2021;22:1</w:t>
      </w:r>
      <w:proofErr w:type="gramEnd"/>
      <w:r w:rsidRPr="00106D83">
        <w:rPr>
          <w:rFonts w:ascii="Arial" w:hAnsi="Arial" w:cs="Arial"/>
          <w:sz w:val="22"/>
          <w:szCs w:val="22"/>
        </w:rPr>
        <w:t xml:space="preserve">–8. Available from: </w:t>
      </w:r>
      <w:r w:rsidR="00D27396" w:rsidRPr="00106D83">
        <w:rPr>
          <w:rFonts w:ascii="Arial" w:hAnsi="Arial" w:cs="Arial"/>
          <w:sz w:val="22"/>
          <w:szCs w:val="22"/>
        </w:rPr>
        <w:t>https://www.jmlr.org/papers/volume22/20-1364/20-1364.pdf</w:t>
      </w:r>
    </w:p>
    <w:p w14:paraId="43D0D6BA" w14:textId="752ECB2B" w:rsidR="00D27396" w:rsidRPr="00106D83" w:rsidRDefault="00D27396" w:rsidP="00E34D69">
      <w:pPr>
        <w:pStyle w:val="ListParagraph"/>
        <w:numPr>
          <w:ilvl w:val="0"/>
          <w:numId w:val="22"/>
        </w:numPr>
        <w:rPr>
          <w:rFonts w:ascii="Arial" w:hAnsi="Arial" w:cs="Arial"/>
          <w:sz w:val="22"/>
          <w:szCs w:val="22"/>
          <w:lang w:eastAsia="en-GB"/>
        </w:rPr>
      </w:pPr>
      <w:r w:rsidRPr="00106D83">
        <w:rPr>
          <w:rFonts w:ascii="Arial" w:hAnsi="Arial" w:cs="Arial"/>
          <w:sz w:val="22"/>
          <w:szCs w:val="22"/>
        </w:rPr>
        <w:t>PPO — Stable Baselines3 1.4.1a3 documentation [Internet]. stable-baselines3.readthedocs.io. Available from: https://stable-baselines3.readthedocs.io/en/master/modules/ppo.html</w:t>
      </w:r>
    </w:p>
    <w:p w14:paraId="6DDDC6BB" w14:textId="7D9EEC4A" w:rsidR="00D27396" w:rsidRPr="00106D83" w:rsidRDefault="003D7A0E" w:rsidP="00E34D69">
      <w:pPr>
        <w:pStyle w:val="ListParagraph"/>
        <w:numPr>
          <w:ilvl w:val="0"/>
          <w:numId w:val="22"/>
        </w:numPr>
        <w:rPr>
          <w:rFonts w:ascii="Arial" w:hAnsi="Arial" w:cs="Arial"/>
          <w:sz w:val="22"/>
          <w:szCs w:val="22"/>
          <w:lang w:eastAsia="en-GB"/>
        </w:rPr>
      </w:pPr>
      <w:r w:rsidRPr="00106D83">
        <w:rPr>
          <w:rFonts w:ascii="Arial" w:hAnsi="Arial" w:cs="Arial"/>
          <w:sz w:val="22"/>
          <w:szCs w:val="22"/>
        </w:rPr>
        <w:t xml:space="preserve">Bengio Y, </w:t>
      </w:r>
      <w:proofErr w:type="spellStart"/>
      <w:r w:rsidRPr="00106D83">
        <w:rPr>
          <w:rFonts w:ascii="Arial" w:hAnsi="Arial" w:cs="Arial"/>
          <w:sz w:val="22"/>
          <w:szCs w:val="22"/>
        </w:rPr>
        <w:t>Louradour</w:t>
      </w:r>
      <w:proofErr w:type="spellEnd"/>
      <w:r w:rsidRPr="00106D83">
        <w:rPr>
          <w:rFonts w:ascii="Arial" w:hAnsi="Arial" w:cs="Arial"/>
          <w:sz w:val="22"/>
          <w:szCs w:val="22"/>
        </w:rPr>
        <w:t xml:space="preserve"> J, </w:t>
      </w:r>
      <w:proofErr w:type="spellStart"/>
      <w:r w:rsidRPr="00106D83">
        <w:rPr>
          <w:rFonts w:ascii="Arial" w:hAnsi="Arial" w:cs="Arial"/>
          <w:sz w:val="22"/>
          <w:szCs w:val="22"/>
        </w:rPr>
        <w:t>Collobert</w:t>
      </w:r>
      <w:proofErr w:type="spellEnd"/>
      <w:r w:rsidRPr="00106D83">
        <w:rPr>
          <w:rFonts w:ascii="Arial" w:hAnsi="Arial" w:cs="Arial"/>
          <w:sz w:val="22"/>
          <w:szCs w:val="22"/>
        </w:rPr>
        <w:t xml:space="preserve"> R, Weston J. Curriculum learning. Proceedings of the 26th Annual International Conference on Machine Learning - ICML ’09. </w:t>
      </w:r>
      <w:proofErr w:type="gramStart"/>
      <w:r w:rsidRPr="00106D83">
        <w:rPr>
          <w:rFonts w:ascii="Arial" w:hAnsi="Arial" w:cs="Arial"/>
          <w:sz w:val="22"/>
          <w:szCs w:val="22"/>
        </w:rPr>
        <w:t>2009;</w:t>
      </w:r>
      <w:proofErr w:type="gramEnd"/>
    </w:p>
    <w:p w14:paraId="2F0FDD41" w14:textId="577890F4" w:rsidR="003D7A0E" w:rsidRPr="00106D83" w:rsidRDefault="00D14A5B" w:rsidP="00E34D69">
      <w:pPr>
        <w:pStyle w:val="ListParagraph"/>
        <w:numPr>
          <w:ilvl w:val="0"/>
          <w:numId w:val="22"/>
        </w:numPr>
        <w:rPr>
          <w:rFonts w:ascii="Arial" w:hAnsi="Arial" w:cs="Arial"/>
          <w:sz w:val="22"/>
          <w:szCs w:val="22"/>
          <w:lang w:eastAsia="en-GB"/>
        </w:rPr>
      </w:pPr>
      <w:proofErr w:type="spellStart"/>
      <w:r w:rsidRPr="00106D83">
        <w:rPr>
          <w:rFonts w:ascii="Arial" w:hAnsi="Arial" w:cs="Arial"/>
          <w:sz w:val="22"/>
          <w:szCs w:val="22"/>
        </w:rPr>
        <w:lastRenderedPageBreak/>
        <w:t>Savevska</w:t>
      </w:r>
      <w:proofErr w:type="spellEnd"/>
      <w:r w:rsidRPr="00106D83">
        <w:rPr>
          <w:rFonts w:ascii="Arial" w:hAnsi="Arial" w:cs="Arial"/>
          <w:sz w:val="22"/>
          <w:szCs w:val="22"/>
        </w:rPr>
        <w:t xml:space="preserve"> K, Ude A. Analysis of Cost Functions for Reinforcement Learning of Reaching Tasks in Humanoid Robots. Applied Sciences [Internet]. 2023 Dec 20 [cited 2025 May 5];14(1):39. Available from: https://www.mdpi.com/2076-3417/14/1/39</w:t>
      </w:r>
    </w:p>
    <w:p w14:paraId="692C4E4C" w14:textId="671F8465" w:rsidR="00D14A5B" w:rsidRPr="00106D83" w:rsidRDefault="00142739" w:rsidP="00E34D69">
      <w:pPr>
        <w:pStyle w:val="ListParagraph"/>
        <w:numPr>
          <w:ilvl w:val="0"/>
          <w:numId w:val="22"/>
        </w:numPr>
        <w:rPr>
          <w:rFonts w:ascii="Arial" w:hAnsi="Arial" w:cs="Arial"/>
          <w:sz w:val="22"/>
          <w:szCs w:val="22"/>
          <w:lang w:eastAsia="en-GB"/>
        </w:rPr>
      </w:pPr>
      <w:r w:rsidRPr="00106D83">
        <w:rPr>
          <w:rFonts w:ascii="Arial" w:hAnsi="Arial" w:cs="Arial"/>
          <w:sz w:val="22"/>
          <w:szCs w:val="22"/>
        </w:rPr>
        <w:t xml:space="preserve">Iyengar K, Sadati </w:t>
      </w:r>
      <w:proofErr w:type="spellStart"/>
      <w:r w:rsidRPr="00106D83">
        <w:rPr>
          <w:rFonts w:ascii="Arial" w:hAnsi="Arial" w:cs="Arial"/>
          <w:sz w:val="22"/>
          <w:szCs w:val="22"/>
        </w:rPr>
        <w:t>SMHadi</w:t>
      </w:r>
      <w:proofErr w:type="spellEnd"/>
      <w:r w:rsidRPr="00106D83">
        <w:rPr>
          <w:rFonts w:ascii="Arial" w:hAnsi="Arial" w:cs="Arial"/>
          <w:sz w:val="22"/>
          <w:szCs w:val="22"/>
        </w:rPr>
        <w:t xml:space="preserve">, </w:t>
      </w:r>
      <w:proofErr w:type="spellStart"/>
      <w:r w:rsidRPr="00106D83">
        <w:rPr>
          <w:rFonts w:ascii="Arial" w:hAnsi="Arial" w:cs="Arial"/>
          <w:sz w:val="22"/>
          <w:szCs w:val="22"/>
        </w:rPr>
        <w:t>Bergeles</w:t>
      </w:r>
      <w:proofErr w:type="spellEnd"/>
      <w:r w:rsidRPr="00106D83">
        <w:rPr>
          <w:rFonts w:ascii="Arial" w:hAnsi="Arial" w:cs="Arial"/>
          <w:sz w:val="22"/>
          <w:szCs w:val="22"/>
        </w:rPr>
        <w:t xml:space="preserve"> C, Spurgeon S, Stoyanov D. Sim2Real Transfer of Reinforcement Learning for Concentric Tube Robots. IEEE Robotics and Automation Letters [Internet]. 2023 Oct [cited 2025 May 5];8(10):6147–54. Available from: https://discovery.ucl.ac.uk/id/eprint/10175097/2/Iyengar_Sim2Real%20Transfer%20of%20Reinforcement%20Learning%20for%20Concentric%20Tube%20Robots_AAM2.pdf</w:t>
      </w:r>
    </w:p>
    <w:p w14:paraId="6603B914" w14:textId="0E3BEDC8" w:rsidR="00142739" w:rsidRPr="00106D83" w:rsidRDefault="002C04D0" w:rsidP="00E34D69">
      <w:pPr>
        <w:pStyle w:val="ListParagraph"/>
        <w:numPr>
          <w:ilvl w:val="0"/>
          <w:numId w:val="22"/>
        </w:numPr>
        <w:rPr>
          <w:rFonts w:ascii="Arial" w:hAnsi="Arial" w:cs="Arial"/>
          <w:sz w:val="22"/>
          <w:szCs w:val="22"/>
          <w:lang w:eastAsia="en-GB"/>
        </w:rPr>
      </w:pPr>
      <w:proofErr w:type="spellStart"/>
      <w:r w:rsidRPr="00106D83">
        <w:rPr>
          <w:rFonts w:ascii="Arial" w:hAnsi="Arial" w:cs="Arial"/>
          <w:sz w:val="22"/>
          <w:szCs w:val="22"/>
        </w:rPr>
        <w:t>Ibarz</w:t>
      </w:r>
      <w:proofErr w:type="spellEnd"/>
      <w:r w:rsidRPr="00106D83">
        <w:rPr>
          <w:rFonts w:ascii="Arial" w:hAnsi="Arial" w:cs="Arial"/>
          <w:sz w:val="22"/>
          <w:szCs w:val="22"/>
        </w:rPr>
        <w:t xml:space="preserve"> J, Tan J, Finn C, </w:t>
      </w:r>
      <w:proofErr w:type="spellStart"/>
      <w:r w:rsidRPr="00106D83">
        <w:rPr>
          <w:rFonts w:ascii="Arial" w:hAnsi="Arial" w:cs="Arial"/>
          <w:sz w:val="22"/>
          <w:szCs w:val="22"/>
        </w:rPr>
        <w:t>Kalakrishnan</w:t>
      </w:r>
      <w:proofErr w:type="spellEnd"/>
      <w:r w:rsidRPr="00106D83">
        <w:rPr>
          <w:rFonts w:ascii="Arial" w:hAnsi="Arial" w:cs="Arial"/>
          <w:sz w:val="22"/>
          <w:szCs w:val="22"/>
        </w:rPr>
        <w:t xml:space="preserve"> M, Pastor P, Levine S. How to train your robot with deep reinforcement learning: lessons we have learned. The International Journal of Robotics Research. 2021 Jan 31;40(4-5):698–721.</w:t>
      </w:r>
    </w:p>
    <w:p w14:paraId="6EDEE218" w14:textId="5F0FF952" w:rsidR="002C04D0" w:rsidRPr="00106D83" w:rsidRDefault="00E63DEF" w:rsidP="00E34D69">
      <w:pPr>
        <w:pStyle w:val="ListParagraph"/>
        <w:numPr>
          <w:ilvl w:val="0"/>
          <w:numId w:val="22"/>
        </w:numPr>
        <w:rPr>
          <w:rFonts w:ascii="Arial" w:hAnsi="Arial" w:cs="Arial"/>
          <w:sz w:val="22"/>
          <w:szCs w:val="22"/>
          <w:lang w:eastAsia="en-GB"/>
        </w:rPr>
      </w:pPr>
      <w:proofErr w:type="spellStart"/>
      <w:r w:rsidRPr="00106D83">
        <w:rPr>
          <w:rFonts w:ascii="Arial" w:hAnsi="Arial" w:cs="Arial"/>
          <w:sz w:val="22"/>
          <w:szCs w:val="22"/>
        </w:rPr>
        <w:t>Thiese</w:t>
      </w:r>
      <w:proofErr w:type="spellEnd"/>
      <w:r w:rsidRPr="00106D83">
        <w:rPr>
          <w:rFonts w:ascii="Arial" w:hAnsi="Arial" w:cs="Arial"/>
          <w:sz w:val="22"/>
          <w:szCs w:val="22"/>
        </w:rPr>
        <w:t xml:space="preserve"> MS, Ronna B, Ott U. P value interpretations and considerations. Journal of Thoracic Disease [Internet]. 2016 Sep;8(9</w:t>
      </w:r>
      <w:proofErr w:type="gramStart"/>
      <w:r w:rsidRPr="00106D83">
        <w:rPr>
          <w:rFonts w:ascii="Arial" w:hAnsi="Arial" w:cs="Arial"/>
          <w:sz w:val="22"/>
          <w:szCs w:val="22"/>
        </w:rPr>
        <w:t>):E</w:t>
      </w:r>
      <w:proofErr w:type="gramEnd"/>
      <w:r w:rsidRPr="00106D83">
        <w:rPr>
          <w:rFonts w:ascii="Arial" w:hAnsi="Arial" w:cs="Arial"/>
          <w:sz w:val="22"/>
          <w:szCs w:val="22"/>
        </w:rPr>
        <w:t>928–31. Available from: https://www.ncbi.nlm.nih.gov/pmc/articles/PMC5059270/</w:t>
      </w:r>
    </w:p>
    <w:p w14:paraId="2F686007" w14:textId="5C775B55" w:rsidR="00E63DEF" w:rsidRPr="00106D83" w:rsidRDefault="002A2ADB" w:rsidP="00E34D69">
      <w:pPr>
        <w:pStyle w:val="ListParagraph"/>
        <w:numPr>
          <w:ilvl w:val="0"/>
          <w:numId w:val="22"/>
        </w:numPr>
        <w:rPr>
          <w:rFonts w:ascii="Arial" w:hAnsi="Arial" w:cs="Arial"/>
          <w:sz w:val="22"/>
          <w:szCs w:val="22"/>
          <w:lang w:eastAsia="en-GB"/>
        </w:rPr>
      </w:pPr>
      <w:proofErr w:type="spellStart"/>
      <w:r w:rsidRPr="00106D83">
        <w:rPr>
          <w:rFonts w:ascii="Arial" w:hAnsi="Arial" w:cs="Arial"/>
          <w:sz w:val="22"/>
          <w:szCs w:val="22"/>
        </w:rPr>
        <w:t>Rainio</w:t>
      </w:r>
      <w:proofErr w:type="spellEnd"/>
      <w:r w:rsidRPr="00106D83">
        <w:rPr>
          <w:rFonts w:ascii="Arial" w:hAnsi="Arial" w:cs="Arial"/>
          <w:sz w:val="22"/>
          <w:szCs w:val="22"/>
        </w:rPr>
        <w:t xml:space="preserve"> O, </w:t>
      </w:r>
      <w:proofErr w:type="spellStart"/>
      <w:r w:rsidRPr="00106D83">
        <w:rPr>
          <w:rFonts w:ascii="Arial" w:hAnsi="Arial" w:cs="Arial"/>
          <w:sz w:val="22"/>
          <w:szCs w:val="22"/>
        </w:rPr>
        <w:t>Teuho</w:t>
      </w:r>
      <w:proofErr w:type="spellEnd"/>
      <w:r w:rsidRPr="00106D83">
        <w:rPr>
          <w:rFonts w:ascii="Arial" w:hAnsi="Arial" w:cs="Arial"/>
          <w:sz w:val="22"/>
          <w:szCs w:val="22"/>
        </w:rPr>
        <w:t xml:space="preserve"> J, </w:t>
      </w:r>
      <w:proofErr w:type="spellStart"/>
      <w:r w:rsidRPr="00106D83">
        <w:rPr>
          <w:rFonts w:ascii="Arial" w:hAnsi="Arial" w:cs="Arial"/>
          <w:sz w:val="22"/>
          <w:szCs w:val="22"/>
        </w:rPr>
        <w:t>Klén</w:t>
      </w:r>
      <w:proofErr w:type="spellEnd"/>
      <w:r w:rsidRPr="00106D83">
        <w:rPr>
          <w:rFonts w:ascii="Arial" w:hAnsi="Arial" w:cs="Arial"/>
          <w:sz w:val="22"/>
          <w:szCs w:val="22"/>
        </w:rPr>
        <w:t xml:space="preserve"> R. Evaluation metrics and statistical tests for machine learning. Scientific Reports [Internet]. 2024 Mar 13;14(1):1–14. Available from: https://www.nature.com/articles/s41598-024-56706-x</w:t>
      </w:r>
    </w:p>
    <w:p w14:paraId="6957FAF2" w14:textId="71A9102D" w:rsidR="002A2ADB" w:rsidRPr="00106D83" w:rsidRDefault="00AE1130" w:rsidP="00E34D69">
      <w:pPr>
        <w:pStyle w:val="ListParagraph"/>
        <w:numPr>
          <w:ilvl w:val="0"/>
          <w:numId w:val="22"/>
        </w:numPr>
        <w:rPr>
          <w:rFonts w:ascii="Arial" w:hAnsi="Arial" w:cs="Arial"/>
          <w:sz w:val="22"/>
          <w:szCs w:val="22"/>
          <w:lang w:eastAsia="en-GB"/>
        </w:rPr>
      </w:pPr>
      <w:r w:rsidRPr="00106D83">
        <w:rPr>
          <w:rFonts w:ascii="Arial" w:hAnsi="Arial" w:cs="Arial"/>
          <w:sz w:val="22"/>
          <w:szCs w:val="22"/>
        </w:rPr>
        <w:t>Crossley J. Reaction time - Knowledge and References | Taylor &amp; Francis [Internet]. Taylor &amp; Francis. 2021. Available from: https://taylorandfrancis.com/knowledge/Medicine_and_healthcare/Psychiatry/Reaction_time/</w:t>
      </w:r>
    </w:p>
    <w:p w14:paraId="57880CC0" w14:textId="1F96A0F9" w:rsidR="00AE1130" w:rsidRPr="00106D83" w:rsidRDefault="009144E9" w:rsidP="00E34D69">
      <w:pPr>
        <w:pStyle w:val="ListParagraph"/>
        <w:numPr>
          <w:ilvl w:val="0"/>
          <w:numId w:val="22"/>
        </w:numPr>
        <w:rPr>
          <w:rFonts w:ascii="Arial" w:hAnsi="Arial" w:cs="Arial"/>
          <w:sz w:val="22"/>
          <w:szCs w:val="22"/>
          <w:lang w:eastAsia="en-GB"/>
        </w:rPr>
      </w:pPr>
      <w:r w:rsidRPr="00106D83">
        <w:rPr>
          <w:rFonts w:ascii="Arial" w:hAnsi="Arial" w:cs="Arial"/>
          <w:sz w:val="22"/>
          <w:szCs w:val="22"/>
        </w:rPr>
        <w:t>Song Q, Li S, Bai Q, Yang J, Zhang X, Li Z, et al. Object Detection Method for Grasping Robot Based on Improved YOLOv5. Micromachines. 2021 Oct 20;12(11):1273.</w:t>
      </w:r>
    </w:p>
    <w:p w14:paraId="580E9E24" w14:textId="6FAA4D7E" w:rsidR="009144E9" w:rsidRPr="00106D83" w:rsidRDefault="00121728" w:rsidP="00E34D69">
      <w:pPr>
        <w:pStyle w:val="ListParagraph"/>
        <w:numPr>
          <w:ilvl w:val="0"/>
          <w:numId w:val="22"/>
        </w:numPr>
        <w:rPr>
          <w:rFonts w:ascii="Arial" w:hAnsi="Arial" w:cs="Arial"/>
          <w:sz w:val="22"/>
          <w:szCs w:val="22"/>
          <w:lang w:eastAsia="en-GB"/>
        </w:rPr>
      </w:pPr>
      <w:r w:rsidRPr="00106D83">
        <w:rPr>
          <w:rFonts w:ascii="Arial" w:hAnsi="Arial" w:cs="Arial"/>
          <w:sz w:val="22"/>
          <w:szCs w:val="22"/>
        </w:rPr>
        <w:t xml:space="preserve">Ghazal </w:t>
      </w:r>
      <w:proofErr w:type="spellStart"/>
      <w:r w:rsidRPr="00106D83">
        <w:rPr>
          <w:rFonts w:ascii="Arial" w:hAnsi="Arial" w:cs="Arial"/>
          <w:sz w:val="22"/>
          <w:szCs w:val="22"/>
        </w:rPr>
        <w:t>Ghazaei</w:t>
      </w:r>
      <w:proofErr w:type="spellEnd"/>
      <w:r w:rsidRPr="00106D83">
        <w:rPr>
          <w:rFonts w:ascii="Arial" w:hAnsi="Arial" w:cs="Arial"/>
          <w:sz w:val="22"/>
          <w:szCs w:val="22"/>
        </w:rPr>
        <w:t xml:space="preserve">, </w:t>
      </w:r>
      <w:proofErr w:type="spellStart"/>
      <w:r w:rsidRPr="00106D83">
        <w:rPr>
          <w:rFonts w:ascii="Arial" w:hAnsi="Arial" w:cs="Arial"/>
          <w:sz w:val="22"/>
          <w:szCs w:val="22"/>
        </w:rPr>
        <w:t>Alameer</w:t>
      </w:r>
      <w:proofErr w:type="spellEnd"/>
      <w:r w:rsidRPr="00106D83">
        <w:rPr>
          <w:rFonts w:ascii="Arial" w:hAnsi="Arial" w:cs="Arial"/>
          <w:sz w:val="22"/>
          <w:szCs w:val="22"/>
        </w:rPr>
        <w:t xml:space="preserve"> A, Degenaar P, Morgan G, Kianoush Nazarpour. Deep learning-based artificial vision for grasp classification in myoelectric hands. 2017 May 3;14(3):036025–5</w:t>
      </w:r>
    </w:p>
    <w:p w14:paraId="722C7127" w14:textId="457826DF" w:rsidR="009E231C" w:rsidRPr="00106D83" w:rsidRDefault="009E231C" w:rsidP="00E34D69">
      <w:pPr>
        <w:pStyle w:val="ListParagraph"/>
        <w:numPr>
          <w:ilvl w:val="0"/>
          <w:numId w:val="22"/>
        </w:numPr>
        <w:rPr>
          <w:rFonts w:ascii="Arial" w:hAnsi="Arial" w:cs="Arial"/>
          <w:sz w:val="22"/>
          <w:szCs w:val="22"/>
          <w:lang w:eastAsia="en-GB"/>
        </w:rPr>
      </w:pPr>
      <w:proofErr w:type="spellStart"/>
      <w:r w:rsidRPr="00106D83">
        <w:rPr>
          <w:rFonts w:ascii="Arial" w:hAnsi="Arial" w:cs="Arial"/>
          <w:sz w:val="22"/>
          <w:szCs w:val="22"/>
        </w:rPr>
        <w:t>Minaee</w:t>
      </w:r>
      <w:proofErr w:type="spellEnd"/>
      <w:r w:rsidRPr="00106D83">
        <w:rPr>
          <w:rFonts w:ascii="Arial" w:hAnsi="Arial" w:cs="Arial"/>
          <w:sz w:val="22"/>
          <w:szCs w:val="22"/>
        </w:rPr>
        <w:t xml:space="preserve"> S, Boykov Y, </w:t>
      </w:r>
      <w:proofErr w:type="spellStart"/>
      <w:r w:rsidRPr="00106D83">
        <w:rPr>
          <w:rFonts w:ascii="Arial" w:hAnsi="Arial" w:cs="Arial"/>
          <w:sz w:val="22"/>
          <w:szCs w:val="22"/>
        </w:rPr>
        <w:t>Porikli</w:t>
      </w:r>
      <w:proofErr w:type="spellEnd"/>
      <w:r w:rsidRPr="00106D83">
        <w:rPr>
          <w:rFonts w:ascii="Arial" w:hAnsi="Arial" w:cs="Arial"/>
          <w:sz w:val="22"/>
          <w:szCs w:val="22"/>
        </w:rPr>
        <w:t xml:space="preserve"> F, Plaza A, </w:t>
      </w:r>
      <w:proofErr w:type="spellStart"/>
      <w:r w:rsidRPr="00106D83">
        <w:rPr>
          <w:rFonts w:ascii="Arial" w:hAnsi="Arial" w:cs="Arial"/>
          <w:sz w:val="22"/>
          <w:szCs w:val="22"/>
        </w:rPr>
        <w:t>Kehtarnavaz</w:t>
      </w:r>
      <w:proofErr w:type="spellEnd"/>
      <w:r w:rsidRPr="00106D83">
        <w:rPr>
          <w:rFonts w:ascii="Arial" w:hAnsi="Arial" w:cs="Arial"/>
          <w:sz w:val="22"/>
          <w:szCs w:val="22"/>
        </w:rPr>
        <w:t xml:space="preserve"> N, </w:t>
      </w:r>
      <w:proofErr w:type="spellStart"/>
      <w:r w:rsidRPr="00106D83">
        <w:rPr>
          <w:rFonts w:ascii="Arial" w:hAnsi="Arial" w:cs="Arial"/>
          <w:sz w:val="22"/>
          <w:szCs w:val="22"/>
        </w:rPr>
        <w:t>Terzopoulos</w:t>
      </w:r>
      <w:proofErr w:type="spellEnd"/>
      <w:r w:rsidRPr="00106D83">
        <w:rPr>
          <w:rFonts w:ascii="Arial" w:hAnsi="Arial" w:cs="Arial"/>
          <w:sz w:val="22"/>
          <w:szCs w:val="22"/>
        </w:rPr>
        <w:t xml:space="preserve"> D. Image Segmentation Using Deep Learning: A Survey. arXiv:200105566 [cs] [Internet]. 2020 Nov 14; Available from: https://arxiv.org/abs/2001.05566</w:t>
      </w:r>
    </w:p>
    <w:p w14:paraId="0CAF55DB" w14:textId="5B77BADC" w:rsidR="009E231C" w:rsidRPr="00106D83" w:rsidRDefault="001539EF" w:rsidP="00E34D69">
      <w:pPr>
        <w:pStyle w:val="ListParagraph"/>
        <w:numPr>
          <w:ilvl w:val="0"/>
          <w:numId w:val="22"/>
        </w:numPr>
        <w:rPr>
          <w:rFonts w:ascii="Arial" w:hAnsi="Arial" w:cs="Arial"/>
          <w:sz w:val="22"/>
          <w:szCs w:val="22"/>
          <w:lang w:eastAsia="en-GB"/>
        </w:rPr>
      </w:pPr>
      <w:r w:rsidRPr="00106D83">
        <w:rPr>
          <w:rFonts w:ascii="Arial" w:hAnsi="Arial" w:cs="Arial"/>
          <w:sz w:val="22"/>
          <w:szCs w:val="22"/>
        </w:rPr>
        <w:t>Wang L, Shi J, Song G, Shen I-Fan. Object Detection Combining Recognition and Segmentation [Internet]. [cited 2025 May 5]. Available from: https://www.seas.upenn.edu/~jshi/papers/obj_det_liming_accv07.pdf</w:t>
      </w:r>
    </w:p>
    <w:p w14:paraId="1ED0DF89" w14:textId="741BFA60" w:rsidR="001539EF" w:rsidRPr="00106D83" w:rsidRDefault="00EC4C2F" w:rsidP="00E34D69">
      <w:pPr>
        <w:pStyle w:val="ListParagraph"/>
        <w:numPr>
          <w:ilvl w:val="0"/>
          <w:numId w:val="22"/>
        </w:numPr>
        <w:rPr>
          <w:rFonts w:ascii="Arial" w:hAnsi="Arial" w:cs="Arial"/>
          <w:sz w:val="22"/>
          <w:szCs w:val="22"/>
          <w:lang w:eastAsia="en-GB"/>
        </w:rPr>
      </w:pPr>
      <w:r w:rsidRPr="00106D83">
        <w:rPr>
          <w:rFonts w:ascii="Arial" w:hAnsi="Arial" w:cs="Arial"/>
          <w:sz w:val="22"/>
          <w:szCs w:val="22"/>
        </w:rPr>
        <w:t xml:space="preserve">Weng L. Reward Hacking in Reinforcement Learning [Internet]. Github.io. </w:t>
      </w:r>
      <w:proofErr w:type="spellStart"/>
      <w:r w:rsidRPr="00106D83">
        <w:rPr>
          <w:rFonts w:ascii="Arial" w:hAnsi="Arial" w:cs="Arial"/>
          <w:sz w:val="22"/>
          <w:szCs w:val="22"/>
        </w:rPr>
        <w:t>Lil’Log</w:t>
      </w:r>
      <w:proofErr w:type="spellEnd"/>
      <w:r w:rsidRPr="00106D83">
        <w:rPr>
          <w:rFonts w:ascii="Arial" w:hAnsi="Arial" w:cs="Arial"/>
          <w:sz w:val="22"/>
          <w:szCs w:val="22"/>
        </w:rPr>
        <w:t>; 2024. Available from: https://lilianweng.github.io/posts/2024-11-28-reward-hacking/</w:t>
      </w:r>
    </w:p>
    <w:p w14:paraId="117B1BB3" w14:textId="41779697" w:rsidR="00EC4C2F" w:rsidRPr="00106D83" w:rsidRDefault="00422D83" w:rsidP="00E34D69">
      <w:pPr>
        <w:pStyle w:val="ListParagraph"/>
        <w:numPr>
          <w:ilvl w:val="0"/>
          <w:numId w:val="22"/>
        </w:numPr>
        <w:rPr>
          <w:rFonts w:ascii="Arial" w:hAnsi="Arial" w:cs="Arial"/>
          <w:sz w:val="22"/>
          <w:szCs w:val="22"/>
          <w:lang w:eastAsia="en-GB"/>
        </w:rPr>
      </w:pPr>
      <w:r w:rsidRPr="00106D83">
        <w:rPr>
          <w:rFonts w:ascii="Arial" w:hAnsi="Arial" w:cs="Arial"/>
          <w:sz w:val="22"/>
          <w:szCs w:val="22"/>
        </w:rPr>
        <w:t>Valero-Cuevas FJ, Smaby N, Venkadesan M, Peterson M, Wright T. The strength–dexterity test as a measure of dynamic pinch performance. Journal of Biomechanics. 2003 Feb;36(2):265–70.</w:t>
      </w:r>
    </w:p>
    <w:p w14:paraId="39470974" w14:textId="4A5BC8CD" w:rsidR="00422D83" w:rsidRPr="00106D83" w:rsidRDefault="00FA5D4A" w:rsidP="00E34D69">
      <w:pPr>
        <w:pStyle w:val="ListParagraph"/>
        <w:numPr>
          <w:ilvl w:val="0"/>
          <w:numId w:val="22"/>
        </w:numPr>
        <w:rPr>
          <w:rFonts w:ascii="Arial" w:hAnsi="Arial" w:cs="Arial"/>
          <w:sz w:val="22"/>
          <w:szCs w:val="22"/>
          <w:lang w:eastAsia="en-GB"/>
        </w:rPr>
      </w:pPr>
      <w:r w:rsidRPr="00106D83">
        <w:rPr>
          <w:rFonts w:ascii="Arial" w:hAnsi="Arial" w:cs="Arial"/>
          <w:sz w:val="22"/>
          <w:szCs w:val="22"/>
        </w:rPr>
        <w:t>Riddle M, MacDermid J, Robinson S, Szekeres M, Ferreira L, Lalone E. Evaluation of individual finger forces during activities of daily living in healthy individuals and those with hand arthritis. Journal of Hand Therapy. 2020 Apr;33(2):188–97.</w:t>
      </w:r>
    </w:p>
    <w:p w14:paraId="74636DB1" w14:textId="02A7EDC2" w:rsidR="006F7936" w:rsidRPr="00106D83" w:rsidRDefault="00E33FDB" w:rsidP="002B51BE">
      <w:pPr>
        <w:pStyle w:val="ListParagraph"/>
        <w:numPr>
          <w:ilvl w:val="0"/>
          <w:numId w:val="22"/>
        </w:numPr>
        <w:rPr>
          <w:rFonts w:ascii="Arial" w:hAnsi="Arial" w:cs="Arial"/>
          <w:sz w:val="22"/>
          <w:szCs w:val="22"/>
          <w:lang w:eastAsia="en-GB"/>
        </w:rPr>
      </w:pPr>
      <w:r w:rsidRPr="00106D83">
        <w:rPr>
          <w:rFonts w:ascii="Arial" w:hAnsi="Arial" w:cs="Arial"/>
          <w:sz w:val="22"/>
          <w:szCs w:val="22"/>
        </w:rPr>
        <w:t xml:space="preserve">Basumatary H, Adhar D, Hazarika SM. </w:t>
      </w:r>
      <w:proofErr w:type="spellStart"/>
      <w:r w:rsidRPr="00106D83">
        <w:rPr>
          <w:rFonts w:ascii="Arial" w:hAnsi="Arial" w:cs="Arial"/>
          <w:sz w:val="22"/>
          <w:szCs w:val="22"/>
        </w:rPr>
        <w:t>Robustifying</w:t>
      </w:r>
      <w:proofErr w:type="spellEnd"/>
      <w:r w:rsidRPr="00106D83">
        <w:rPr>
          <w:rFonts w:ascii="Arial" w:hAnsi="Arial" w:cs="Arial"/>
          <w:sz w:val="22"/>
          <w:szCs w:val="22"/>
        </w:rPr>
        <w:t xml:space="preserve"> a reinforcement learning agent-based bionic reflex controller through an adaptive sliding mode control. </w:t>
      </w:r>
      <w:proofErr w:type="spellStart"/>
      <w:r w:rsidRPr="00106D83">
        <w:rPr>
          <w:rFonts w:ascii="Arial" w:hAnsi="Arial" w:cs="Arial"/>
          <w:sz w:val="22"/>
          <w:szCs w:val="22"/>
        </w:rPr>
        <w:t>Robotica</w:t>
      </w:r>
      <w:proofErr w:type="spellEnd"/>
      <w:r w:rsidRPr="00106D83">
        <w:rPr>
          <w:rFonts w:ascii="Arial" w:hAnsi="Arial" w:cs="Arial"/>
          <w:sz w:val="22"/>
          <w:szCs w:val="22"/>
        </w:rPr>
        <w:t xml:space="preserve"> [Internet]. 2024 Nov 8 [cited 2025 May 5];43(1):256–79. Available from: </w:t>
      </w:r>
      <w:r w:rsidR="005C198B" w:rsidRPr="00106D83">
        <w:rPr>
          <w:rFonts w:ascii="Arial" w:hAnsi="Arial" w:cs="Arial"/>
          <w:sz w:val="22"/>
          <w:szCs w:val="22"/>
        </w:rPr>
        <w:t>https://www.cambridge.org/core/journals/robotica/article/abs/robustifying-a-reinforcement-learning-agentbased-bionic-reflex-controller-through-an-adaptive-sliding-mode-control/18F6E0397D4BD935A735988A3A3ABB92</w:t>
      </w:r>
    </w:p>
    <w:p w14:paraId="039C7D11" w14:textId="4B1B60F5" w:rsidR="000F79A9" w:rsidRPr="00106D83" w:rsidRDefault="000F79A9" w:rsidP="00E34D69">
      <w:pPr>
        <w:pStyle w:val="ListParagraph"/>
        <w:numPr>
          <w:ilvl w:val="0"/>
          <w:numId w:val="22"/>
        </w:numPr>
        <w:rPr>
          <w:rFonts w:ascii="Arial" w:hAnsi="Arial" w:cs="Arial"/>
          <w:sz w:val="22"/>
          <w:szCs w:val="22"/>
          <w:lang w:eastAsia="en-GB"/>
        </w:rPr>
      </w:pPr>
      <w:r w:rsidRPr="00106D83">
        <w:rPr>
          <w:rFonts w:ascii="Arial" w:hAnsi="Arial" w:cs="Arial"/>
          <w:sz w:val="22"/>
          <w:szCs w:val="22"/>
          <w:lang w:eastAsia="en-GB"/>
        </w:rPr>
        <w:lastRenderedPageBreak/>
        <w:t>Yen PE, Li Z, Chew CM, Luo S, Wu Y. Learning Stable Robot Grasping with Transformer-based Tactile Control Policies [Internet]. arXiv.org. 2024 [cited 2025 May 10]. Available from: https://arxiv.org/abs/2407.21172</w:t>
      </w:r>
    </w:p>
    <w:p w14:paraId="226DD158" w14:textId="26EFD872" w:rsidR="000F79A9" w:rsidRPr="00106D83" w:rsidRDefault="006E2AF6" w:rsidP="002C58D8">
      <w:pPr>
        <w:pStyle w:val="ListParagraph"/>
        <w:numPr>
          <w:ilvl w:val="0"/>
          <w:numId w:val="22"/>
        </w:numPr>
        <w:rPr>
          <w:rFonts w:ascii="Arial" w:hAnsi="Arial" w:cs="Arial"/>
          <w:sz w:val="22"/>
          <w:szCs w:val="22"/>
          <w:lang w:eastAsia="en-GB"/>
        </w:rPr>
      </w:pPr>
      <w:r w:rsidRPr="00106D83">
        <w:rPr>
          <w:rFonts w:ascii="Arial" w:hAnsi="Arial" w:cs="Arial"/>
          <w:sz w:val="22"/>
          <w:szCs w:val="22"/>
        </w:rPr>
        <w:t xml:space="preserve">de Kleijn R, Sen D, </w:t>
      </w:r>
      <w:proofErr w:type="spellStart"/>
      <w:r w:rsidRPr="00106D83">
        <w:rPr>
          <w:rFonts w:ascii="Arial" w:hAnsi="Arial" w:cs="Arial"/>
          <w:sz w:val="22"/>
          <w:szCs w:val="22"/>
        </w:rPr>
        <w:t>Kachergis</w:t>
      </w:r>
      <w:proofErr w:type="spellEnd"/>
      <w:r w:rsidRPr="00106D83">
        <w:rPr>
          <w:rFonts w:ascii="Arial" w:hAnsi="Arial" w:cs="Arial"/>
          <w:sz w:val="22"/>
          <w:szCs w:val="22"/>
        </w:rPr>
        <w:t xml:space="preserve"> G. A Critical Period for Robust Curriculum</w:t>
      </w:r>
      <w:r w:rsidRPr="00106D83">
        <w:rPr>
          <w:rFonts w:ascii="Cambria Math" w:hAnsi="Cambria Math" w:cs="Cambria Math"/>
          <w:sz w:val="22"/>
          <w:szCs w:val="22"/>
        </w:rPr>
        <w:t>‐</w:t>
      </w:r>
      <w:r w:rsidRPr="00106D83">
        <w:rPr>
          <w:rFonts w:ascii="Arial" w:hAnsi="Arial" w:cs="Arial"/>
          <w:sz w:val="22"/>
          <w:szCs w:val="22"/>
        </w:rPr>
        <w:t xml:space="preserve">Based Deep Reinforcement Learning of Sequential Action in a Robot Arm. Topics in Cognitive Science. 2022 Jan </w:t>
      </w:r>
      <w:proofErr w:type="gramStart"/>
      <w:r w:rsidRPr="00106D83">
        <w:rPr>
          <w:rFonts w:ascii="Arial" w:hAnsi="Arial" w:cs="Arial"/>
          <w:sz w:val="22"/>
          <w:szCs w:val="22"/>
        </w:rPr>
        <w:t>10;</w:t>
      </w:r>
      <w:proofErr w:type="gramEnd"/>
    </w:p>
    <w:p w14:paraId="1772378E" w14:textId="5DB0B2C8" w:rsidR="006E2AF6" w:rsidRPr="00106D83" w:rsidRDefault="009839D4" w:rsidP="00E34D69">
      <w:pPr>
        <w:pStyle w:val="ListParagraph"/>
        <w:numPr>
          <w:ilvl w:val="0"/>
          <w:numId w:val="22"/>
        </w:numPr>
        <w:rPr>
          <w:rFonts w:ascii="Arial" w:hAnsi="Arial" w:cs="Arial"/>
          <w:sz w:val="22"/>
          <w:szCs w:val="22"/>
          <w:lang w:eastAsia="en-GB"/>
        </w:rPr>
      </w:pPr>
      <w:proofErr w:type="spellStart"/>
      <w:r w:rsidRPr="00106D83">
        <w:rPr>
          <w:rFonts w:ascii="Arial" w:hAnsi="Arial" w:cs="Arial"/>
          <w:sz w:val="22"/>
          <w:szCs w:val="22"/>
        </w:rPr>
        <w:t>Kadalagere</w:t>
      </w:r>
      <w:proofErr w:type="spellEnd"/>
      <w:r w:rsidRPr="00106D83">
        <w:rPr>
          <w:rFonts w:ascii="Arial" w:hAnsi="Arial" w:cs="Arial"/>
          <w:sz w:val="22"/>
          <w:szCs w:val="22"/>
        </w:rPr>
        <w:t xml:space="preserve"> Sampath S, Wang N, Yang C, Wu H, Liu C, Pearson M. A Vision-Guided Deep Learning Framework for Dexterous Robotic Grasping Using Gaussian Processes and Transformers. Applied Sciences [Internet]. 2025 Feb 28 [cited 2025 May 5];15(5):2615. Available from: https://www.mdpi.com/2076-3417/15/5/2615</w:t>
      </w:r>
    </w:p>
    <w:p w14:paraId="738ADBDA" w14:textId="48D71DB2" w:rsidR="00C31004" w:rsidRPr="00106D83" w:rsidRDefault="00C31004" w:rsidP="00C31004">
      <w:pPr>
        <w:pStyle w:val="ListParagraph"/>
        <w:numPr>
          <w:ilvl w:val="0"/>
          <w:numId w:val="22"/>
        </w:numPr>
        <w:rPr>
          <w:rFonts w:ascii="Arial" w:hAnsi="Arial" w:cs="Arial"/>
          <w:sz w:val="22"/>
          <w:szCs w:val="22"/>
          <w:lang w:eastAsia="en-GB"/>
        </w:rPr>
      </w:pPr>
      <w:r w:rsidRPr="00106D83">
        <w:rPr>
          <w:rFonts w:ascii="Arial" w:hAnsi="Arial" w:cs="Arial"/>
          <w:sz w:val="22"/>
          <w:szCs w:val="22"/>
        </w:rPr>
        <w:t>Wu Q, Liu J, Hao J, Wang J, Shao K. VSC-RL: Advancing Autonomous Vision-Language Agents with Variational Subgoal-Conditioned Reinforcement Learning [Internet]. arXiv.org. 2025 [cited 2025 May 10]. Available from: https://arxiv.org/abs/2502.07949</w:t>
      </w:r>
    </w:p>
    <w:p w14:paraId="6593F95E" w14:textId="603968A3" w:rsidR="00665CA5" w:rsidRPr="00106D83" w:rsidRDefault="00FC44E6" w:rsidP="00FD5829">
      <w:pPr>
        <w:pStyle w:val="Heading1"/>
        <w:jc w:val="center"/>
        <w:rPr>
          <w:rFonts w:ascii="Arial" w:hAnsi="Arial" w:cs="Arial"/>
          <w:sz w:val="28"/>
          <w:szCs w:val="28"/>
        </w:rPr>
      </w:pPr>
      <w:bookmarkStart w:id="338" w:name="_Toc197363935"/>
      <w:bookmarkStart w:id="339" w:name="_Toc197364579"/>
      <w:bookmarkStart w:id="340" w:name="_Toc197364619"/>
      <w:bookmarkStart w:id="341" w:name="_Toc197626274"/>
      <w:bookmarkStart w:id="342" w:name="_Toc197768186"/>
      <w:bookmarkStart w:id="343" w:name="_Toc197770492"/>
      <w:bookmarkStart w:id="344" w:name="_Toc197984241"/>
      <w:bookmarkStart w:id="345" w:name="_Toc198116565"/>
      <w:r w:rsidRPr="00106D83">
        <w:rPr>
          <w:rFonts w:ascii="Arial" w:hAnsi="Arial" w:cs="Arial"/>
          <w:sz w:val="28"/>
          <w:szCs w:val="28"/>
        </w:rPr>
        <w:t>10</w:t>
      </w:r>
      <w:r w:rsidR="00665CA5" w:rsidRPr="00106D83">
        <w:rPr>
          <w:rFonts w:ascii="Arial" w:hAnsi="Arial" w:cs="Arial"/>
          <w:sz w:val="28"/>
          <w:szCs w:val="28"/>
        </w:rPr>
        <w:t xml:space="preserve"> </w:t>
      </w:r>
      <w:r w:rsidR="00FD5829" w:rsidRPr="00106D83">
        <w:rPr>
          <w:rFonts w:ascii="Arial" w:hAnsi="Arial" w:cs="Arial"/>
          <w:sz w:val="28"/>
          <w:szCs w:val="28"/>
        </w:rPr>
        <w:t>LIST OF ABBREVIATIONS</w:t>
      </w:r>
      <w:bookmarkEnd w:id="338"/>
      <w:bookmarkEnd w:id="339"/>
      <w:bookmarkEnd w:id="340"/>
      <w:bookmarkEnd w:id="341"/>
      <w:bookmarkEnd w:id="342"/>
      <w:bookmarkEnd w:id="343"/>
      <w:bookmarkEnd w:id="344"/>
      <w:bookmarkEnd w:id="345"/>
    </w:p>
    <w:p w14:paraId="1745139A" w14:textId="7D6B93C3" w:rsidR="00013A3A" w:rsidRPr="00106D83" w:rsidRDefault="00013A3A" w:rsidP="00013A3A">
      <w:pPr>
        <w:rPr>
          <w:rFonts w:ascii="Arial" w:hAnsi="Arial" w:cs="Arial"/>
          <w:sz w:val="22"/>
          <w:szCs w:val="22"/>
        </w:rPr>
      </w:pPr>
      <w:r w:rsidRPr="00106D83">
        <w:rPr>
          <w:rStyle w:val="Strong"/>
          <w:rFonts w:ascii="Arial" w:hAnsi="Arial" w:cs="Arial"/>
          <w:sz w:val="22"/>
          <w:szCs w:val="22"/>
        </w:rPr>
        <w:t>NHS</w:t>
      </w:r>
      <w:r w:rsidRPr="00106D83">
        <w:rPr>
          <w:rFonts w:ascii="Arial" w:hAnsi="Arial" w:cs="Arial"/>
          <w:sz w:val="22"/>
          <w:szCs w:val="22"/>
        </w:rPr>
        <w:t xml:space="preserve"> – National Health Service</w:t>
      </w:r>
    </w:p>
    <w:p w14:paraId="0F4CF86F" w14:textId="16E37CB7" w:rsidR="0030708A" w:rsidRPr="00106D83" w:rsidRDefault="0030708A" w:rsidP="00013A3A">
      <w:pPr>
        <w:rPr>
          <w:rFonts w:ascii="Arial" w:hAnsi="Arial" w:cs="Arial"/>
          <w:sz w:val="22"/>
          <w:szCs w:val="22"/>
        </w:rPr>
      </w:pPr>
      <w:r w:rsidRPr="00106D83">
        <w:rPr>
          <w:rStyle w:val="Strong"/>
          <w:rFonts w:ascii="Arial" w:hAnsi="Arial" w:cs="Arial"/>
          <w:sz w:val="22"/>
          <w:szCs w:val="22"/>
        </w:rPr>
        <w:t>EMG</w:t>
      </w:r>
      <w:r w:rsidRPr="00106D83">
        <w:rPr>
          <w:rFonts w:ascii="Arial" w:hAnsi="Arial" w:cs="Arial"/>
          <w:sz w:val="22"/>
          <w:szCs w:val="22"/>
        </w:rPr>
        <w:t xml:space="preserve"> – Electromyography</w:t>
      </w:r>
    </w:p>
    <w:p w14:paraId="0EB570AB" w14:textId="628D51AF" w:rsidR="0008402A" w:rsidRPr="00106D83" w:rsidRDefault="0008402A" w:rsidP="00013A3A">
      <w:pPr>
        <w:rPr>
          <w:rFonts w:ascii="Arial" w:hAnsi="Arial" w:cs="Arial"/>
          <w:b/>
          <w:bCs/>
          <w:sz w:val="22"/>
          <w:szCs w:val="22"/>
        </w:rPr>
      </w:pPr>
      <w:r w:rsidRPr="00106D83">
        <w:rPr>
          <w:rFonts w:ascii="Arial" w:hAnsi="Arial" w:cs="Arial"/>
          <w:b/>
          <w:bCs/>
          <w:sz w:val="22"/>
          <w:szCs w:val="22"/>
        </w:rPr>
        <w:t xml:space="preserve">SHAP </w:t>
      </w:r>
      <w:r w:rsidRPr="00106D83">
        <w:rPr>
          <w:rFonts w:ascii="Arial" w:hAnsi="Arial" w:cs="Arial"/>
          <w:sz w:val="22"/>
          <w:szCs w:val="22"/>
        </w:rPr>
        <w:t>– Southampton Hand Assessment Procedure</w:t>
      </w:r>
    </w:p>
    <w:p w14:paraId="4F124097" w14:textId="6A51C34A" w:rsidR="00013A3A" w:rsidRPr="00106D83" w:rsidRDefault="00013A3A" w:rsidP="00013A3A">
      <w:pPr>
        <w:rPr>
          <w:rFonts w:ascii="Arial" w:hAnsi="Arial" w:cs="Arial"/>
          <w:sz w:val="22"/>
          <w:szCs w:val="22"/>
        </w:rPr>
      </w:pPr>
      <w:r w:rsidRPr="00106D83">
        <w:rPr>
          <w:rStyle w:val="Strong"/>
          <w:rFonts w:ascii="Arial" w:hAnsi="Arial" w:cs="Arial"/>
          <w:sz w:val="22"/>
          <w:szCs w:val="22"/>
        </w:rPr>
        <w:t>AI</w:t>
      </w:r>
      <w:r w:rsidRPr="00106D83">
        <w:rPr>
          <w:rFonts w:ascii="Arial" w:hAnsi="Arial" w:cs="Arial"/>
          <w:sz w:val="22"/>
          <w:szCs w:val="22"/>
        </w:rPr>
        <w:t xml:space="preserve"> – Artificial Intelligence</w:t>
      </w:r>
    </w:p>
    <w:p w14:paraId="03662422" w14:textId="77777777" w:rsidR="0030708A" w:rsidRPr="00106D83" w:rsidRDefault="0030708A" w:rsidP="00013A3A">
      <w:pPr>
        <w:rPr>
          <w:rFonts w:ascii="Arial" w:hAnsi="Arial" w:cs="Arial"/>
          <w:sz w:val="22"/>
          <w:szCs w:val="22"/>
        </w:rPr>
      </w:pPr>
      <w:r w:rsidRPr="00106D83">
        <w:rPr>
          <w:rStyle w:val="Strong"/>
          <w:rFonts w:ascii="Arial" w:hAnsi="Arial" w:cs="Arial"/>
          <w:sz w:val="22"/>
          <w:szCs w:val="22"/>
        </w:rPr>
        <w:t>ML</w:t>
      </w:r>
      <w:r w:rsidRPr="00106D83">
        <w:rPr>
          <w:rFonts w:ascii="Arial" w:hAnsi="Arial" w:cs="Arial"/>
          <w:sz w:val="22"/>
          <w:szCs w:val="22"/>
        </w:rPr>
        <w:t xml:space="preserve"> – Machine Learning</w:t>
      </w:r>
    </w:p>
    <w:p w14:paraId="067CDFCB" w14:textId="77777777" w:rsidR="0008402A" w:rsidRPr="00106D83" w:rsidRDefault="0030708A" w:rsidP="00013A3A">
      <w:pPr>
        <w:rPr>
          <w:rFonts w:ascii="Arial" w:hAnsi="Arial" w:cs="Arial"/>
          <w:sz w:val="22"/>
          <w:szCs w:val="22"/>
        </w:rPr>
      </w:pPr>
      <w:r w:rsidRPr="00106D83">
        <w:rPr>
          <w:rStyle w:val="Strong"/>
          <w:rFonts w:ascii="Arial" w:hAnsi="Arial" w:cs="Arial"/>
          <w:sz w:val="22"/>
          <w:szCs w:val="22"/>
        </w:rPr>
        <w:t>CV</w:t>
      </w:r>
      <w:r w:rsidRPr="00106D83">
        <w:rPr>
          <w:rFonts w:ascii="Arial" w:hAnsi="Arial" w:cs="Arial"/>
          <w:sz w:val="22"/>
          <w:szCs w:val="22"/>
        </w:rPr>
        <w:t xml:space="preserve"> – Computer Vision</w:t>
      </w:r>
    </w:p>
    <w:p w14:paraId="1A8EBBC0" w14:textId="2E302092" w:rsidR="0030708A" w:rsidRPr="00106D83" w:rsidRDefault="00013A3A" w:rsidP="00013A3A">
      <w:pPr>
        <w:rPr>
          <w:rFonts w:ascii="Arial" w:hAnsi="Arial" w:cs="Arial"/>
          <w:sz w:val="22"/>
          <w:szCs w:val="22"/>
        </w:rPr>
      </w:pPr>
      <w:r w:rsidRPr="00106D83">
        <w:rPr>
          <w:rStyle w:val="Strong"/>
          <w:rFonts w:ascii="Arial" w:hAnsi="Arial" w:cs="Arial"/>
          <w:sz w:val="22"/>
          <w:szCs w:val="22"/>
        </w:rPr>
        <w:t>CNN</w:t>
      </w:r>
      <w:r w:rsidRPr="00106D83">
        <w:rPr>
          <w:rFonts w:ascii="Arial" w:hAnsi="Arial" w:cs="Arial"/>
          <w:sz w:val="22"/>
          <w:szCs w:val="22"/>
        </w:rPr>
        <w:t xml:space="preserve"> – Convolutional Neural Network</w:t>
      </w:r>
    </w:p>
    <w:p w14:paraId="51D9F3F7" w14:textId="77777777" w:rsidR="001F50D9" w:rsidRPr="00106D83" w:rsidRDefault="0030708A" w:rsidP="00013A3A">
      <w:pPr>
        <w:rPr>
          <w:rFonts w:ascii="Arial" w:hAnsi="Arial" w:cs="Arial"/>
          <w:sz w:val="22"/>
          <w:szCs w:val="22"/>
        </w:rPr>
      </w:pPr>
      <w:r w:rsidRPr="00106D83">
        <w:rPr>
          <w:rStyle w:val="Strong"/>
          <w:rFonts w:ascii="Arial" w:hAnsi="Arial" w:cs="Arial"/>
          <w:sz w:val="22"/>
          <w:szCs w:val="22"/>
        </w:rPr>
        <w:t>URDF</w:t>
      </w:r>
      <w:r w:rsidRPr="00106D83">
        <w:rPr>
          <w:rFonts w:ascii="Arial" w:hAnsi="Arial" w:cs="Arial"/>
          <w:sz w:val="22"/>
          <w:szCs w:val="22"/>
        </w:rPr>
        <w:t xml:space="preserve"> – Unified Robot Description Format</w:t>
      </w:r>
    </w:p>
    <w:p w14:paraId="69BE6A05" w14:textId="77777777" w:rsidR="001F50D9" w:rsidRPr="00106D83" w:rsidRDefault="001F50D9" w:rsidP="00013A3A">
      <w:pPr>
        <w:rPr>
          <w:rFonts w:ascii="Arial" w:hAnsi="Arial" w:cs="Arial"/>
          <w:sz w:val="22"/>
          <w:szCs w:val="22"/>
        </w:rPr>
      </w:pPr>
      <w:r w:rsidRPr="00106D83">
        <w:rPr>
          <w:rStyle w:val="Strong"/>
          <w:rFonts w:ascii="Arial" w:hAnsi="Arial" w:cs="Arial"/>
          <w:sz w:val="22"/>
          <w:szCs w:val="22"/>
        </w:rPr>
        <w:t>YOLO</w:t>
      </w:r>
      <w:r w:rsidRPr="00106D83">
        <w:rPr>
          <w:rFonts w:ascii="Arial" w:hAnsi="Arial" w:cs="Arial"/>
          <w:sz w:val="22"/>
          <w:szCs w:val="22"/>
        </w:rPr>
        <w:t xml:space="preserve"> – You Only Look Once</w:t>
      </w:r>
    </w:p>
    <w:p w14:paraId="3E2F734C" w14:textId="7B3B8765" w:rsidR="001F50D9" w:rsidRPr="00106D83" w:rsidRDefault="001F50D9" w:rsidP="00013A3A">
      <w:pPr>
        <w:rPr>
          <w:rFonts w:ascii="Arial" w:hAnsi="Arial" w:cs="Arial"/>
          <w:sz w:val="22"/>
          <w:szCs w:val="22"/>
        </w:rPr>
      </w:pPr>
      <w:r w:rsidRPr="00106D83">
        <w:rPr>
          <w:rStyle w:val="Strong"/>
          <w:rFonts w:ascii="Arial" w:hAnsi="Arial" w:cs="Arial"/>
          <w:sz w:val="22"/>
          <w:szCs w:val="22"/>
        </w:rPr>
        <w:t>PPO</w:t>
      </w:r>
      <w:r w:rsidRPr="00106D83">
        <w:rPr>
          <w:rFonts w:ascii="Arial" w:hAnsi="Arial" w:cs="Arial"/>
          <w:sz w:val="22"/>
          <w:szCs w:val="22"/>
        </w:rPr>
        <w:t xml:space="preserve"> – Proximal Policy Optimization</w:t>
      </w:r>
    </w:p>
    <w:p w14:paraId="1F030922" w14:textId="52821EB0" w:rsidR="001F50D9" w:rsidRPr="00106D83" w:rsidRDefault="001F50D9" w:rsidP="00013A3A">
      <w:pPr>
        <w:rPr>
          <w:rFonts w:ascii="Arial" w:hAnsi="Arial" w:cs="Arial"/>
          <w:sz w:val="22"/>
          <w:szCs w:val="22"/>
        </w:rPr>
      </w:pPr>
      <w:r w:rsidRPr="00106D83">
        <w:rPr>
          <w:rStyle w:val="Strong"/>
          <w:rFonts w:ascii="Arial" w:hAnsi="Arial" w:cs="Arial"/>
          <w:sz w:val="22"/>
          <w:szCs w:val="22"/>
        </w:rPr>
        <w:t>SAC</w:t>
      </w:r>
      <w:r w:rsidRPr="00106D83">
        <w:rPr>
          <w:rFonts w:ascii="Arial" w:hAnsi="Arial" w:cs="Arial"/>
          <w:sz w:val="22"/>
          <w:szCs w:val="22"/>
        </w:rPr>
        <w:t xml:space="preserve"> – Soft Actor-Critic</w:t>
      </w:r>
    </w:p>
    <w:p w14:paraId="759CA141" w14:textId="14E338CC" w:rsidR="001F50D9" w:rsidRPr="00106D83" w:rsidRDefault="001F50D9" w:rsidP="00013A3A">
      <w:pPr>
        <w:rPr>
          <w:rFonts w:ascii="Arial" w:hAnsi="Arial" w:cs="Arial"/>
          <w:sz w:val="22"/>
          <w:szCs w:val="22"/>
        </w:rPr>
      </w:pPr>
      <w:r w:rsidRPr="00106D83">
        <w:rPr>
          <w:rStyle w:val="Strong"/>
          <w:rFonts w:ascii="Arial" w:hAnsi="Arial" w:cs="Arial"/>
          <w:sz w:val="22"/>
          <w:szCs w:val="22"/>
        </w:rPr>
        <w:t>TD3</w:t>
      </w:r>
      <w:r w:rsidRPr="00106D83">
        <w:rPr>
          <w:rFonts w:ascii="Arial" w:hAnsi="Arial" w:cs="Arial"/>
          <w:sz w:val="22"/>
          <w:szCs w:val="22"/>
        </w:rPr>
        <w:t xml:space="preserve"> – Twin-Delayed Deep Deterministic Policy Gradient</w:t>
      </w:r>
    </w:p>
    <w:p w14:paraId="14CAFC59" w14:textId="4A3F9116" w:rsidR="006D6284" w:rsidRPr="00106D83" w:rsidRDefault="006D6284" w:rsidP="00013A3A">
      <w:pPr>
        <w:rPr>
          <w:rFonts w:ascii="Arial" w:hAnsi="Arial" w:cs="Arial"/>
          <w:sz w:val="22"/>
          <w:szCs w:val="22"/>
        </w:rPr>
      </w:pPr>
      <w:r w:rsidRPr="00106D83">
        <w:rPr>
          <w:rStyle w:val="Strong"/>
          <w:rFonts w:ascii="Arial" w:hAnsi="Arial" w:cs="Arial"/>
          <w:sz w:val="22"/>
          <w:szCs w:val="22"/>
        </w:rPr>
        <w:t>TP</w:t>
      </w:r>
      <w:r w:rsidRPr="00106D83">
        <w:rPr>
          <w:rFonts w:ascii="Arial" w:hAnsi="Arial" w:cs="Arial"/>
          <w:sz w:val="22"/>
          <w:szCs w:val="22"/>
        </w:rPr>
        <w:t xml:space="preserve"> – True Positive</w:t>
      </w:r>
    </w:p>
    <w:p w14:paraId="6D891658" w14:textId="3F2B10CD" w:rsidR="006D6284" w:rsidRPr="00106D83" w:rsidRDefault="006D6284" w:rsidP="00013A3A">
      <w:pPr>
        <w:rPr>
          <w:rFonts w:ascii="Arial" w:hAnsi="Arial" w:cs="Arial"/>
          <w:sz w:val="22"/>
          <w:szCs w:val="22"/>
        </w:rPr>
      </w:pPr>
      <w:r w:rsidRPr="00106D83">
        <w:rPr>
          <w:rStyle w:val="Strong"/>
          <w:rFonts w:ascii="Arial" w:hAnsi="Arial" w:cs="Arial"/>
          <w:sz w:val="22"/>
          <w:szCs w:val="22"/>
        </w:rPr>
        <w:t>FP</w:t>
      </w:r>
      <w:r w:rsidRPr="00106D83">
        <w:rPr>
          <w:rFonts w:ascii="Arial" w:hAnsi="Arial" w:cs="Arial"/>
          <w:sz w:val="22"/>
          <w:szCs w:val="22"/>
        </w:rPr>
        <w:t xml:space="preserve"> – False Positive</w:t>
      </w:r>
    </w:p>
    <w:p w14:paraId="424DCB99" w14:textId="3D888107" w:rsidR="006D6284" w:rsidRPr="00106D83" w:rsidRDefault="006D6284" w:rsidP="00013A3A">
      <w:pPr>
        <w:rPr>
          <w:rFonts w:ascii="Arial" w:hAnsi="Arial" w:cs="Arial"/>
          <w:sz w:val="22"/>
          <w:szCs w:val="22"/>
        </w:rPr>
      </w:pPr>
      <w:r w:rsidRPr="00106D83">
        <w:rPr>
          <w:rStyle w:val="Strong"/>
          <w:rFonts w:ascii="Arial" w:hAnsi="Arial" w:cs="Arial"/>
          <w:sz w:val="22"/>
          <w:szCs w:val="22"/>
        </w:rPr>
        <w:t>FN</w:t>
      </w:r>
      <w:r w:rsidRPr="00106D83">
        <w:rPr>
          <w:rFonts w:ascii="Arial" w:hAnsi="Arial" w:cs="Arial"/>
          <w:sz w:val="22"/>
          <w:szCs w:val="22"/>
        </w:rPr>
        <w:t xml:space="preserve"> – False Negative</w:t>
      </w:r>
    </w:p>
    <w:p w14:paraId="61AFF0D6" w14:textId="6F59D7BC" w:rsidR="008D6833" w:rsidRPr="00106D83" w:rsidRDefault="00DE2BCE" w:rsidP="00DE2BCE">
      <w:pPr>
        <w:rPr>
          <w:rFonts w:ascii="Arial" w:hAnsi="Arial" w:cs="Arial"/>
          <w:sz w:val="22"/>
          <w:szCs w:val="22"/>
        </w:rPr>
      </w:pPr>
      <w:r w:rsidRPr="00106D83">
        <w:rPr>
          <w:rStyle w:val="Strong"/>
          <w:rFonts w:ascii="Arial" w:hAnsi="Arial" w:cs="Arial"/>
          <w:sz w:val="22"/>
          <w:szCs w:val="22"/>
        </w:rPr>
        <w:t>TN</w:t>
      </w:r>
      <w:r w:rsidRPr="00106D83">
        <w:rPr>
          <w:rFonts w:ascii="Arial" w:hAnsi="Arial" w:cs="Arial"/>
          <w:sz w:val="22"/>
          <w:szCs w:val="22"/>
        </w:rPr>
        <w:t xml:space="preserve"> – True Negative</w:t>
      </w:r>
    </w:p>
    <w:p w14:paraId="5A674D50" w14:textId="77777777" w:rsidR="004F6579" w:rsidRPr="00106D83" w:rsidRDefault="004F6579" w:rsidP="00DE2BCE">
      <w:pPr>
        <w:rPr>
          <w:rFonts w:ascii="Arial" w:hAnsi="Arial" w:cs="Arial"/>
          <w:sz w:val="22"/>
          <w:szCs w:val="22"/>
        </w:rPr>
      </w:pPr>
    </w:p>
    <w:p w14:paraId="57FB7F69" w14:textId="3993B913" w:rsidR="004F6579" w:rsidRPr="00106D83" w:rsidRDefault="004F6579" w:rsidP="004F6579">
      <w:pPr>
        <w:pStyle w:val="Heading1"/>
        <w:jc w:val="center"/>
        <w:rPr>
          <w:rFonts w:ascii="Arial" w:hAnsi="Arial" w:cs="Arial"/>
          <w:sz w:val="28"/>
          <w:szCs w:val="28"/>
        </w:rPr>
      </w:pPr>
      <w:bookmarkStart w:id="346" w:name="_Toc197768187"/>
      <w:bookmarkStart w:id="347" w:name="_Toc197770493"/>
      <w:bookmarkStart w:id="348" w:name="_Toc197984242"/>
      <w:bookmarkStart w:id="349" w:name="_Toc198116566"/>
      <w:r w:rsidRPr="00106D83">
        <w:rPr>
          <w:rFonts w:ascii="Arial" w:hAnsi="Arial" w:cs="Arial"/>
          <w:sz w:val="28"/>
          <w:szCs w:val="28"/>
        </w:rPr>
        <w:t>11. APPENDIX</w:t>
      </w:r>
      <w:bookmarkEnd w:id="346"/>
      <w:bookmarkEnd w:id="347"/>
      <w:bookmarkEnd w:id="348"/>
      <w:bookmarkEnd w:id="349"/>
    </w:p>
    <w:p w14:paraId="50CD7D08" w14:textId="77777777" w:rsidR="005613EB" w:rsidRPr="00106D83" w:rsidRDefault="005613EB" w:rsidP="004F6579">
      <w:pPr>
        <w:rPr>
          <w:rFonts w:ascii="Arial" w:hAnsi="Arial" w:cs="Arial"/>
        </w:rPr>
      </w:pPr>
    </w:p>
    <w:p w14:paraId="0C201BB0" w14:textId="77777777" w:rsidR="001C310C" w:rsidRPr="00106D83" w:rsidRDefault="00B93209" w:rsidP="001C310C">
      <w:pPr>
        <w:keepNext/>
        <w:jc w:val="center"/>
        <w:rPr>
          <w:rFonts w:ascii="Arial" w:hAnsi="Arial" w:cs="Arial"/>
        </w:rPr>
      </w:pPr>
      <w:r w:rsidRPr="00106D83">
        <w:rPr>
          <w:rFonts w:ascii="Arial" w:hAnsi="Arial" w:cs="Arial"/>
          <w:noProof/>
        </w:rPr>
        <w:lastRenderedPageBreak/>
        <w:drawing>
          <wp:inline distT="0" distB="0" distL="0" distR="0" wp14:anchorId="4958177C" wp14:editId="498B1B4F">
            <wp:extent cx="6332220" cy="3170555"/>
            <wp:effectExtent l="0" t="0" r="5080" b="4445"/>
            <wp:docPr id="868622806" name="Picture 1" descr="A graph of loss and l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622806" name="Picture 1" descr="A graph of loss and loss&#10;&#10;AI-generated content may be incorrect."/>
                    <pic:cNvPicPr/>
                  </pic:nvPicPr>
                  <pic:blipFill>
                    <a:blip r:embed="rId38"/>
                    <a:stretch>
                      <a:fillRect/>
                    </a:stretch>
                  </pic:blipFill>
                  <pic:spPr>
                    <a:xfrm>
                      <a:off x="0" y="0"/>
                      <a:ext cx="6332220" cy="3170555"/>
                    </a:xfrm>
                    <a:prstGeom prst="rect">
                      <a:avLst/>
                    </a:prstGeom>
                  </pic:spPr>
                </pic:pic>
              </a:graphicData>
            </a:graphic>
          </wp:inline>
        </w:drawing>
      </w:r>
    </w:p>
    <w:p w14:paraId="3BECC388" w14:textId="625ED54A" w:rsidR="001C310C" w:rsidRPr="00106D83" w:rsidRDefault="001C310C" w:rsidP="001C310C">
      <w:pPr>
        <w:pStyle w:val="Caption"/>
        <w:jc w:val="center"/>
        <w:rPr>
          <w:rFonts w:ascii="Arial" w:hAnsi="Arial" w:cs="Arial"/>
        </w:rPr>
      </w:pPr>
      <w:r w:rsidRPr="00106D83">
        <w:rPr>
          <w:rFonts w:ascii="Arial" w:hAnsi="Arial" w:cs="Arial"/>
        </w:rPr>
        <w:t>Figure A1: Object detection model training metrics</w:t>
      </w:r>
    </w:p>
    <w:p w14:paraId="4D8CEAC9" w14:textId="0516048A" w:rsidR="005613EB" w:rsidRPr="00106D83" w:rsidRDefault="005613EB" w:rsidP="001C310C">
      <w:pPr>
        <w:pStyle w:val="Caption"/>
        <w:rPr>
          <w:rFonts w:ascii="Arial" w:hAnsi="Arial" w:cs="Arial"/>
        </w:rPr>
      </w:pPr>
    </w:p>
    <w:p w14:paraId="520D75E4" w14:textId="77777777" w:rsidR="001C310C" w:rsidRPr="00106D83" w:rsidRDefault="008806BC" w:rsidP="001C310C">
      <w:pPr>
        <w:keepNext/>
        <w:jc w:val="center"/>
        <w:rPr>
          <w:rFonts w:ascii="Arial" w:hAnsi="Arial" w:cs="Arial"/>
        </w:rPr>
      </w:pPr>
      <w:r w:rsidRPr="00106D83">
        <w:rPr>
          <w:rStyle w:val="wacimagecontainer"/>
          <w:rFonts w:ascii="Arial" w:hAnsi="Arial" w:cs="Arial"/>
          <w:noProof/>
          <w:color w:val="000000"/>
          <w:sz w:val="18"/>
          <w:szCs w:val="18"/>
          <w:shd w:val="clear" w:color="auto" w:fill="FFFFFF"/>
        </w:rPr>
        <w:lastRenderedPageBreak/>
        <w:drawing>
          <wp:inline distT="0" distB="0" distL="0" distR="0" wp14:anchorId="5B172601" wp14:editId="3DE7BDE3">
            <wp:extent cx="4944643" cy="5619565"/>
            <wp:effectExtent l="0" t="0" r="0" b="0"/>
            <wp:docPr id="1238090994" name="Picture 3"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ictur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956566" cy="5633116"/>
                    </a:xfrm>
                    <a:prstGeom prst="rect">
                      <a:avLst/>
                    </a:prstGeom>
                    <a:noFill/>
                    <a:ln>
                      <a:noFill/>
                    </a:ln>
                  </pic:spPr>
                </pic:pic>
              </a:graphicData>
            </a:graphic>
          </wp:inline>
        </w:drawing>
      </w:r>
      <w:r w:rsidRPr="00106D83">
        <w:rPr>
          <w:rFonts w:ascii="Arial" w:hAnsi="Arial" w:cs="Arial"/>
          <w:color w:val="000000"/>
          <w:sz w:val="18"/>
          <w:szCs w:val="18"/>
          <w:shd w:val="clear" w:color="auto" w:fill="FFFFFF"/>
        </w:rPr>
        <w:br/>
      </w:r>
      <w:r w:rsidRPr="00106D83">
        <w:rPr>
          <w:rStyle w:val="wacimagecontainer"/>
          <w:rFonts w:ascii="Arial" w:hAnsi="Arial" w:cs="Arial"/>
          <w:noProof/>
          <w:color w:val="000000"/>
          <w:sz w:val="18"/>
          <w:szCs w:val="18"/>
          <w:shd w:val="clear" w:color="auto" w:fill="FFFFFF"/>
        </w:rPr>
        <w:drawing>
          <wp:inline distT="0" distB="0" distL="0" distR="0" wp14:anchorId="741149E0" wp14:editId="55E6DF05">
            <wp:extent cx="4944110" cy="2277702"/>
            <wp:effectExtent l="0" t="0" r="0" b="0"/>
            <wp:docPr id="1296513270" name="Picture 4"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icture"/>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962872" cy="2286345"/>
                    </a:xfrm>
                    <a:prstGeom prst="rect">
                      <a:avLst/>
                    </a:prstGeom>
                    <a:noFill/>
                    <a:ln>
                      <a:noFill/>
                    </a:ln>
                  </pic:spPr>
                </pic:pic>
              </a:graphicData>
            </a:graphic>
          </wp:inline>
        </w:drawing>
      </w:r>
    </w:p>
    <w:p w14:paraId="2EF798C2" w14:textId="03D7E888" w:rsidR="00ED5F3A" w:rsidRPr="00106D83" w:rsidRDefault="001C310C" w:rsidP="006339A6">
      <w:pPr>
        <w:pStyle w:val="Caption"/>
        <w:jc w:val="center"/>
        <w:rPr>
          <w:rFonts w:ascii="Arial" w:hAnsi="Arial" w:cs="Arial"/>
        </w:rPr>
      </w:pPr>
      <w:r w:rsidRPr="00106D83">
        <w:rPr>
          <w:rFonts w:ascii="Arial" w:hAnsi="Arial" w:cs="Arial"/>
        </w:rPr>
        <w:t>Figure A2: RL Single experiment training metrics</w:t>
      </w:r>
    </w:p>
    <w:p w14:paraId="42C1037C" w14:textId="77777777" w:rsidR="001C310C" w:rsidRPr="00106D83" w:rsidRDefault="008B752D" w:rsidP="001C310C">
      <w:pPr>
        <w:keepNext/>
        <w:jc w:val="center"/>
        <w:rPr>
          <w:rFonts w:ascii="Arial" w:hAnsi="Arial" w:cs="Arial"/>
        </w:rPr>
      </w:pPr>
      <w:r w:rsidRPr="00106D83">
        <w:rPr>
          <w:rStyle w:val="wacimagecontainer"/>
          <w:rFonts w:ascii="Arial" w:hAnsi="Arial" w:cs="Arial"/>
          <w:noProof/>
          <w:color w:val="000000"/>
          <w:sz w:val="18"/>
          <w:szCs w:val="18"/>
          <w:shd w:val="clear" w:color="auto" w:fill="FFFFFF"/>
        </w:rPr>
        <w:lastRenderedPageBreak/>
        <w:drawing>
          <wp:inline distT="0" distB="0" distL="0" distR="0" wp14:anchorId="30156943" wp14:editId="2EA6F3E2">
            <wp:extent cx="5060272" cy="2548912"/>
            <wp:effectExtent l="0" t="0" r="0" b="3810"/>
            <wp:docPr id="1375161262" name="Picture 1"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079141" cy="2558417"/>
                    </a:xfrm>
                    <a:prstGeom prst="rect">
                      <a:avLst/>
                    </a:prstGeom>
                    <a:noFill/>
                    <a:ln>
                      <a:noFill/>
                    </a:ln>
                  </pic:spPr>
                </pic:pic>
              </a:graphicData>
            </a:graphic>
          </wp:inline>
        </w:drawing>
      </w:r>
      <w:r w:rsidRPr="00106D83">
        <w:rPr>
          <w:rFonts w:ascii="Arial" w:hAnsi="Arial" w:cs="Arial"/>
          <w:color w:val="000000"/>
          <w:sz w:val="18"/>
          <w:szCs w:val="18"/>
          <w:shd w:val="clear" w:color="auto" w:fill="FFFFFF"/>
        </w:rPr>
        <w:br/>
      </w:r>
      <w:r w:rsidR="00ED5F3A" w:rsidRPr="00106D83">
        <w:rPr>
          <w:rStyle w:val="wacimagecontainer"/>
          <w:rFonts w:ascii="Arial" w:hAnsi="Arial" w:cs="Arial"/>
          <w:noProof/>
          <w:color w:val="000000"/>
          <w:sz w:val="18"/>
          <w:szCs w:val="18"/>
          <w:shd w:val="clear" w:color="auto" w:fill="FFFFFF"/>
        </w:rPr>
        <w:drawing>
          <wp:inline distT="0" distB="0" distL="0" distR="0" wp14:anchorId="706D7E0A" wp14:editId="34B2139B">
            <wp:extent cx="5059680" cy="2425825"/>
            <wp:effectExtent l="0" t="0" r="0" b="0"/>
            <wp:docPr id="947287010" name="Picture 2"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icture"/>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070912" cy="2431210"/>
                    </a:xfrm>
                    <a:prstGeom prst="rect">
                      <a:avLst/>
                    </a:prstGeom>
                    <a:noFill/>
                    <a:ln>
                      <a:noFill/>
                    </a:ln>
                  </pic:spPr>
                </pic:pic>
              </a:graphicData>
            </a:graphic>
          </wp:inline>
        </w:drawing>
      </w:r>
    </w:p>
    <w:p w14:paraId="2E6EC0DA" w14:textId="50B4F8C7" w:rsidR="004F6579" w:rsidRPr="004F6579" w:rsidRDefault="001C310C" w:rsidP="006339A6">
      <w:pPr>
        <w:pStyle w:val="Caption"/>
        <w:jc w:val="center"/>
      </w:pPr>
      <w:r w:rsidRPr="00106D83">
        <w:rPr>
          <w:rFonts w:ascii="Arial" w:hAnsi="Arial" w:cs="Arial"/>
        </w:rPr>
        <w:t>Figure A3: RL All experiments training metrics</w:t>
      </w:r>
    </w:p>
    <w:sectPr w:rsidR="004F6579" w:rsidRPr="004F6579" w:rsidSect="009B128A">
      <w:pgSz w:w="12240" w:h="15840"/>
      <w:pgMar w:top="1134" w:right="1134" w:bottom="1134" w:left="1134"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4" w:author="Hawkins, Bruno" w:date="2025-05-09T21:24:00Z" w:initials="BH">
    <w:p w14:paraId="3CCE6948" w14:textId="03B73367" w:rsidR="004C6EA0" w:rsidRDefault="009132E5" w:rsidP="004C6EA0">
      <w:r>
        <w:rPr>
          <w:rStyle w:val="CommentReference"/>
        </w:rPr>
        <w:annotationRef/>
      </w:r>
      <w:r w:rsidR="004C6EA0">
        <w:rPr>
          <w:sz w:val="20"/>
          <w:szCs w:val="20"/>
        </w:rPr>
        <w:t>mention detecting the prescence of a cup in different conditions, as im looking at only the precense at the moment</w:t>
      </w:r>
    </w:p>
  </w:comment>
  <w:comment w:id="95" w:author="Hawkins, Bruno" w:date="2025-05-09T22:13:00Z" w:initials="BH">
    <w:p w14:paraId="41F8FBB4" w14:textId="77777777" w:rsidR="0027147C" w:rsidRDefault="0027147C" w:rsidP="0027147C">
      <w:r>
        <w:rPr>
          <w:rStyle w:val="CommentReference"/>
        </w:rPr>
        <w:annotationRef/>
      </w:r>
      <w:r>
        <w:rPr>
          <w:color w:val="000000"/>
          <w:sz w:val="20"/>
          <w:szCs w:val="20"/>
        </w:rPr>
        <w:t>throw in also will reduce the learning curve for users</w:t>
      </w:r>
    </w:p>
  </w:comment>
  <w:comment w:id="112" w:author="BJIH" w:date="2025-05-14T12:31:00Z" w:initials="MOU">
    <w:p w14:paraId="279EC23B" w14:textId="77777777" w:rsidR="00DC7BB4" w:rsidRDefault="00DC7BB4" w:rsidP="00DC7BB4">
      <w:r>
        <w:rPr>
          <w:rStyle w:val="CommentReference"/>
        </w:rPr>
        <w:annotationRef/>
      </w:r>
      <w:r>
        <w:rPr>
          <w:sz w:val="20"/>
          <w:szCs w:val="20"/>
        </w:rPr>
        <w:t xml:space="preserve">I changed the cell margins to 0.15 so there is a bigger gap between the text and the left edge </w:t>
      </w:r>
    </w:p>
  </w:comment>
  <w:comment w:id="131" w:author="BJIH" w:date="2025-05-14T12:32:00Z" w:initials="MOU">
    <w:p w14:paraId="5DE24B9E" w14:textId="64A148B5" w:rsidR="00DC7BB4" w:rsidRDefault="00DC7BB4" w:rsidP="00DC7BB4">
      <w:r>
        <w:rPr>
          <w:rStyle w:val="CommentReference"/>
        </w:rPr>
        <w:annotationRef/>
      </w:r>
      <w:r>
        <w:rPr>
          <w:sz w:val="20"/>
          <w:szCs w:val="20"/>
        </w:rPr>
        <w:t>write the word 'three' out in ful</w:t>
      </w:r>
    </w:p>
  </w:comment>
  <w:comment w:id="132" w:author="BJIH" w:date="2025-05-14T12:34:00Z" w:initials="MOU">
    <w:p w14:paraId="38A44523" w14:textId="77777777" w:rsidR="00DC7BB4" w:rsidRDefault="00DC7BB4" w:rsidP="00DC7BB4">
      <w:r>
        <w:rPr>
          <w:rStyle w:val="CommentReference"/>
        </w:rPr>
        <w:annotationRef/>
      </w:r>
      <w:r>
        <w:rPr>
          <w:sz w:val="20"/>
          <w:szCs w:val="20"/>
        </w:rPr>
        <w:t xml:space="preserve">I changed the cell margins to 0.15 so there is a bigger gap between the text and the left edge </w:t>
      </w:r>
    </w:p>
  </w:comment>
  <w:comment w:id="141" w:author="Hawkins, Bruno" w:date="2025-05-07T19:44:00Z" w:initials="BH">
    <w:p w14:paraId="43524B93" w14:textId="1D5C648A" w:rsidR="001604D5" w:rsidRDefault="001604D5" w:rsidP="001604D5">
      <w:r>
        <w:rPr>
          <w:rStyle w:val="CommentReference"/>
        </w:rPr>
        <w:annotationRef/>
      </w:r>
      <w:r>
        <w:rPr>
          <w:color w:val="000000"/>
          <w:sz w:val="20"/>
          <w:szCs w:val="20"/>
        </w:rPr>
        <w:t>Is this clear enough about where the force sensors are?</w:t>
      </w:r>
    </w:p>
  </w:comment>
  <w:comment w:id="142" w:author="Hawkins, Bruno" w:date="2025-05-08T18:52:00Z" w:initials="BH">
    <w:p w14:paraId="0F31576C" w14:textId="77777777" w:rsidR="00F82592" w:rsidRDefault="00F82592" w:rsidP="00F82592">
      <w:r>
        <w:rPr>
          <w:rStyle w:val="CommentReference"/>
        </w:rPr>
        <w:annotationRef/>
      </w:r>
      <w:r>
        <w:rPr>
          <w:color w:val="000000"/>
          <w:sz w:val="20"/>
          <w:szCs w:val="20"/>
        </w:rPr>
        <w:t>Is it worth showing on a picture or is this clear enough?</w:t>
      </w:r>
    </w:p>
  </w:comment>
  <w:comment w:id="152" w:author="BJIH" w:date="2025-05-14T12:38:00Z" w:initials="MOU">
    <w:p w14:paraId="18268819" w14:textId="77777777" w:rsidR="004D2D25" w:rsidRDefault="004D2D25" w:rsidP="004D2D25">
      <w:r>
        <w:rPr>
          <w:rStyle w:val="CommentReference"/>
        </w:rPr>
        <w:annotationRef/>
      </w:r>
      <w:r>
        <w:rPr>
          <w:sz w:val="20"/>
          <w:szCs w:val="20"/>
        </w:rPr>
        <w:t xml:space="preserve">I changed the cell margins to 0.15 so there is a bigger gap between the text and the left edge </w:t>
      </w:r>
    </w:p>
  </w:comment>
  <w:comment w:id="153" w:author="Hawkins, Bruno" w:date="2025-05-07T20:38:00Z" w:initials="BH">
    <w:p w14:paraId="1C3921EB" w14:textId="0D5FC608" w:rsidR="007D153C" w:rsidRDefault="007D153C" w:rsidP="007D153C">
      <w:r>
        <w:rPr>
          <w:rStyle w:val="CommentReference"/>
        </w:rPr>
        <w:annotationRef/>
      </w:r>
      <w:r>
        <w:rPr>
          <w:color w:val="000000"/>
          <w:sz w:val="20"/>
          <w:szCs w:val="20"/>
        </w:rPr>
        <w:t>Does this specific paragraph make sense to you? Do I need to make it clearer why im just using a single cup model or is this good enough?</w:t>
      </w:r>
    </w:p>
  </w:comment>
  <w:comment w:id="154" w:author="Hawkins, Bruno" w:date="2025-05-08T17:24:00Z" w:initials="BH">
    <w:p w14:paraId="6E145A7C" w14:textId="77777777" w:rsidR="00D1013F" w:rsidRDefault="00D1013F" w:rsidP="00D1013F">
      <w:r>
        <w:rPr>
          <w:rStyle w:val="CommentReference"/>
        </w:rPr>
        <w:annotationRef/>
      </w:r>
      <w:r>
        <w:rPr>
          <w:color w:val="000000"/>
          <w:sz w:val="20"/>
          <w:szCs w:val="20"/>
        </w:rPr>
        <w:t>Have i made it clear enough that the detection is mapped to the type of grasp?</w:t>
      </w:r>
    </w:p>
  </w:comment>
  <w:comment w:id="155" w:author="Hawkins, Bruno" w:date="2025-05-09T21:44:00Z" w:initials="BH">
    <w:p w14:paraId="7E83F0FD" w14:textId="77777777" w:rsidR="004F1C86" w:rsidRDefault="004F1C86" w:rsidP="004F1C86">
      <w:r>
        <w:rPr>
          <w:rStyle w:val="CommentReference"/>
        </w:rPr>
        <w:annotationRef/>
      </w:r>
      <w:r>
        <w:rPr>
          <w:color w:val="000000"/>
          <w:sz w:val="20"/>
          <w:szCs w:val="20"/>
        </w:rPr>
        <w:t>need to reword so it makes sense</w:t>
      </w:r>
    </w:p>
  </w:comment>
  <w:comment w:id="156" w:author="Hawkins, Bruno" w:date="2025-05-08T18:29:00Z" w:initials="BH">
    <w:p w14:paraId="1CB5B0C7" w14:textId="1F550986" w:rsidR="00402C1A" w:rsidRDefault="00402C1A" w:rsidP="00402C1A">
      <w:r>
        <w:rPr>
          <w:rStyle w:val="CommentReference"/>
        </w:rPr>
        <w:annotationRef/>
      </w:r>
      <w:r>
        <w:rPr>
          <w:color w:val="000000"/>
          <w:sz w:val="20"/>
          <w:szCs w:val="20"/>
        </w:rPr>
        <w:t>does this make sense to you? it does to me but thats cause i know what inference time means</w:t>
      </w:r>
    </w:p>
  </w:comment>
  <w:comment w:id="166" w:author="BJIH" w:date="2025-05-14T12:41:00Z" w:initials="MOU">
    <w:p w14:paraId="242F5945" w14:textId="77777777" w:rsidR="004D2D25" w:rsidRDefault="004D2D25" w:rsidP="004D2D25">
      <w:r>
        <w:rPr>
          <w:rStyle w:val="CommentReference"/>
        </w:rPr>
        <w:annotationRef/>
      </w:r>
      <w:r>
        <w:rPr>
          <w:sz w:val="20"/>
          <w:szCs w:val="20"/>
        </w:rPr>
        <w:t>I added a page break so this section starts on a new page; makes it a much clearer transition.</w:t>
      </w:r>
    </w:p>
  </w:comment>
  <w:comment w:id="167" w:author="Hawkins, Bruno" w:date="2025-05-08T17:27:00Z" w:initials="BH">
    <w:p w14:paraId="43D611EC" w14:textId="3B68DB4B" w:rsidR="00B204AB" w:rsidRDefault="00B204AB" w:rsidP="00B204AB">
      <w:r>
        <w:rPr>
          <w:rStyle w:val="CommentReference"/>
        </w:rPr>
        <w:annotationRef/>
      </w:r>
      <w:r>
        <w:rPr>
          <w:color w:val="000000"/>
          <w:sz w:val="20"/>
          <w:szCs w:val="20"/>
        </w:rPr>
        <w:t>Is this part okay to keep here? Did i make it clear before or should I keep this statement about ‘striking the balance’</w:t>
      </w:r>
    </w:p>
  </w:comment>
  <w:comment w:id="169" w:author="Hawkins, Bruno" w:date="2025-05-08T17:28:00Z" w:initials="BH">
    <w:p w14:paraId="330E36F1" w14:textId="77777777" w:rsidR="00EE3FF1" w:rsidRDefault="00EE3FF1" w:rsidP="00EE3FF1">
      <w:r>
        <w:rPr>
          <w:rStyle w:val="CommentReference"/>
        </w:rPr>
        <w:annotationRef/>
      </w:r>
      <w:r>
        <w:rPr>
          <w:color w:val="000000"/>
          <w:sz w:val="20"/>
          <w:szCs w:val="20"/>
        </w:rPr>
        <w:t>This table informative enough?</w:t>
      </w:r>
    </w:p>
  </w:comment>
  <w:comment w:id="170" w:author="Hawkins, Bruno" w:date="2025-05-08T17:33:00Z" w:initials="BH">
    <w:p w14:paraId="021BCA3B" w14:textId="77777777" w:rsidR="00646D53" w:rsidRDefault="00646D53" w:rsidP="00646D53">
      <w:r>
        <w:rPr>
          <w:rStyle w:val="CommentReference"/>
        </w:rPr>
        <w:annotationRef/>
      </w:r>
      <w:r>
        <w:rPr>
          <w:color w:val="000000"/>
          <w:sz w:val="20"/>
          <w:szCs w:val="20"/>
        </w:rPr>
        <w:t>Should I add the graphs to the appendix of what I logged? Or just leave it..?</w:t>
      </w:r>
    </w:p>
  </w:comment>
  <w:comment w:id="171" w:author="Hawkins, Bruno" w:date="2025-05-08T17:45:00Z" w:initials="BH">
    <w:p w14:paraId="286EAB95" w14:textId="77777777" w:rsidR="00B01E96" w:rsidRDefault="00B01E96" w:rsidP="00B01E96">
      <w:r>
        <w:rPr>
          <w:rStyle w:val="CommentReference"/>
        </w:rPr>
        <w:annotationRef/>
      </w:r>
      <w:r>
        <w:rPr>
          <w:color w:val="000000"/>
          <w:sz w:val="20"/>
          <w:szCs w:val="20"/>
        </w:rPr>
        <w:t>Is this section about the reward function all clear to you as a reader?</w:t>
      </w:r>
    </w:p>
  </w:comment>
  <w:comment w:id="182" w:author="Hawkins, Bruno" w:date="2025-05-08T17:48:00Z" w:initials="BH">
    <w:p w14:paraId="13B2C184" w14:textId="77777777" w:rsidR="00D06B47" w:rsidRDefault="00D06B47" w:rsidP="00D06B47">
      <w:r>
        <w:rPr>
          <w:rStyle w:val="CommentReference"/>
        </w:rPr>
        <w:annotationRef/>
      </w:r>
      <w:r>
        <w:rPr>
          <w:sz w:val="20"/>
          <w:szCs w:val="20"/>
        </w:rPr>
        <w:t xml:space="preserve">Should I shift what these metrics mean up </w:t>
      </w:r>
      <w:r>
        <w:rPr>
          <w:b/>
          <w:bCs/>
          <w:sz w:val="20"/>
          <w:szCs w:val="20"/>
        </w:rPr>
        <w:t>here</w:t>
      </w:r>
      <w:r>
        <w:rPr>
          <w:sz w:val="20"/>
          <w:szCs w:val="20"/>
        </w:rPr>
        <w:t xml:space="preserve"> or leave it in the results section (see </w:t>
      </w:r>
      <w:r>
        <w:rPr>
          <w:b/>
          <w:bCs/>
          <w:sz w:val="20"/>
          <w:szCs w:val="20"/>
        </w:rPr>
        <w:t>table</w:t>
      </w:r>
      <w:r>
        <w:rPr>
          <w:sz w:val="20"/>
          <w:szCs w:val="20"/>
        </w:rPr>
        <w:t xml:space="preserve"> </w:t>
      </w:r>
      <w:r>
        <w:rPr>
          <w:b/>
          <w:bCs/>
          <w:sz w:val="20"/>
          <w:szCs w:val="20"/>
        </w:rPr>
        <w:t>19</w:t>
      </w:r>
      <w:r>
        <w:rPr>
          <w:sz w:val="20"/>
          <w:szCs w:val="20"/>
        </w:rPr>
        <w:t>)</w:t>
      </w:r>
    </w:p>
  </w:comment>
  <w:comment w:id="183" w:author="Hawkins, Bruno" w:date="2025-05-01T18:08:00Z" w:initials="BH">
    <w:p w14:paraId="432C667E" w14:textId="2F3C3558" w:rsidR="00C753E7" w:rsidRDefault="00C753E7" w:rsidP="00C753E7">
      <w:r>
        <w:rPr>
          <w:rStyle w:val="CommentReference"/>
        </w:rPr>
        <w:annotationRef/>
      </w:r>
      <w:r>
        <w:rPr>
          <w:color w:val="000000"/>
          <w:sz w:val="20"/>
          <w:szCs w:val="20"/>
        </w:rPr>
        <w:t>ADD to appendix??</w:t>
      </w:r>
    </w:p>
  </w:comment>
  <w:comment w:id="184" w:author="Hawkins, Bruno" w:date="2025-05-08T18:06:00Z" w:initials="BH">
    <w:p w14:paraId="6D1C7B1C" w14:textId="77777777" w:rsidR="00356B3A" w:rsidRDefault="00356B3A" w:rsidP="00356B3A">
      <w:r>
        <w:rPr>
          <w:rStyle w:val="CommentReference"/>
        </w:rPr>
        <w:annotationRef/>
      </w:r>
      <w:r>
        <w:rPr>
          <w:color w:val="000000"/>
          <w:sz w:val="20"/>
          <w:szCs w:val="20"/>
        </w:rPr>
        <w:t>Is all of this clear enough to you as a reader on why I used these tests?</w:t>
      </w:r>
    </w:p>
  </w:comment>
  <w:comment w:id="203" w:author="Hawkins, Bruno" w:date="2025-05-08T18:26:00Z" w:initials="BH">
    <w:p w14:paraId="27883279" w14:textId="77777777" w:rsidR="00F54E38" w:rsidRDefault="00F54E38" w:rsidP="00F54E38">
      <w:r>
        <w:rPr>
          <w:rStyle w:val="CommentReference"/>
        </w:rPr>
        <w:annotationRef/>
      </w:r>
      <w:r>
        <w:rPr>
          <w:color w:val="000000"/>
          <w:sz w:val="20"/>
          <w:szCs w:val="20"/>
        </w:rPr>
        <w:t>Can i put these details here in the results, or should I put it back in the methods? REFER TO PREVIOUS COMMENT ABOUT THIS TABLE</w:t>
      </w:r>
    </w:p>
  </w:comment>
  <w:comment w:id="236" w:author="Hawkins, Bruno" w:date="2025-05-08T18:46:00Z" w:initials="BH">
    <w:p w14:paraId="35B425EE" w14:textId="77777777" w:rsidR="00C12377" w:rsidRDefault="00C12377" w:rsidP="00C12377">
      <w:r>
        <w:rPr>
          <w:rStyle w:val="CommentReference"/>
        </w:rPr>
        <w:annotationRef/>
      </w:r>
      <w:r>
        <w:rPr>
          <w:color w:val="000000"/>
          <w:sz w:val="20"/>
          <w:szCs w:val="20"/>
        </w:rPr>
        <w:t>this informative enough?</w:t>
      </w:r>
    </w:p>
  </w:comment>
  <w:comment w:id="237" w:author="Hawkins, Bruno" w:date="2025-05-10T08:29:00Z" w:initials="BH">
    <w:p w14:paraId="33076B1C" w14:textId="77777777" w:rsidR="00E80E70" w:rsidRDefault="00E80E70" w:rsidP="00E80E70">
      <w:r>
        <w:rPr>
          <w:rStyle w:val="CommentReference"/>
        </w:rPr>
        <w:annotationRef/>
      </w:r>
      <w:r>
        <w:rPr>
          <w:color w:val="000000"/>
          <w:sz w:val="20"/>
          <w:szCs w:val="20"/>
        </w:rPr>
        <w:t>change to standard form</w:t>
      </w:r>
    </w:p>
  </w:comment>
  <w:comment w:id="292" w:author="BJIH" w:date="2025-05-14T16:59:00Z" w:initials="MOU">
    <w:p w14:paraId="4B1A017C" w14:textId="77777777" w:rsidR="008E4A65" w:rsidRDefault="008E4A65" w:rsidP="008E4A65">
      <w:r>
        <w:rPr>
          <w:rStyle w:val="CommentReference"/>
        </w:rPr>
        <w:annotationRef/>
      </w:r>
      <w:r>
        <w:rPr>
          <w:sz w:val="20"/>
          <w:szCs w:val="20"/>
        </w:rPr>
        <w:t>Add 'RL' before agent for consistency and clarity</w:t>
      </w:r>
    </w:p>
  </w:comment>
  <w:comment w:id="293" w:author="BJIH" w:date="2025-05-14T17:01:00Z" w:initials="MOU">
    <w:p w14:paraId="147033C5" w14:textId="77777777" w:rsidR="00635025" w:rsidRDefault="00635025" w:rsidP="00635025">
      <w:r>
        <w:rPr>
          <w:rStyle w:val="CommentReference"/>
        </w:rPr>
        <w:annotationRef/>
      </w:r>
      <w:r>
        <w:rPr>
          <w:sz w:val="20"/>
          <w:szCs w:val="20"/>
        </w:rPr>
        <w:t>add 'for the RL agent' just to bring it back up to the primary terms of the project as you'd expect as you conclude.</w:t>
      </w:r>
    </w:p>
  </w:comment>
  <w:comment w:id="294" w:author="BJIH" w:date="2025-05-14T17:09:00Z" w:initials="MOU">
    <w:p w14:paraId="7849E729" w14:textId="77777777" w:rsidR="00635025" w:rsidRDefault="00635025" w:rsidP="00635025">
      <w:r>
        <w:rPr>
          <w:rStyle w:val="CommentReference"/>
        </w:rPr>
        <w:annotationRef/>
      </w:r>
      <w:r>
        <w:rPr>
          <w:sz w:val="20"/>
          <w:szCs w:val="20"/>
        </w:rPr>
        <w:t>delete 'that'</w:t>
      </w:r>
    </w:p>
  </w:comment>
  <w:comment w:id="303" w:author="BJIH" w:date="2025-05-14T17:15:00Z" w:initials="MOU">
    <w:p w14:paraId="4A66EB3B" w14:textId="77777777" w:rsidR="008D50C2" w:rsidRDefault="008D50C2" w:rsidP="008D50C2">
      <w:r>
        <w:rPr>
          <w:rStyle w:val="CommentReference"/>
        </w:rPr>
        <w:annotationRef/>
      </w:r>
      <w:r>
        <w:rPr>
          <w:sz w:val="20"/>
          <w:szCs w:val="20"/>
        </w:rPr>
        <w:t>Start a new sentence here with "This lays the ..."</w:t>
      </w:r>
    </w:p>
  </w:comment>
  <w:comment w:id="304" w:author="Hawkins, Bruno" w:date="2025-05-09T22:15:00Z" w:initials="BH">
    <w:p w14:paraId="1ECEF90F" w14:textId="3BF7A15B" w:rsidR="009072AD" w:rsidRDefault="009072AD" w:rsidP="009072AD">
      <w:r>
        <w:rPr>
          <w:rStyle w:val="CommentReference"/>
        </w:rPr>
        <w:annotationRef/>
      </w:r>
      <w:r>
        <w:rPr>
          <w:sz w:val="20"/>
          <w:szCs w:val="20"/>
        </w:rPr>
        <w:t>synthesise learning curve idea and easier to use. make sound ‘less train-of-thought’y</w:t>
      </w:r>
    </w:p>
  </w:comment>
  <w:comment w:id="322" w:author="BJIH" w:date="2025-05-14T16:49:00Z" w:initials="MOU">
    <w:p w14:paraId="377CA5A7" w14:textId="77777777" w:rsidR="008E4A65" w:rsidRDefault="008E4A65" w:rsidP="008E4A65">
      <w:r>
        <w:rPr>
          <w:rStyle w:val="CommentReference"/>
        </w:rPr>
        <w:annotationRef/>
      </w:r>
      <w:r>
        <w:rPr>
          <w:sz w:val="20"/>
          <w:szCs w:val="20"/>
        </w:rPr>
        <w:t>change to 'not just individual biases'</w:t>
      </w:r>
    </w:p>
  </w:comment>
  <w:comment w:id="323" w:author="BJIH" w:date="2025-05-14T16:52:00Z" w:initials="MOU">
    <w:p w14:paraId="47039F63" w14:textId="77777777" w:rsidR="008E4A65" w:rsidRDefault="008E4A65" w:rsidP="008E4A65">
      <w:r>
        <w:rPr>
          <w:rStyle w:val="CommentReference"/>
        </w:rPr>
        <w:annotationRef/>
      </w:r>
      <w:r>
        <w:rPr>
          <w:sz w:val="20"/>
          <w:szCs w:val="20"/>
        </w:rPr>
        <w:t>change to backgrounds</w:t>
      </w:r>
    </w:p>
    <w:p w14:paraId="2EBAA4A1" w14:textId="77777777" w:rsidR="008E4A65" w:rsidRDefault="008E4A65" w:rsidP="008E4A65"/>
  </w:comment>
  <w:comment w:id="324" w:author="BJIH" w:date="2025-05-14T16:53:00Z" w:initials="MOU">
    <w:p w14:paraId="10BC7193" w14:textId="77777777" w:rsidR="008E4A65" w:rsidRDefault="008E4A65" w:rsidP="008E4A65">
      <w:r>
        <w:rPr>
          <w:rStyle w:val="CommentReference"/>
        </w:rPr>
        <w:annotationRef/>
      </w:r>
      <w:r>
        <w:rPr>
          <w:sz w:val="20"/>
          <w:szCs w:val="20"/>
        </w:rPr>
        <w:t>hyphenate 'public-released'</w:t>
      </w:r>
    </w:p>
    <w:p w14:paraId="757EACEF" w14:textId="77777777" w:rsidR="008E4A65" w:rsidRDefault="008E4A65" w:rsidP="008E4A65"/>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CE6948" w15:done="1"/>
  <w15:commentEx w15:paraId="41F8FBB4" w15:done="1"/>
  <w15:commentEx w15:paraId="279EC23B" w15:done="1"/>
  <w15:commentEx w15:paraId="5DE24B9E" w15:done="1"/>
  <w15:commentEx w15:paraId="38A44523" w15:done="1"/>
  <w15:commentEx w15:paraId="43524B93" w15:done="1"/>
  <w15:commentEx w15:paraId="0F31576C" w15:done="1"/>
  <w15:commentEx w15:paraId="18268819" w15:done="1"/>
  <w15:commentEx w15:paraId="1C3921EB" w15:done="1"/>
  <w15:commentEx w15:paraId="6E145A7C" w15:done="1"/>
  <w15:commentEx w15:paraId="7E83F0FD" w15:done="1"/>
  <w15:commentEx w15:paraId="1CB5B0C7" w15:done="1"/>
  <w15:commentEx w15:paraId="242F5945" w15:done="1"/>
  <w15:commentEx w15:paraId="43D611EC" w15:done="1"/>
  <w15:commentEx w15:paraId="330E36F1" w15:done="1"/>
  <w15:commentEx w15:paraId="021BCA3B" w15:done="1"/>
  <w15:commentEx w15:paraId="286EAB95" w15:done="1"/>
  <w15:commentEx w15:paraId="13B2C184" w15:done="1"/>
  <w15:commentEx w15:paraId="432C667E" w15:done="1"/>
  <w15:commentEx w15:paraId="6D1C7B1C" w15:done="1"/>
  <w15:commentEx w15:paraId="27883279" w15:done="1"/>
  <w15:commentEx w15:paraId="35B425EE" w15:done="1"/>
  <w15:commentEx w15:paraId="33076B1C" w15:done="1"/>
  <w15:commentEx w15:paraId="4B1A017C" w15:done="1"/>
  <w15:commentEx w15:paraId="147033C5" w15:done="1"/>
  <w15:commentEx w15:paraId="7849E729" w15:done="1"/>
  <w15:commentEx w15:paraId="4A66EB3B" w15:done="0"/>
  <w15:commentEx w15:paraId="1ECEF90F" w15:done="1"/>
  <w15:commentEx w15:paraId="377CA5A7" w15:done="1"/>
  <w15:commentEx w15:paraId="2EBAA4A1" w15:done="1"/>
  <w15:commentEx w15:paraId="757EACE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C09911A" w16cex:dateUtc="2025-05-09T20:24:00Z"/>
  <w16cex:commentExtensible w16cex:durableId="3C3841EF" w16cex:dateUtc="2025-05-09T21:13:00Z"/>
  <w16cex:commentExtensible w16cex:durableId="15121D32" w16cex:dateUtc="2025-05-14T05:31:00Z"/>
  <w16cex:commentExtensible w16cex:durableId="684B6F2E" w16cex:dateUtc="2025-05-14T05:32:00Z"/>
  <w16cex:commentExtensible w16cex:durableId="7974A51A" w16cex:dateUtc="2025-05-14T05:34:00Z"/>
  <w16cex:commentExtensible w16cex:durableId="68C4AA7A" w16cex:dateUtc="2025-05-07T18:44:00Z">
    <w16cex:extLst>
      <w16:ext w16:uri="{CE6994B0-6A32-4C9F-8C6B-6E91EDA988CE}">
        <cr:reactions xmlns:cr="http://schemas.microsoft.com/office/comments/2020/reactions">
          <cr:reaction reactionType="1">
            <cr:reactionInfo dateUtc="2025-05-14T05:35:44Z">
              <cr:user userId="BJIH" userProvider="None" userName="BJIH"/>
            </cr:reactionInfo>
          </cr:reaction>
        </cr:reactions>
      </w16:ext>
    </w16cex:extLst>
  </w16cex:commentExtensible>
  <w16cex:commentExtensible w16cex:durableId="725466E6" w16cex:dateUtc="2025-05-08T17:52:00Z"/>
  <w16cex:commentExtensible w16cex:durableId="5D9FE088" w16cex:dateUtc="2025-05-14T05:38:00Z"/>
  <w16cex:commentExtensible w16cex:durableId="7D92FBDC" w16cex:dateUtc="2025-05-07T19:38:00Z"/>
  <w16cex:commentExtensible w16cex:durableId="47BC22B1" w16cex:dateUtc="2025-05-08T16:24:00Z"/>
  <w16cex:commentExtensible w16cex:durableId="4050A5AA" w16cex:dateUtc="2025-05-09T20:44:00Z"/>
  <w16cex:commentExtensible w16cex:durableId="159410AE" w16cex:dateUtc="2025-05-08T17:29:00Z">
    <w16cex:extLst>
      <w16:ext w16:uri="{CE6994B0-6A32-4C9F-8C6B-6E91EDA988CE}">
        <cr:reactions xmlns:cr="http://schemas.microsoft.com/office/comments/2020/reactions">
          <cr:reaction reactionType="1">
            <cr:reactionInfo dateUtc="2025-05-14T05:40:07Z">
              <cr:user userId="BJIH" userProvider="None" userName="BJIH"/>
            </cr:reactionInfo>
          </cr:reaction>
        </cr:reactions>
      </w16:ext>
    </w16cex:extLst>
  </w16cex:commentExtensible>
  <w16cex:commentExtensible w16cex:durableId="114EAD2C" w16cex:dateUtc="2025-05-14T05:41:00Z"/>
  <w16cex:commentExtensible w16cex:durableId="70A4A980" w16cex:dateUtc="2025-05-08T16:27:00Z"/>
  <w16cex:commentExtensible w16cex:durableId="1126BDB5" w16cex:dateUtc="2025-05-08T16:28:00Z"/>
  <w16cex:commentExtensible w16cex:durableId="23A69E95" w16cex:dateUtc="2025-05-08T16:33:00Z"/>
  <w16cex:commentExtensible w16cex:durableId="5AEE7247" w16cex:dateUtc="2025-05-08T16:45:00Z">
    <w16cex:extLst>
      <w16:ext w16:uri="{CE6994B0-6A32-4C9F-8C6B-6E91EDA988CE}">
        <cr:reactions xmlns:cr="http://schemas.microsoft.com/office/comments/2020/reactions">
          <cr:reaction reactionType="1">
            <cr:reactionInfo dateUtc="2025-05-14T05:43:11Z">
              <cr:user userId="BJIH" userProvider="None" userName="BJIH"/>
            </cr:reactionInfo>
          </cr:reaction>
        </cr:reactions>
      </w16:ext>
    </w16cex:extLst>
  </w16cex:commentExtensible>
  <w16cex:commentExtensible w16cex:durableId="34536DA8" w16cex:dateUtc="2025-05-08T16:48:00Z"/>
  <w16cex:commentExtensible w16cex:durableId="17A981EF" w16cex:dateUtc="2025-05-01T17:08:00Z"/>
  <w16cex:commentExtensible w16cex:durableId="5657FEDA" w16cex:dateUtc="2025-05-08T17:06:00Z"/>
  <w16cex:commentExtensible w16cex:durableId="37A087FE" w16cex:dateUtc="2025-05-08T17:26:00Z"/>
  <w16cex:commentExtensible w16cex:durableId="3455F039" w16cex:dateUtc="2025-05-08T17:46:00Z">
    <w16cex:extLst>
      <w16:ext w16:uri="{CE6994B0-6A32-4C9F-8C6B-6E91EDA988CE}">
        <cr:reactions xmlns:cr="http://schemas.microsoft.com/office/comments/2020/reactions">
          <cr:reaction reactionType="1">
            <cr:reactionInfo dateUtc="2025-05-14T05:58:25Z">
              <cr:user userId="BJIH" userProvider="None" userName="BJIH"/>
            </cr:reactionInfo>
          </cr:reaction>
        </cr:reactions>
      </w16:ext>
    </w16cex:extLst>
  </w16cex:commentExtensible>
  <w16cex:commentExtensible w16cex:durableId="7E8CBFD8" w16cex:dateUtc="2025-05-10T07:29:00Z"/>
  <w16cex:commentExtensible w16cex:durableId="61D57E16" w16cex:dateUtc="2025-05-14T09:59:00Z"/>
  <w16cex:commentExtensible w16cex:durableId="0A427D39" w16cex:dateUtc="2025-05-14T10:01:00Z"/>
  <w16cex:commentExtensible w16cex:durableId="7D71B199" w16cex:dateUtc="2025-05-14T10:09:00Z"/>
  <w16cex:commentExtensible w16cex:durableId="7FA3EB31" w16cex:dateUtc="2025-05-14T10:15:00Z"/>
  <w16cex:commentExtensible w16cex:durableId="2B0E9333" w16cex:dateUtc="2025-05-09T21:15:00Z"/>
  <w16cex:commentExtensible w16cex:durableId="16DCAEA0" w16cex:dateUtc="2025-05-14T09:49:00Z"/>
  <w16cex:commentExtensible w16cex:durableId="0E21EC8C" w16cex:dateUtc="2025-05-14T09:52:00Z"/>
  <w16cex:commentExtensible w16cex:durableId="04B127DD" w16cex:dateUtc="2025-05-14T09: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CE6948" w16cid:durableId="3C09911A"/>
  <w16cid:commentId w16cid:paraId="41F8FBB4" w16cid:durableId="3C3841EF"/>
  <w16cid:commentId w16cid:paraId="279EC23B" w16cid:durableId="15121D32"/>
  <w16cid:commentId w16cid:paraId="5DE24B9E" w16cid:durableId="684B6F2E"/>
  <w16cid:commentId w16cid:paraId="38A44523" w16cid:durableId="7974A51A"/>
  <w16cid:commentId w16cid:paraId="43524B93" w16cid:durableId="68C4AA7A"/>
  <w16cid:commentId w16cid:paraId="0F31576C" w16cid:durableId="725466E6"/>
  <w16cid:commentId w16cid:paraId="18268819" w16cid:durableId="5D9FE088"/>
  <w16cid:commentId w16cid:paraId="1C3921EB" w16cid:durableId="7D92FBDC"/>
  <w16cid:commentId w16cid:paraId="6E145A7C" w16cid:durableId="47BC22B1"/>
  <w16cid:commentId w16cid:paraId="7E83F0FD" w16cid:durableId="4050A5AA"/>
  <w16cid:commentId w16cid:paraId="1CB5B0C7" w16cid:durableId="159410AE"/>
  <w16cid:commentId w16cid:paraId="242F5945" w16cid:durableId="114EAD2C"/>
  <w16cid:commentId w16cid:paraId="43D611EC" w16cid:durableId="70A4A980"/>
  <w16cid:commentId w16cid:paraId="330E36F1" w16cid:durableId="1126BDB5"/>
  <w16cid:commentId w16cid:paraId="021BCA3B" w16cid:durableId="23A69E95"/>
  <w16cid:commentId w16cid:paraId="286EAB95" w16cid:durableId="5AEE7247"/>
  <w16cid:commentId w16cid:paraId="13B2C184" w16cid:durableId="34536DA8"/>
  <w16cid:commentId w16cid:paraId="432C667E" w16cid:durableId="17A981EF"/>
  <w16cid:commentId w16cid:paraId="6D1C7B1C" w16cid:durableId="5657FEDA"/>
  <w16cid:commentId w16cid:paraId="27883279" w16cid:durableId="37A087FE"/>
  <w16cid:commentId w16cid:paraId="35B425EE" w16cid:durableId="3455F039"/>
  <w16cid:commentId w16cid:paraId="33076B1C" w16cid:durableId="7E8CBFD8"/>
  <w16cid:commentId w16cid:paraId="4B1A017C" w16cid:durableId="61D57E16"/>
  <w16cid:commentId w16cid:paraId="147033C5" w16cid:durableId="0A427D39"/>
  <w16cid:commentId w16cid:paraId="7849E729" w16cid:durableId="7D71B199"/>
  <w16cid:commentId w16cid:paraId="4A66EB3B" w16cid:durableId="7FA3EB31"/>
  <w16cid:commentId w16cid:paraId="1ECEF90F" w16cid:durableId="2B0E9333"/>
  <w16cid:commentId w16cid:paraId="377CA5A7" w16cid:durableId="16DCAEA0"/>
  <w16cid:commentId w16cid:paraId="2EBAA4A1" w16cid:durableId="0E21EC8C"/>
  <w16cid:commentId w16cid:paraId="757EACEF" w16cid:durableId="04B127D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D1A57" w14:textId="77777777" w:rsidR="009645B4" w:rsidRDefault="009645B4" w:rsidP="00DC7BB4">
      <w:pPr>
        <w:spacing w:after="0" w:line="240" w:lineRule="auto"/>
      </w:pPr>
      <w:r>
        <w:separator/>
      </w:r>
    </w:p>
  </w:endnote>
  <w:endnote w:type="continuationSeparator" w:id="0">
    <w:p w14:paraId="42B18F03" w14:textId="77777777" w:rsidR="009645B4" w:rsidRDefault="009645B4" w:rsidP="00DC7B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F1DFF" w14:textId="77777777" w:rsidR="009645B4" w:rsidRDefault="009645B4" w:rsidP="00DC7BB4">
      <w:pPr>
        <w:spacing w:after="0" w:line="240" w:lineRule="auto"/>
      </w:pPr>
      <w:r>
        <w:separator/>
      </w:r>
    </w:p>
  </w:footnote>
  <w:footnote w:type="continuationSeparator" w:id="0">
    <w:p w14:paraId="7DD3E3CF" w14:textId="77777777" w:rsidR="009645B4" w:rsidRDefault="009645B4" w:rsidP="00DC7B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65A3F"/>
    <w:multiLevelType w:val="multilevel"/>
    <w:tmpl w:val="C91CC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D1232"/>
    <w:multiLevelType w:val="multilevel"/>
    <w:tmpl w:val="8B6AF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CCAD46"/>
    <w:multiLevelType w:val="hybridMultilevel"/>
    <w:tmpl w:val="231A14A8"/>
    <w:lvl w:ilvl="0" w:tplc="CE02BEEA">
      <w:start w:val="1"/>
      <w:numFmt w:val="bullet"/>
      <w:lvlText w:val="-"/>
      <w:lvlJc w:val="left"/>
      <w:pPr>
        <w:ind w:left="720" w:hanging="360"/>
      </w:pPr>
      <w:rPr>
        <w:rFonts w:ascii="Aptos" w:hAnsi="Aptos" w:hint="default"/>
      </w:rPr>
    </w:lvl>
    <w:lvl w:ilvl="1" w:tplc="B7A26242">
      <w:start w:val="1"/>
      <w:numFmt w:val="bullet"/>
      <w:lvlText w:val="o"/>
      <w:lvlJc w:val="left"/>
      <w:pPr>
        <w:ind w:left="1440" w:hanging="360"/>
      </w:pPr>
      <w:rPr>
        <w:rFonts w:ascii="Courier New" w:hAnsi="Courier New" w:hint="default"/>
      </w:rPr>
    </w:lvl>
    <w:lvl w:ilvl="2" w:tplc="E5F6ADC0">
      <w:start w:val="1"/>
      <w:numFmt w:val="bullet"/>
      <w:lvlText w:val=""/>
      <w:lvlJc w:val="left"/>
      <w:pPr>
        <w:ind w:left="2160" w:hanging="360"/>
      </w:pPr>
      <w:rPr>
        <w:rFonts w:ascii="Wingdings" w:hAnsi="Wingdings" w:hint="default"/>
      </w:rPr>
    </w:lvl>
    <w:lvl w:ilvl="3" w:tplc="191488EC">
      <w:start w:val="1"/>
      <w:numFmt w:val="bullet"/>
      <w:lvlText w:val=""/>
      <w:lvlJc w:val="left"/>
      <w:pPr>
        <w:ind w:left="2880" w:hanging="360"/>
      </w:pPr>
      <w:rPr>
        <w:rFonts w:ascii="Symbol" w:hAnsi="Symbol" w:hint="default"/>
      </w:rPr>
    </w:lvl>
    <w:lvl w:ilvl="4" w:tplc="3C2A736C">
      <w:start w:val="1"/>
      <w:numFmt w:val="bullet"/>
      <w:lvlText w:val="o"/>
      <w:lvlJc w:val="left"/>
      <w:pPr>
        <w:ind w:left="3600" w:hanging="360"/>
      </w:pPr>
      <w:rPr>
        <w:rFonts w:ascii="Courier New" w:hAnsi="Courier New" w:hint="default"/>
      </w:rPr>
    </w:lvl>
    <w:lvl w:ilvl="5" w:tplc="989648C2">
      <w:start w:val="1"/>
      <w:numFmt w:val="bullet"/>
      <w:lvlText w:val=""/>
      <w:lvlJc w:val="left"/>
      <w:pPr>
        <w:ind w:left="4320" w:hanging="360"/>
      </w:pPr>
      <w:rPr>
        <w:rFonts w:ascii="Wingdings" w:hAnsi="Wingdings" w:hint="default"/>
      </w:rPr>
    </w:lvl>
    <w:lvl w:ilvl="6" w:tplc="883E1CBA">
      <w:start w:val="1"/>
      <w:numFmt w:val="bullet"/>
      <w:lvlText w:val=""/>
      <w:lvlJc w:val="left"/>
      <w:pPr>
        <w:ind w:left="5040" w:hanging="360"/>
      </w:pPr>
      <w:rPr>
        <w:rFonts w:ascii="Symbol" w:hAnsi="Symbol" w:hint="default"/>
      </w:rPr>
    </w:lvl>
    <w:lvl w:ilvl="7" w:tplc="606ED5CE">
      <w:start w:val="1"/>
      <w:numFmt w:val="bullet"/>
      <w:lvlText w:val="o"/>
      <w:lvlJc w:val="left"/>
      <w:pPr>
        <w:ind w:left="5760" w:hanging="360"/>
      </w:pPr>
      <w:rPr>
        <w:rFonts w:ascii="Courier New" w:hAnsi="Courier New" w:hint="default"/>
      </w:rPr>
    </w:lvl>
    <w:lvl w:ilvl="8" w:tplc="F0520688">
      <w:start w:val="1"/>
      <w:numFmt w:val="bullet"/>
      <w:lvlText w:val=""/>
      <w:lvlJc w:val="left"/>
      <w:pPr>
        <w:ind w:left="6480" w:hanging="360"/>
      </w:pPr>
      <w:rPr>
        <w:rFonts w:ascii="Wingdings" w:hAnsi="Wingdings" w:hint="default"/>
      </w:rPr>
    </w:lvl>
  </w:abstractNum>
  <w:abstractNum w:abstractNumId="3" w15:restartNumberingAfterBreak="0">
    <w:nsid w:val="184BA43B"/>
    <w:multiLevelType w:val="hybridMultilevel"/>
    <w:tmpl w:val="322AD762"/>
    <w:lvl w:ilvl="0" w:tplc="5F1ACC3A">
      <w:start w:val="1"/>
      <w:numFmt w:val="bullet"/>
      <w:lvlText w:val=""/>
      <w:lvlJc w:val="left"/>
      <w:pPr>
        <w:ind w:left="720" w:hanging="360"/>
      </w:pPr>
      <w:rPr>
        <w:rFonts w:ascii="Symbol" w:hAnsi="Symbol" w:hint="default"/>
      </w:rPr>
    </w:lvl>
    <w:lvl w:ilvl="1" w:tplc="8088493C">
      <w:start w:val="1"/>
      <w:numFmt w:val="bullet"/>
      <w:lvlText w:val="o"/>
      <w:lvlJc w:val="left"/>
      <w:pPr>
        <w:ind w:left="1440" w:hanging="360"/>
      </w:pPr>
      <w:rPr>
        <w:rFonts w:ascii="Courier New" w:hAnsi="Courier New" w:hint="default"/>
      </w:rPr>
    </w:lvl>
    <w:lvl w:ilvl="2" w:tplc="E2F68A04">
      <w:start w:val="1"/>
      <w:numFmt w:val="bullet"/>
      <w:lvlText w:val=""/>
      <w:lvlJc w:val="left"/>
      <w:pPr>
        <w:ind w:left="2160" w:hanging="360"/>
      </w:pPr>
      <w:rPr>
        <w:rFonts w:ascii="Wingdings" w:hAnsi="Wingdings" w:hint="default"/>
      </w:rPr>
    </w:lvl>
    <w:lvl w:ilvl="3" w:tplc="36609112">
      <w:start w:val="1"/>
      <w:numFmt w:val="bullet"/>
      <w:lvlText w:val=""/>
      <w:lvlJc w:val="left"/>
      <w:pPr>
        <w:ind w:left="2880" w:hanging="360"/>
      </w:pPr>
      <w:rPr>
        <w:rFonts w:ascii="Symbol" w:hAnsi="Symbol" w:hint="default"/>
      </w:rPr>
    </w:lvl>
    <w:lvl w:ilvl="4" w:tplc="E5AEC7BC">
      <w:start w:val="1"/>
      <w:numFmt w:val="bullet"/>
      <w:lvlText w:val="o"/>
      <w:lvlJc w:val="left"/>
      <w:pPr>
        <w:ind w:left="3600" w:hanging="360"/>
      </w:pPr>
      <w:rPr>
        <w:rFonts w:ascii="Courier New" w:hAnsi="Courier New" w:hint="default"/>
      </w:rPr>
    </w:lvl>
    <w:lvl w:ilvl="5" w:tplc="243EB734">
      <w:start w:val="1"/>
      <w:numFmt w:val="bullet"/>
      <w:lvlText w:val=""/>
      <w:lvlJc w:val="left"/>
      <w:pPr>
        <w:ind w:left="4320" w:hanging="360"/>
      </w:pPr>
      <w:rPr>
        <w:rFonts w:ascii="Wingdings" w:hAnsi="Wingdings" w:hint="default"/>
      </w:rPr>
    </w:lvl>
    <w:lvl w:ilvl="6" w:tplc="DB70E10E">
      <w:start w:val="1"/>
      <w:numFmt w:val="bullet"/>
      <w:lvlText w:val=""/>
      <w:lvlJc w:val="left"/>
      <w:pPr>
        <w:ind w:left="5040" w:hanging="360"/>
      </w:pPr>
      <w:rPr>
        <w:rFonts w:ascii="Symbol" w:hAnsi="Symbol" w:hint="default"/>
      </w:rPr>
    </w:lvl>
    <w:lvl w:ilvl="7" w:tplc="6C7440BA">
      <w:start w:val="1"/>
      <w:numFmt w:val="bullet"/>
      <w:lvlText w:val="o"/>
      <w:lvlJc w:val="left"/>
      <w:pPr>
        <w:ind w:left="5760" w:hanging="360"/>
      </w:pPr>
      <w:rPr>
        <w:rFonts w:ascii="Courier New" w:hAnsi="Courier New" w:hint="default"/>
      </w:rPr>
    </w:lvl>
    <w:lvl w:ilvl="8" w:tplc="B25E7180">
      <w:start w:val="1"/>
      <w:numFmt w:val="bullet"/>
      <w:lvlText w:val=""/>
      <w:lvlJc w:val="left"/>
      <w:pPr>
        <w:ind w:left="6480" w:hanging="360"/>
      </w:pPr>
      <w:rPr>
        <w:rFonts w:ascii="Wingdings" w:hAnsi="Wingdings" w:hint="default"/>
      </w:rPr>
    </w:lvl>
  </w:abstractNum>
  <w:abstractNum w:abstractNumId="4" w15:restartNumberingAfterBreak="0">
    <w:nsid w:val="1E76536A"/>
    <w:multiLevelType w:val="hybridMultilevel"/>
    <w:tmpl w:val="00949A4A"/>
    <w:lvl w:ilvl="0" w:tplc="A0EC2702">
      <w:start w:val="1"/>
      <w:numFmt w:val="decimal"/>
      <w:lvlText w:val="%1."/>
      <w:lvlJc w:val="left"/>
      <w:pPr>
        <w:ind w:left="720" w:hanging="360"/>
      </w:pPr>
    </w:lvl>
    <w:lvl w:ilvl="1" w:tplc="D440314A">
      <w:start w:val="1"/>
      <w:numFmt w:val="lowerLetter"/>
      <w:lvlText w:val="%2."/>
      <w:lvlJc w:val="left"/>
      <w:pPr>
        <w:ind w:left="1440" w:hanging="360"/>
      </w:pPr>
    </w:lvl>
    <w:lvl w:ilvl="2" w:tplc="2DE89212">
      <w:start w:val="1"/>
      <w:numFmt w:val="lowerRoman"/>
      <w:lvlText w:val="%3."/>
      <w:lvlJc w:val="right"/>
      <w:pPr>
        <w:ind w:left="2160" w:hanging="180"/>
      </w:pPr>
    </w:lvl>
    <w:lvl w:ilvl="3" w:tplc="38CE81E2">
      <w:start w:val="1"/>
      <w:numFmt w:val="decimal"/>
      <w:lvlText w:val="%4."/>
      <w:lvlJc w:val="left"/>
      <w:pPr>
        <w:ind w:left="2880" w:hanging="360"/>
      </w:pPr>
    </w:lvl>
    <w:lvl w:ilvl="4" w:tplc="290867FA">
      <w:start w:val="1"/>
      <w:numFmt w:val="lowerLetter"/>
      <w:lvlText w:val="%5."/>
      <w:lvlJc w:val="left"/>
      <w:pPr>
        <w:ind w:left="3600" w:hanging="360"/>
      </w:pPr>
    </w:lvl>
    <w:lvl w:ilvl="5" w:tplc="435A342C">
      <w:start w:val="1"/>
      <w:numFmt w:val="lowerRoman"/>
      <w:lvlText w:val="%6."/>
      <w:lvlJc w:val="right"/>
      <w:pPr>
        <w:ind w:left="4320" w:hanging="180"/>
      </w:pPr>
    </w:lvl>
    <w:lvl w:ilvl="6" w:tplc="069867C8">
      <w:start w:val="1"/>
      <w:numFmt w:val="decimal"/>
      <w:lvlText w:val="%7."/>
      <w:lvlJc w:val="left"/>
      <w:pPr>
        <w:ind w:left="5040" w:hanging="360"/>
      </w:pPr>
    </w:lvl>
    <w:lvl w:ilvl="7" w:tplc="F2D80548">
      <w:start w:val="1"/>
      <w:numFmt w:val="lowerLetter"/>
      <w:lvlText w:val="%8."/>
      <w:lvlJc w:val="left"/>
      <w:pPr>
        <w:ind w:left="5760" w:hanging="360"/>
      </w:pPr>
    </w:lvl>
    <w:lvl w:ilvl="8" w:tplc="16203778">
      <w:start w:val="1"/>
      <w:numFmt w:val="lowerRoman"/>
      <w:lvlText w:val="%9."/>
      <w:lvlJc w:val="right"/>
      <w:pPr>
        <w:ind w:left="6480" w:hanging="180"/>
      </w:pPr>
    </w:lvl>
  </w:abstractNum>
  <w:abstractNum w:abstractNumId="5" w15:restartNumberingAfterBreak="0">
    <w:nsid w:val="1FA0A1EA"/>
    <w:multiLevelType w:val="hybridMultilevel"/>
    <w:tmpl w:val="8BEED562"/>
    <w:lvl w:ilvl="0" w:tplc="8A16E630">
      <w:start w:val="1"/>
      <w:numFmt w:val="decimal"/>
      <w:lvlText w:val="%1."/>
      <w:lvlJc w:val="left"/>
      <w:pPr>
        <w:ind w:left="720" w:hanging="360"/>
      </w:pPr>
    </w:lvl>
    <w:lvl w:ilvl="1" w:tplc="6BC87024">
      <w:start w:val="1"/>
      <w:numFmt w:val="lowerLetter"/>
      <w:lvlText w:val="%2."/>
      <w:lvlJc w:val="left"/>
      <w:pPr>
        <w:ind w:left="1440" w:hanging="360"/>
      </w:pPr>
    </w:lvl>
    <w:lvl w:ilvl="2" w:tplc="B1A20B18">
      <w:start w:val="1"/>
      <w:numFmt w:val="lowerRoman"/>
      <w:lvlText w:val="%3."/>
      <w:lvlJc w:val="right"/>
      <w:pPr>
        <w:ind w:left="2160" w:hanging="180"/>
      </w:pPr>
    </w:lvl>
    <w:lvl w:ilvl="3" w:tplc="D32E0658">
      <w:start w:val="1"/>
      <w:numFmt w:val="decimal"/>
      <w:lvlText w:val="%4."/>
      <w:lvlJc w:val="left"/>
      <w:pPr>
        <w:ind w:left="2880" w:hanging="360"/>
      </w:pPr>
    </w:lvl>
    <w:lvl w:ilvl="4" w:tplc="B3C8800E">
      <w:start w:val="1"/>
      <w:numFmt w:val="lowerLetter"/>
      <w:lvlText w:val="%5."/>
      <w:lvlJc w:val="left"/>
      <w:pPr>
        <w:ind w:left="3600" w:hanging="360"/>
      </w:pPr>
    </w:lvl>
    <w:lvl w:ilvl="5" w:tplc="2F32F390">
      <w:start w:val="1"/>
      <w:numFmt w:val="lowerRoman"/>
      <w:lvlText w:val="%6."/>
      <w:lvlJc w:val="right"/>
      <w:pPr>
        <w:ind w:left="4320" w:hanging="180"/>
      </w:pPr>
    </w:lvl>
    <w:lvl w:ilvl="6" w:tplc="79BCA3EE">
      <w:start w:val="1"/>
      <w:numFmt w:val="decimal"/>
      <w:lvlText w:val="%7."/>
      <w:lvlJc w:val="left"/>
      <w:pPr>
        <w:ind w:left="5040" w:hanging="360"/>
      </w:pPr>
    </w:lvl>
    <w:lvl w:ilvl="7" w:tplc="5E9AB636">
      <w:start w:val="1"/>
      <w:numFmt w:val="lowerLetter"/>
      <w:lvlText w:val="%8."/>
      <w:lvlJc w:val="left"/>
      <w:pPr>
        <w:ind w:left="5760" w:hanging="360"/>
      </w:pPr>
    </w:lvl>
    <w:lvl w:ilvl="8" w:tplc="B35EB9D2">
      <w:start w:val="1"/>
      <w:numFmt w:val="lowerRoman"/>
      <w:lvlText w:val="%9."/>
      <w:lvlJc w:val="right"/>
      <w:pPr>
        <w:ind w:left="6480" w:hanging="180"/>
      </w:pPr>
    </w:lvl>
  </w:abstractNum>
  <w:abstractNum w:abstractNumId="6" w15:restartNumberingAfterBreak="0">
    <w:nsid w:val="282129E6"/>
    <w:multiLevelType w:val="multilevel"/>
    <w:tmpl w:val="0C60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85483C"/>
    <w:multiLevelType w:val="hybridMultilevel"/>
    <w:tmpl w:val="E4F645A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0875D5C"/>
    <w:multiLevelType w:val="hybridMultilevel"/>
    <w:tmpl w:val="C01A577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12F280E"/>
    <w:multiLevelType w:val="multilevel"/>
    <w:tmpl w:val="9B34C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AE84A5"/>
    <w:multiLevelType w:val="hybridMultilevel"/>
    <w:tmpl w:val="ED740AA6"/>
    <w:lvl w:ilvl="0" w:tplc="DD36EC98">
      <w:start w:val="1"/>
      <w:numFmt w:val="bullet"/>
      <w:lvlText w:val="-"/>
      <w:lvlJc w:val="left"/>
      <w:pPr>
        <w:ind w:left="1080" w:hanging="360"/>
      </w:pPr>
      <w:rPr>
        <w:rFonts w:ascii="Aptos" w:hAnsi="Aptos" w:hint="default"/>
      </w:rPr>
    </w:lvl>
    <w:lvl w:ilvl="1" w:tplc="1A86EF76">
      <w:start w:val="1"/>
      <w:numFmt w:val="bullet"/>
      <w:lvlText w:val="o"/>
      <w:lvlJc w:val="left"/>
      <w:pPr>
        <w:ind w:left="1800" w:hanging="360"/>
      </w:pPr>
      <w:rPr>
        <w:rFonts w:ascii="Courier New" w:hAnsi="Courier New" w:hint="default"/>
      </w:rPr>
    </w:lvl>
    <w:lvl w:ilvl="2" w:tplc="0F6014CC">
      <w:start w:val="1"/>
      <w:numFmt w:val="bullet"/>
      <w:lvlText w:val=""/>
      <w:lvlJc w:val="left"/>
      <w:pPr>
        <w:ind w:left="2520" w:hanging="360"/>
      </w:pPr>
      <w:rPr>
        <w:rFonts w:ascii="Wingdings" w:hAnsi="Wingdings" w:hint="default"/>
      </w:rPr>
    </w:lvl>
    <w:lvl w:ilvl="3" w:tplc="3A88DD10">
      <w:start w:val="1"/>
      <w:numFmt w:val="bullet"/>
      <w:lvlText w:val=""/>
      <w:lvlJc w:val="left"/>
      <w:pPr>
        <w:ind w:left="3240" w:hanging="360"/>
      </w:pPr>
      <w:rPr>
        <w:rFonts w:ascii="Symbol" w:hAnsi="Symbol" w:hint="default"/>
      </w:rPr>
    </w:lvl>
    <w:lvl w:ilvl="4" w:tplc="5074E97E">
      <w:start w:val="1"/>
      <w:numFmt w:val="bullet"/>
      <w:lvlText w:val="o"/>
      <w:lvlJc w:val="left"/>
      <w:pPr>
        <w:ind w:left="3960" w:hanging="360"/>
      </w:pPr>
      <w:rPr>
        <w:rFonts w:ascii="Courier New" w:hAnsi="Courier New" w:hint="default"/>
      </w:rPr>
    </w:lvl>
    <w:lvl w:ilvl="5" w:tplc="0554D4DA">
      <w:start w:val="1"/>
      <w:numFmt w:val="bullet"/>
      <w:lvlText w:val=""/>
      <w:lvlJc w:val="left"/>
      <w:pPr>
        <w:ind w:left="4680" w:hanging="360"/>
      </w:pPr>
      <w:rPr>
        <w:rFonts w:ascii="Wingdings" w:hAnsi="Wingdings" w:hint="default"/>
      </w:rPr>
    </w:lvl>
    <w:lvl w:ilvl="6" w:tplc="4DFE637E">
      <w:start w:val="1"/>
      <w:numFmt w:val="bullet"/>
      <w:lvlText w:val=""/>
      <w:lvlJc w:val="left"/>
      <w:pPr>
        <w:ind w:left="5400" w:hanging="360"/>
      </w:pPr>
      <w:rPr>
        <w:rFonts w:ascii="Symbol" w:hAnsi="Symbol" w:hint="default"/>
      </w:rPr>
    </w:lvl>
    <w:lvl w:ilvl="7" w:tplc="318C456C">
      <w:start w:val="1"/>
      <w:numFmt w:val="bullet"/>
      <w:lvlText w:val="o"/>
      <w:lvlJc w:val="left"/>
      <w:pPr>
        <w:ind w:left="6120" w:hanging="360"/>
      </w:pPr>
      <w:rPr>
        <w:rFonts w:ascii="Courier New" w:hAnsi="Courier New" w:hint="default"/>
      </w:rPr>
    </w:lvl>
    <w:lvl w:ilvl="8" w:tplc="9F9CB078">
      <w:start w:val="1"/>
      <w:numFmt w:val="bullet"/>
      <w:lvlText w:val=""/>
      <w:lvlJc w:val="left"/>
      <w:pPr>
        <w:ind w:left="6840" w:hanging="360"/>
      </w:pPr>
      <w:rPr>
        <w:rFonts w:ascii="Wingdings" w:hAnsi="Wingdings" w:hint="default"/>
      </w:rPr>
    </w:lvl>
  </w:abstractNum>
  <w:abstractNum w:abstractNumId="11" w15:restartNumberingAfterBreak="0">
    <w:nsid w:val="3BDF2998"/>
    <w:multiLevelType w:val="multilevel"/>
    <w:tmpl w:val="D410EBC4"/>
    <w:lvl w:ilvl="0">
      <w:start w:val="4"/>
      <w:numFmt w:val="decimal"/>
      <w:lvlText w:val="%1"/>
      <w:lvlJc w:val="left"/>
      <w:pPr>
        <w:ind w:left="520" w:hanging="520"/>
      </w:pPr>
      <w:rPr>
        <w:rFonts w:hint="default"/>
      </w:rPr>
    </w:lvl>
    <w:lvl w:ilvl="1">
      <w:start w:val="1"/>
      <w:numFmt w:val="decimal"/>
      <w:lvlText w:val="%1.%2"/>
      <w:lvlJc w:val="left"/>
      <w:pPr>
        <w:ind w:left="520" w:hanging="5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337648B"/>
    <w:multiLevelType w:val="multilevel"/>
    <w:tmpl w:val="EE7A7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222B21"/>
    <w:multiLevelType w:val="multilevel"/>
    <w:tmpl w:val="AC02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749BF9"/>
    <w:multiLevelType w:val="hybridMultilevel"/>
    <w:tmpl w:val="D968FFCC"/>
    <w:lvl w:ilvl="0" w:tplc="E9D6580E">
      <w:start w:val="1"/>
      <w:numFmt w:val="decimal"/>
      <w:lvlText w:val="%1."/>
      <w:lvlJc w:val="left"/>
      <w:pPr>
        <w:ind w:left="720" w:hanging="360"/>
      </w:pPr>
    </w:lvl>
    <w:lvl w:ilvl="1" w:tplc="6F069FDC">
      <w:start w:val="1"/>
      <w:numFmt w:val="lowerLetter"/>
      <w:lvlText w:val="%2."/>
      <w:lvlJc w:val="left"/>
      <w:pPr>
        <w:ind w:left="1440" w:hanging="360"/>
      </w:pPr>
    </w:lvl>
    <w:lvl w:ilvl="2" w:tplc="37982B10">
      <w:start w:val="1"/>
      <w:numFmt w:val="lowerRoman"/>
      <w:lvlText w:val="%3."/>
      <w:lvlJc w:val="right"/>
      <w:pPr>
        <w:ind w:left="2160" w:hanging="180"/>
      </w:pPr>
    </w:lvl>
    <w:lvl w:ilvl="3" w:tplc="658ADD4A">
      <w:start w:val="1"/>
      <w:numFmt w:val="decimal"/>
      <w:lvlText w:val="%4."/>
      <w:lvlJc w:val="left"/>
      <w:pPr>
        <w:ind w:left="2880" w:hanging="360"/>
      </w:pPr>
    </w:lvl>
    <w:lvl w:ilvl="4" w:tplc="19482306">
      <w:start w:val="1"/>
      <w:numFmt w:val="lowerLetter"/>
      <w:lvlText w:val="%5."/>
      <w:lvlJc w:val="left"/>
      <w:pPr>
        <w:ind w:left="3600" w:hanging="360"/>
      </w:pPr>
    </w:lvl>
    <w:lvl w:ilvl="5" w:tplc="0AFEF452">
      <w:start w:val="1"/>
      <w:numFmt w:val="lowerRoman"/>
      <w:lvlText w:val="%6."/>
      <w:lvlJc w:val="right"/>
      <w:pPr>
        <w:ind w:left="4320" w:hanging="180"/>
      </w:pPr>
    </w:lvl>
    <w:lvl w:ilvl="6" w:tplc="B560AA02">
      <w:start w:val="1"/>
      <w:numFmt w:val="decimal"/>
      <w:lvlText w:val="%7."/>
      <w:lvlJc w:val="left"/>
      <w:pPr>
        <w:ind w:left="5040" w:hanging="360"/>
      </w:pPr>
    </w:lvl>
    <w:lvl w:ilvl="7" w:tplc="7ABCF216">
      <w:start w:val="1"/>
      <w:numFmt w:val="lowerLetter"/>
      <w:lvlText w:val="%8."/>
      <w:lvlJc w:val="left"/>
      <w:pPr>
        <w:ind w:left="5760" w:hanging="360"/>
      </w:pPr>
    </w:lvl>
    <w:lvl w:ilvl="8" w:tplc="B7749650">
      <w:start w:val="1"/>
      <w:numFmt w:val="lowerRoman"/>
      <w:lvlText w:val="%9."/>
      <w:lvlJc w:val="right"/>
      <w:pPr>
        <w:ind w:left="6480" w:hanging="180"/>
      </w:pPr>
    </w:lvl>
  </w:abstractNum>
  <w:abstractNum w:abstractNumId="15" w15:restartNumberingAfterBreak="0">
    <w:nsid w:val="518E03A9"/>
    <w:multiLevelType w:val="multilevel"/>
    <w:tmpl w:val="3B102F3E"/>
    <w:lvl w:ilvl="0">
      <w:start w:val="4"/>
      <w:numFmt w:val="decimal"/>
      <w:lvlText w:val="%1"/>
      <w:lvlJc w:val="left"/>
      <w:pPr>
        <w:ind w:left="520" w:hanging="520"/>
      </w:pPr>
      <w:rPr>
        <w:rFonts w:hint="default"/>
      </w:rPr>
    </w:lvl>
    <w:lvl w:ilvl="1">
      <w:start w:val="1"/>
      <w:numFmt w:val="decimal"/>
      <w:lvlText w:val="%1.%2"/>
      <w:lvlJc w:val="left"/>
      <w:pPr>
        <w:ind w:left="520" w:hanging="5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7937AEC"/>
    <w:multiLevelType w:val="hybridMultilevel"/>
    <w:tmpl w:val="CD189AC2"/>
    <w:lvl w:ilvl="0" w:tplc="38F8082C">
      <w:start w:val="2"/>
      <w:numFmt w:val="bullet"/>
      <w:lvlText w:val=""/>
      <w:lvlJc w:val="left"/>
      <w:pPr>
        <w:ind w:left="1080" w:hanging="360"/>
      </w:pPr>
      <w:rPr>
        <w:rFonts w:ascii="Symbol" w:eastAsiaTheme="minorEastAsia" w:hAnsi="Symbol"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57F06328"/>
    <w:multiLevelType w:val="multilevel"/>
    <w:tmpl w:val="7980C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D374A1D"/>
    <w:multiLevelType w:val="multilevel"/>
    <w:tmpl w:val="E6EE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F3450D"/>
    <w:multiLevelType w:val="multilevel"/>
    <w:tmpl w:val="6A76A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5C6D03"/>
    <w:multiLevelType w:val="multilevel"/>
    <w:tmpl w:val="937EC5F2"/>
    <w:lvl w:ilvl="0">
      <w:start w:val="4"/>
      <w:numFmt w:val="decimal"/>
      <w:lvlText w:val="%1"/>
      <w:lvlJc w:val="left"/>
      <w:pPr>
        <w:ind w:left="520" w:hanging="520"/>
      </w:pPr>
      <w:rPr>
        <w:rFonts w:hint="default"/>
      </w:rPr>
    </w:lvl>
    <w:lvl w:ilvl="1">
      <w:start w:val="1"/>
      <w:numFmt w:val="decimal"/>
      <w:lvlText w:val="%1.%2"/>
      <w:lvlJc w:val="left"/>
      <w:pPr>
        <w:ind w:left="880" w:hanging="52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7ACE76AE"/>
    <w:multiLevelType w:val="multilevel"/>
    <w:tmpl w:val="A70C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1931403">
    <w:abstractNumId w:val="3"/>
  </w:num>
  <w:num w:numId="2" w16cid:durableId="1225677117">
    <w:abstractNumId w:val="5"/>
  </w:num>
  <w:num w:numId="3" w16cid:durableId="1532182468">
    <w:abstractNumId w:val="14"/>
  </w:num>
  <w:num w:numId="4" w16cid:durableId="1961372987">
    <w:abstractNumId w:val="2"/>
  </w:num>
  <w:num w:numId="5" w16cid:durableId="1456875886">
    <w:abstractNumId w:val="10"/>
  </w:num>
  <w:num w:numId="6" w16cid:durableId="848907384">
    <w:abstractNumId w:val="4"/>
  </w:num>
  <w:num w:numId="7" w16cid:durableId="748380678">
    <w:abstractNumId w:val="13"/>
  </w:num>
  <w:num w:numId="8" w16cid:durableId="236984818">
    <w:abstractNumId w:val="1"/>
  </w:num>
  <w:num w:numId="9" w16cid:durableId="594442942">
    <w:abstractNumId w:val="16"/>
  </w:num>
  <w:num w:numId="10" w16cid:durableId="1678144848">
    <w:abstractNumId w:val="21"/>
  </w:num>
  <w:num w:numId="11" w16cid:durableId="1938906073">
    <w:abstractNumId w:val="12"/>
  </w:num>
  <w:num w:numId="12" w16cid:durableId="1642881085">
    <w:abstractNumId w:val="18"/>
  </w:num>
  <w:num w:numId="13" w16cid:durableId="824585616">
    <w:abstractNumId w:val="19"/>
  </w:num>
  <w:num w:numId="14" w16cid:durableId="137577932">
    <w:abstractNumId w:val="9"/>
  </w:num>
  <w:num w:numId="15" w16cid:durableId="1103106795">
    <w:abstractNumId w:val="6"/>
  </w:num>
  <w:num w:numId="16" w16cid:durableId="843007792">
    <w:abstractNumId w:val="17"/>
  </w:num>
  <w:num w:numId="17" w16cid:durableId="1678189585">
    <w:abstractNumId w:val="15"/>
  </w:num>
  <w:num w:numId="18" w16cid:durableId="882717421">
    <w:abstractNumId w:val="11"/>
  </w:num>
  <w:num w:numId="19" w16cid:durableId="926769258">
    <w:abstractNumId w:val="20"/>
  </w:num>
  <w:num w:numId="20" w16cid:durableId="806509446">
    <w:abstractNumId w:val="0"/>
  </w:num>
  <w:num w:numId="21" w16cid:durableId="28115121">
    <w:abstractNumId w:val="7"/>
  </w:num>
  <w:num w:numId="22" w16cid:durableId="1031995495">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jaminjihawkins@gmail.com">
    <w15:presenceInfo w15:providerId="AD" w15:userId="S::urn:spo:guest#benjaminjihawkins@gmail.com::"/>
  </w15:person>
  <w15:person w15:author="Hawkins, Bruno">
    <w15:presenceInfo w15:providerId="AD" w15:userId="S::wmhkbha@ucl.ac.uk::8de04d5d-23b1-4f0f-be12-0ff1cb1a8193"/>
  </w15:person>
  <w15:person w15:author="BJIH">
    <w15:presenceInfo w15:providerId="None" w15:userId="BJI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activeWritingStyle w:appName="MSWord" w:lang="en-US" w:vendorID="64" w:dllVersion="0" w:nlCheck="1" w:checkStyle="0"/>
  <w:activeWritingStyle w:appName="MSWord" w:lang="en-GB" w:vendorID="64" w:dllVersion="0" w:nlCheck="1" w:checkStyle="0"/>
  <w:activeWritingStyle w:appName="MSWord" w:lang="fr-FR" w:vendorID="64" w:dllVersion="0" w:nlCheck="1" w:checkStyle="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FFA3B07"/>
    <w:rsid w:val="000009B5"/>
    <w:rsid w:val="0000124D"/>
    <w:rsid w:val="000017B1"/>
    <w:rsid w:val="00002088"/>
    <w:rsid w:val="00002664"/>
    <w:rsid w:val="000026ED"/>
    <w:rsid w:val="00002911"/>
    <w:rsid w:val="000029A3"/>
    <w:rsid w:val="00003898"/>
    <w:rsid w:val="00003CF8"/>
    <w:rsid w:val="00003D92"/>
    <w:rsid w:val="0000495A"/>
    <w:rsid w:val="000064DA"/>
    <w:rsid w:val="00006AD2"/>
    <w:rsid w:val="000075F5"/>
    <w:rsid w:val="000078A3"/>
    <w:rsid w:val="000078A9"/>
    <w:rsid w:val="00010011"/>
    <w:rsid w:val="000105D2"/>
    <w:rsid w:val="00010605"/>
    <w:rsid w:val="00011293"/>
    <w:rsid w:val="000112DD"/>
    <w:rsid w:val="000117E6"/>
    <w:rsid w:val="00011856"/>
    <w:rsid w:val="00011CD2"/>
    <w:rsid w:val="00011FBF"/>
    <w:rsid w:val="000121A0"/>
    <w:rsid w:val="000123D1"/>
    <w:rsid w:val="000129F0"/>
    <w:rsid w:val="00012DE3"/>
    <w:rsid w:val="0001316C"/>
    <w:rsid w:val="000138BC"/>
    <w:rsid w:val="00013A3A"/>
    <w:rsid w:val="00013A76"/>
    <w:rsid w:val="00013AE9"/>
    <w:rsid w:val="00013E71"/>
    <w:rsid w:val="00013F82"/>
    <w:rsid w:val="00014520"/>
    <w:rsid w:val="00014B97"/>
    <w:rsid w:val="00015440"/>
    <w:rsid w:val="00015959"/>
    <w:rsid w:val="00015A87"/>
    <w:rsid w:val="0001664F"/>
    <w:rsid w:val="00017A7E"/>
    <w:rsid w:val="0002068E"/>
    <w:rsid w:val="00020CCE"/>
    <w:rsid w:val="000213B6"/>
    <w:rsid w:val="00021526"/>
    <w:rsid w:val="0002157D"/>
    <w:rsid w:val="00021ADB"/>
    <w:rsid w:val="00022C66"/>
    <w:rsid w:val="00023272"/>
    <w:rsid w:val="00023825"/>
    <w:rsid w:val="00024218"/>
    <w:rsid w:val="00024CD9"/>
    <w:rsid w:val="000265E5"/>
    <w:rsid w:val="00026825"/>
    <w:rsid w:val="00026ACD"/>
    <w:rsid w:val="00026F90"/>
    <w:rsid w:val="0002701A"/>
    <w:rsid w:val="00027323"/>
    <w:rsid w:val="0002734E"/>
    <w:rsid w:val="000279E5"/>
    <w:rsid w:val="0003094E"/>
    <w:rsid w:val="00030C9A"/>
    <w:rsid w:val="000320D2"/>
    <w:rsid w:val="00032243"/>
    <w:rsid w:val="000327BE"/>
    <w:rsid w:val="00032A32"/>
    <w:rsid w:val="00032F95"/>
    <w:rsid w:val="0003339E"/>
    <w:rsid w:val="00033777"/>
    <w:rsid w:val="00033B6A"/>
    <w:rsid w:val="00033C16"/>
    <w:rsid w:val="00033E04"/>
    <w:rsid w:val="00034125"/>
    <w:rsid w:val="0003509A"/>
    <w:rsid w:val="000354D0"/>
    <w:rsid w:val="00036364"/>
    <w:rsid w:val="00036873"/>
    <w:rsid w:val="00037460"/>
    <w:rsid w:val="000376B3"/>
    <w:rsid w:val="00037CDD"/>
    <w:rsid w:val="00040263"/>
    <w:rsid w:val="00041330"/>
    <w:rsid w:val="00041A03"/>
    <w:rsid w:val="00041E41"/>
    <w:rsid w:val="00042A35"/>
    <w:rsid w:val="00043A57"/>
    <w:rsid w:val="0004416C"/>
    <w:rsid w:val="00044581"/>
    <w:rsid w:val="000447B7"/>
    <w:rsid w:val="00044EAA"/>
    <w:rsid w:val="000470EA"/>
    <w:rsid w:val="00047373"/>
    <w:rsid w:val="000501CC"/>
    <w:rsid w:val="00050B79"/>
    <w:rsid w:val="00050EA0"/>
    <w:rsid w:val="000511C7"/>
    <w:rsid w:val="00051555"/>
    <w:rsid w:val="00052032"/>
    <w:rsid w:val="000521DB"/>
    <w:rsid w:val="000528E4"/>
    <w:rsid w:val="000530C2"/>
    <w:rsid w:val="0005333F"/>
    <w:rsid w:val="0005349C"/>
    <w:rsid w:val="00053731"/>
    <w:rsid w:val="0005375A"/>
    <w:rsid w:val="00054241"/>
    <w:rsid w:val="000549CB"/>
    <w:rsid w:val="00054AC1"/>
    <w:rsid w:val="00055219"/>
    <w:rsid w:val="000559D4"/>
    <w:rsid w:val="00055F4F"/>
    <w:rsid w:val="00057253"/>
    <w:rsid w:val="000575DF"/>
    <w:rsid w:val="000576BD"/>
    <w:rsid w:val="000576DE"/>
    <w:rsid w:val="000579C3"/>
    <w:rsid w:val="0005DDC2"/>
    <w:rsid w:val="00060881"/>
    <w:rsid w:val="00060A4E"/>
    <w:rsid w:val="000610C0"/>
    <w:rsid w:val="00061A2C"/>
    <w:rsid w:val="00061D0E"/>
    <w:rsid w:val="000626A4"/>
    <w:rsid w:val="0006525D"/>
    <w:rsid w:val="00065A61"/>
    <w:rsid w:val="00065F5A"/>
    <w:rsid w:val="00066583"/>
    <w:rsid w:val="00066F1E"/>
    <w:rsid w:val="0006775A"/>
    <w:rsid w:val="00067A56"/>
    <w:rsid w:val="00067ADF"/>
    <w:rsid w:val="00070068"/>
    <w:rsid w:val="000700C3"/>
    <w:rsid w:val="00070475"/>
    <w:rsid w:val="000719F3"/>
    <w:rsid w:val="0007208A"/>
    <w:rsid w:val="000722E2"/>
    <w:rsid w:val="00072592"/>
    <w:rsid w:val="00073307"/>
    <w:rsid w:val="00074419"/>
    <w:rsid w:val="00074DFB"/>
    <w:rsid w:val="00075868"/>
    <w:rsid w:val="00075AFA"/>
    <w:rsid w:val="0007662E"/>
    <w:rsid w:val="0007666A"/>
    <w:rsid w:val="000768DF"/>
    <w:rsid w:val="00076D1C"/>
    <w:rsid w:val="00077CCC"/>
    <w:rsid w:val="000808F8"/>
    <w:rsid w:val="00081141"/>
    <w:rsid w:val="00081328"/>
    <w:rsid w:val="0008402A"/>
    <w:rsid w:val="00084A70"/>
    <w:rsid w:val="00084C5D"/>
    <w:rsid w:val="00085989"/>
    <w:rsid w:val="00085D30"/>
    <w:rsid w:val="0008714B"/>
    <w:rsid w:val="00090397"/>
    <w:rsid w:val="00090C1C"/>
    <w:rsid w:val="00091362"/>
    <w:rsid w:val="00091914"/>
    <w:rsid w:val="00091DE6"/>
    <w:rsid w:val="0009220D"/>
    <w:rsid w:val="00092645"/>
    <w:rsid w:val="00092E82"/>
    <w:rsid w:val="00093019"/>
    <w:rsid w:val="000933BF"/>
    <w:rsid w:val="00093ABE"/>
    <w:rsid w:val="00093AD7"/>
    <w:rsid w:val="00093C75"/>
    <w:rsid w:val="00093DAF"/>
    <w:rsid w:val="00094310"/>
    <w:rsid w:val="000947E2"/>
    <w:rsid w:val="0009505F"/>
    <w:rsid w:val="00095948"/>
    <w:rsid w:val="000962FA"/>
    <w:rsid w:val="000A006A"/>
    <w:rsid w:val="000A2582"/>
    <w:rsid w:val="000A285A"/>
    <w:rsid w:val="000A3116"/>
    <w:rsid w:val="000A31E8"/>
    <w:rsid w:val="000A32C6"/>
    <w:rsid w:val="000A32CD"/>
    <w:rsid w:val="000A3AD9"/>
    <w:rsid w:val="000A3CB4"/>
    <w:rsid w:val="000A4550"/>
    <w:rsid w:val="000A4DB9"/>
    <w:rsid w:val="000A6173"/>
    <w:rsid w:val="000A66DA"/>
    <w:rsid w:val="000A67F3"/>
    <w:rsid w:val="000B130D"/>
    <w:rsid w:val="000B1510"/>
    <w:rsid w:val="000B459D"/>
    <w:rsid w:val="000B4860"/>
    <w:rsid w:val="000B4E38"/>
    <w:rsid w:val="000B510B"/>
    <w:rsid w:val="000B5389"/>
    <w:rsid w:val="000B57F5"/>
    <w:rsid w:val="000B5E83"/>
    <w:rsid w:val="000B6208"/>
    <w:rsid w:val="000B6E48"/>
    <w:rsid w:val="000C0838"/>
    <w:rsid w:val="000C0F9F"/>
    <w:rsid w:val="000C1889"/>
    <w:rsid w:val="000C2DF3"/>
    <w:rsid w:val="000C3611"/>
    <w:rsid w:val="000C4181"/>
    <w:rsid w:val="000C4D05"/>
    <w:rsid w:val="000C575E"/>
    <w:rsid w:val="000C6031"/>
    <w:rsid w:val="000C7616"/>
    <w:rsid w:val="000C76FF"/>
    <w:rsid w:val="000D0171"/>
    <w:rsid w:val="000D0C97"/>
    <w:rsid w:val="000D0E85"/>
    <w:rsid w:val="000D363E"/>
    <w:rsid w:val="000D394C"/>
    <w:rsid w:val="000D47E7"/>
    <w:rsid w:val="000D5FF3"/>
    <w:rsid w:val="000D6F75"/>
    <w:rsid w:val="000D7EC3"/>
    <w:rsid w:val="000E0885"/>
    <w:rsid w:val="000E1091"/>
    <w:rsid w:val="000E1EA1"/>
    <w:rsid w:val="000E288B"/>
    <w:rsid w:val="000E2918"/>
    <w:rsid w:val="000E2B02"/>
    <w:rsid w:val="000E2DF3"/>
    <w:rsid w:val="000E3178"/>
    <w:rsid w:val="000E3379"/>
    <w:rsid w:val="000E34B3"/>
    <w:rsid w:val="000E4CF1"/>
    <w:rsid w:val="000E69A2"/>
    <w:rsid w:val="000E6A2C"/>
    <w:rsid w:val="000E6A35"/>
    <w:rsid w:val="000E744D"/>
    <w:rsid w:val="000E7986"/>
    <w:rsid w:val="000E7A0B"/>
    <w:rsid w:val="000E7C55"/>
    <w:rsid w:val="000F0728"/>
    <w:rsid w:val="000F0E4F"/>
    <w:rsid w:val="000F0E66"/>
    <w:rsid w:val="000F1399"/>
    <w:rsid w:val="000F1AA8"/>
    <w:rsid w:val="000F2328"/>
    <w:rsid w:val="000F29E0"/>
    <w:rsid w:val="000F2A41"/>
    <w:rsid w:val="000F3B1D"/>
    <w:rsid w:val="000F4A01"/>
    <w:rsid w:val="000F57DD"/>
    <w:rsid w:val="000F5BFA"/>
    <w:rsid w:val="000F6A01"/>
    <w:rsid w:val="000F789D"/>
    <w:rsid w:val="000F79A9"/>
    <w:rsid w:val="000F79AC"/>
    <w:rsid w:val="001006FE"/>
    <w:rsid w:val="0010084A"/>
    <w:rsid w:val="0010090D"/>
    <w:rsid w:val="00101055"/>
    <w:rsid w:val="001010A7"/>
    <w:rsid w:val="001013F4"/>
    <w:rsid w:val="0010250A"/>
    <w:rsid w:val="00102C14"/>
    <w:rsid w:val="00103359"/>
    <w:rsid w:val="00103CB7"/>
    <w:rsid w:val="001042F5"/>
    <w:rsid w:val="00105105"/>
    <w:rsid w:val="00105306"/>
    <w:rsid w:val="001055E4"/>
    <w:rsid w:val="00105E26"/>
    <w:rsid w:val="00106358"/>
    <w:rsid w:val="00106CD8"/>
    <w:rsid w:val="00106D83"/>
    <w:rsid w:val="00106E50"/>
    <w:rsid w:val="001074C4"/>
    <w:rsid w:val="00107EBD"/>
    <w:rsid w:val="00112544"/>
    <w:rsid w:val="001125D4"/>
    <w:rsid w:val="001127E8"/>
    <w:rsid w:val="00112CAB"/>
    <w:rsid w:val="00112CE5"/>
    <w:rsid w:val="00113A0A"/>
    <w:rsid w:val="001156DF"/>
    <w:rsid w:val="00115C9D"/>
    <w:rsid w:val="00116D32"/>
    <w:rsid w:val="00116DC6"/>
    <w:rsid w:val="00117144"/>
    <w:rsid w:val="00117BDD"/>
    <w:rsid w:val="001209F7"/>
    <w:rsid w:val="00120AE6"/>
    <w:rsid w:val="00120F74"/>
    <w:rsid w:val="00120FB6"/>
    <w:rsid w:val="00121728"/>
    <w:rsid w:val="001217DD"/>
    <w:rsid w:val="00121F4B"/>
    <w:rsid w:val="0012204E"/>
    <w:rsid w:val="00122409"/>
    <w:rsid w:val="00122479"/>
    <w:rsid w:val="0012247F"/>
    <w:rsid w:val="00122A69"/>
    <w:rsid w:val="00123EBC"/>
    <w:rsid w:val="00123F31"/>
    <w:rsid w:val="0012519D"/>
    <w:rsid w:val="00125599"/>
    <w:rsid w:val="001265C2"/>
    <w:rsid w:val="001267A5"/>
    <w:rsid w:val="00126941"/>
    <w:rsid w:val="001269D9"/>
    <w:rsid w:val="00127F3A"/>
    <w:rsid w:val="00130BB3"/>
    <w:rsid w:val="00130C08"/>
    <w:rsid w:val="00130CF9"/>
    <w:rsid w:val="00131559"/>
    <w:rsid w:val="00131EBE"/>
    <w:rsid w:val="00131F6A"/>
    <w:rsid w:val="0013202A"/>
    <w:rsid w:val="0013216C"/>
    <w:rsid w:val="00132329"/>
    <w:rsid w:val="00132962"/>
    <w:rsid w:val="00132DA7"/>
    <w:rsid w:val="00132DDD"/>
    <w:rsid w:val="001333CB"/>
    <w:rsid w:val="00133442"/>
    <w:rsid w:val="00133BF6"/>
    <w:rsid w:val="001343B2"/>
    <w:rsid w:val="00134CA7"/>
    <w:rsid w:val="00135D0F"/>
    <w:rsid w:val="00135DB5"/>
    <w:rsid w:val="00136261"/>
    <w:rsid w:val="00136D31"/>
    <w:rsid w:val="001370E1"/>
    <w:rsid w:val="00137A5C"/>
    <w:rsid w:val="00137E55"/>
    <w:rsid w:val="0014038D"/>
    <w:rsid w:val="001410ED"/>
    <w:rsid w:val="0014118F"/>
    <w:rsid w:val="001416A1"/>
    <w:rsid w:val="00141A69"/>
    <w:rsid w:val="00142739"/>
    <w:rsid w:val="00143258"/>
    <w:rsid w:val="00143C7F"/>
    <w:rsid w:val="00144CAC"/>
    <w:rsid w:val="0014546D"/>
    <w:rsid w:val="00145CF0"/>
    <w:rsid w:val="00145FBC"/>
    <w:rsid w:val="001465D6"/>
    <w:rsid w:val="001467BB"/>
    <w:rsid w:val="00146FB4"/>
    <w:rsid w:val="00147004"/>
    <w:rsid w:val="001474A2"/>
    <w:rsid w:val="001475DD"/>
    <w:rsid w:val="00147658"/>
    <w:rsid w:val="00147C06"/>
    <w:rsid w:val="0015035F"/>
    <w:rsid w:val="0015040E"/>
    <w:rsid w:val="00150AE9"/>
    <w:rsid w:val="00150B50"/>
    <w:rsid w:val="001517AA"/>
    <w:rsid w:val="00152405"/>
    <w:rsid w:val="001539EF"/>
    <w:rsid w:val="00153BE7"/>
    <w:rsid w:val="00154B1F"/>
    <w:rsid w:val="00154F26"/>
    <w:rsid w:val="0015529E"/>
    <w:rsid w:val="001556D8"/>
    <w:rsid w:val="00155844"/>
    <w:rsid w:val="00156032"/>
    <w:rsid w:val="00157861"/>
    <w:rsid w:val="001604D5"/>
    <w:rsid w:val="00160C59"/>
    <w:rsid w:val="00160D56"/>
    <w:rsid w:val="001618AC"/>
    <w:rsid w:val="001622E6"/>
    <w:rsid w:val="0016246E"/>
    <w:rsid w:val="00162690"/>
    <w:rsid w:val="001626CF"/>
    <w:rsid w:val="00162EE5"/>
    <w:rsid w:val="001635AA"/>
    <w:rsid w:val="001636DD"/>
    <w:rsid w:val="00163A84"/>
    <w:rsid w:val="00163D80"/>
    <w:rsid w:val="00164659"/>
    <w:rsid w:val="00164891"/>
    <w:rsid w:val="001654A9"/>
    <w:rsid w:val="00165604"/>
    <w:rsid w:val="001657AD"/>
    <w:rsid w:val="00165C59"/>
    <w:rsid w:val="001671EC"/>
    <w:rsid w:val="001674A9"/>
    <w:rsid w:val="00167654"/>
    <w:rsid w:val="00170DD1"/>
    <w:rsid w:val="00171F04"/>
    <w:rsid w:val="00172F97"/>
    <w:rsid w:val="0017322D"/>
    <w:rsid w:val="001733C1"/>
    <w:rsid w:val="00173A67"/>
    <w:rsid w:val="00174560"/>
    <w:rsid w:val="00174821"/>
    <w:rsid w:val="001748A6"/>
    <w:rsid w:val="00174D29"/>
    <w:rsid w:val="00174F30"/>
    <w:rsid w:val="00175D43"/>
    <w:rsid w:val="00176713"/>
    <w:rsid w:val="0018009E"/>
    <w:rsid w:val="00180B33"/>
    <w:rsid w:val="00181AB3"/>
    <w:rsid w:val="00181CE1"/>
    <w:rsid w:val="00182F1C"/>
    <w:rsid w:val="001832E4"/>
    <w:rsid w:val="0018414F"/>
    <w:rsid w:val="00184BB7"/>
    <w:rsid w:val="001851AB"/>
    <w:rsid w:val="00185888"/>
    <w:rsid w:val="0018765B"/>
    <w:rsid w:val="00187C94"/>
    <w:rsid w:val="001902ED"/>
    <w:rsid w:val="001913A7"/>
    <w:rsid w:val="001913BA"/>
    <w:rsid w:val="001916D5"/>
    <w:rsid w:val="0019170A"/>
    <w:rsid w:val="00191FE5"/>
    <w:rsid w:val="00192083"/>
    <w:rsid w:val="0019224F"/>
    <w:rsid w:val="001932F0"/>
    <w:rsid w:val="00194150"/>
    <w:rsid w:val="001961E3"/>
    <w:rsid w:val="001975AB"/>
    <w:rsid w:val="0019791B"/>
    <w:rsid w:val="001A0026"/>
    <w:rsid w:val="001A0BCB"/>
    <w:rsid w:val="001A13F3"/>
    <w:rsid w:val="001A19E3"/>
    <w:rsid w:val="001A2612"/>
    <w:rsid w:val="001A27EF"/>
    <w:rsid w:val="001A2CAC"/>
    <w:rsid w:val="001A33DE"/>
    <w:rsid w:val="001A4AA1"/>
    <w:rsid w:val="001A5C61"/>
    <w:rsid w:val="001A60EA"/>
    <w:rsid w:val="001A69AB"/>
    <w:rsid w:val="001A6E6A"/>
    <w:rsid w:val="001A6F98"/>
    <w:rsid w:val="001A7A2E"/>
    <w:rsid w:val="001B05A9"/>
    <w:rsid w:val="001B0A18"/>
    <w:rsid w:val="001B0EE8"/>
    <w:rsid w:val="001B11FD"/>
    <w:rsid w:val="001B1554"/>
    <w:rsid w:val="001B17A0"/>
    <w:rsid w:val="001B1C4B"/>
    <w:rsid w:val="001B1CF3"/>
    <w:rsid w:val="001B1D8D"/>
    <w:rsid w:val="001B2EBB"/>
    <w:rsid w:val="001B332B"/>
    <w:rsid w:val="001B527D"/>
    <w:rsid w:val="001B5381"/>
    <w:rsid w:val="001B562C"/>
    <w:rsid w:val="001B6478"/>
    <w:rsid w:val="001B6ABC"/>
    <w:rsid w:val="001B7178"/>
    <w:rsid w:val="001B7228"/>
    <w:rsid w:val="001B73C1"/>
    <w:rsid w:val="001C010A"/>
    <w:rsid w:val="001C0712"/>
    <w:rsid w:val="001C0BB3"/>
    <w:rsid w:val="001C0CEA"/>
    <w:rsid w:val="001C0F6A"/>
    <w:rsid w:val="001C1472"/>
    <w:rsid w:val="001C1C10"/>
    <w:rsid w:val="001C28AA"/>
    <w:rsid w:val="001C2C6C"/>
    <w:rsid w:val="001C2DFB"/>
    <w:rsid w:val="001C310C"/>
    <w:rsid w:val="001C31A1"/>
    <w:rsid w:val="001C5548"/>
    <w:rsid w:val="001C56A5"/>
    <w:rsid w:val="001C599D"/>
    <w:rsid w:val="001C5CC2"/>
    <w:rsid w:val="001C6AC2"/>
    <w:rsid w:val="001C700B"/>
    <w:rsid w:val="001C7743"/>
    <w:rsid w:val="001C7942"/>
    <w:rsid w:val="001C7DCC"/>
    <w:rsid w:val="001D1178"/>
    <w:rsid w:val="001D1F25"/>
    <w:rsid w:val="001D2543"/>
    <w:rsid w:val="001D2F15"/>
    <w:rsid w:val="001D3338"/>
    <w:rsid w:val="001D34A9"/>
    <w:rsid w:val="001D4523"/>
    <w:rsid w:val="001D4856"/>
    <w:rsid w:val="001D4B34"/>
    <w:rsid w:val="001D4DBE"/>
    <w:rsid w:val="001D5596"/>
    <w:rsid w:val="001D7080"/>
    <w:rsid w:val="001E0602"/>
    <w:rsid w:val="001E0C37"/>
    <w:rsid w:val="001E199B"/>
    <w:rsid w:val="001E1ECA"/>
    <w:rsid w:val="001E26D4"/>
    <w:rsid w:val="001E3915"/>
    <w:rsid w:val="001E4C53"/>
    <w:rsid w:val="001E4EB2"/>
    <w:rsid w:val="001E526E"/>
    <w:rsid w:val="001E5401"/>
    <w:rsid w:val="001F0404"/>
    <w:rsid w:val="001F1C19"/>
    <w:rsid w:val="001F28A5"/>
    <w:rsid w:val="001F2C73"/>
    <w:rsid w:val="001F3071"/>
    <w:rsid w:val="001F3105"/>
    <w:rsid w:val="001F3F34"/>
    <w:rsid w:val="001F43C3"/>
    <w:rsid w:val="001F4437"/>
    <w:rsid w:val="001F50D9"/>
    <w:rsid w:val="001F58D6"/>
    <w:rsid w:val="001F5AE6"/>
    <w:rsid w:val="001F5EC8"/>
    <w:rsid w:val="001F5EFB"/>
    <w:rsid w:val="001F6030"/>
    <w:rsid w:val="001F66EC"/>
    <w:rsid w:val="001F6726"/>
    <w:rsid w:val="001F73E2"/>
    <w:rsid w:val="001F796C"/>
    <w:rsid w:val="0020032D"/>
    <w:rsid w:val="0020165F"/>
    <w:rsid w:val="00202234"/>
    <w:rsid w:val="0020231A"/>
    <w:rsid w:val="002025FE"/>
    <w:rsid w:val="00202BB2"/>
    <w:rsid w:val="00203190"/>
    <w:rsid w:val="00203741"/>
    <w:rsid w:val="00203DDC"/>
    <w:rsid w:val="00203F9A"/>
    <w:rsid w:val="0020404E"/>
    <w:rsid w:val="00204965"/>
    <w:rsid w:val="0020537D"/>
    <w:rsid w:val="00205869"/>
    <w:rsid w:val="00205F69"/>
    <w:rsid w:val="0020608B"/>
    <w:rsid w:val="002061D0"/>
    <w:rsid w:val="00206E22"/>
    <w:rsid w:val="00207D4A"/>
    <w:rsid w:val="002119C3"/>
    <w:rsid w:val="002129DB"/>
    <w:rsid w:val="00212F15"/>
    <w:rsid w:val="00213456"/>
    <w:rsid w:val="00214598"/>
    <w:rsid w:val="00214AC3"/>
    <w:rsid w:val="00214B7C"/>
    <w:rsid w:val="00215373"/>
    <w:rsid w:val="00215BD1"/>
    <w:rsid w:val="002163A2"/>
    <w:rsid w:val="00216B78"/>
    <w:rsid w:val="00216B9E"/>
    <w:rsid w:val="002201F2"/>
    <w:rsid w:val="00220835"/>
    <w:rsid w:val="002213C5"/>
    <w:rsid w:val="00221482"/>
    <w:rsid w:val="00221AF4"/>
    <w:rsid w:val="00221C83"/>
    <w:rsid w:val="00221CFA"/>
    <w:rsid w:val="002225C2"/>
    <w:rsid w:val="00222808"/>
    <w:rsid w:val="00222A3E"/>
    <w:rsid w:val="0022421D"/>
    <w:rsid w:val="00225AE9"/>
    <w:rsid w:val="00226853"/>
    <w:rsid w:val="00227656"/>
    <w:rsid w:val="00227FF2"/>
    <w:rsid w:val="0023155F"/>
    <w:rsid w:val="00231593"/>
    <w:rsid w:val="00232277"/>
    <w:rsid w:val="00232601"/>
    <w:rsid w:val="0023328E"/>
    <w:rsid w:val="00233DC1"/>
    <w:rsid w:val="0023429E"/>
    <w:rsid w:val="0023439A"/>
    <w:rsid w:val="00235109"/>
    <w:rsid w:val="00235872"/>
    <w:rsid w:val="0023766D"/>
    <w:rsid w:val="00237882"/>
    <w:rsid w:val="0024095F"/>
    <w:rsid w:val="00241042"/>
    <w:rsid w:val="00241272"/>
    <w:rsid w:val="00241B68"/>
    <w:rsid w:val="00241DBD"/>
    <w:rsid w:val="0024206E"/>
    <w:rsid w:val="0024230A"/>
    <w:rsid w:val="00242465"/>
    <w:rsid w:val="00243623"/>
    <w:rsid w:val="00243FC7"/>
    <w:rsid w:val="002446D8"/>
    <w:rsid w:val="002452AA"/>
    <w:rsid w:val="00245608"/>
    <w:rsid w:val="00246009"/>
    <w:rsid w:val="00246EBC"/>
    <w:rsid w:val="00246FC7"/>
    <w:rsid w:val="002470EE"/>
    <w:rsid w:val="002471D2"/>
    <w:rsid w:val="0025007D"/>
    <w:rsid w:val="00251BD9"/>
    <w:rsid w:val="00252060"/>
    <w:rsid w:val="002523BF"/>
    <w:rsid w:val="00252B11"/>
    <w:rsid w:val="00252F14"/>
    <w:rsid w:val="00252F32"/>
    <w:rsid w:val="00252FC8"/>
    <w:rsid w:val="00253346"/>
    <w:rsid w:val="0025482C"/>
    <w:rsid w:val="00254ED7"/>
    <w:rsid w:val="002555F9"/>
    <w:rsid w:val="00255B80"/>
    <w:rsid w:val="00256597"/>
    <w:rsid w:val="00256B59"/>
    <w:rsid w:val="002602CC"/>
    <w:rsid w:val="00261B9E"/>
    <w:rsid w:val="002622DC"/>
    <w:rsid w:val="002627D7"/>
    <w:rsid w:val="002635B1"/>
    <w:rsid w:val="002637E9"/>
    <w:rsid w:val="002652B8"/>
    <w:rsid w:val="002656F5"/>
    <w:rsid w:val="002658E7"/>
    <w:rsid w:val="002679BC"/>
    <w:rsid w:val="00267F5F"/>
    <w:rsid w:val="002703B7"/>
    <w:rsid w:val="002706BE"/>
    <w:rsid w:val="0027147C"/>
    <w:rsid w:val="00271580"/>
    <w:rsid w:val="002724A5"/>
    <w:rsid w:val="00272563"/>
    <w:rsid w:val="002725E1"/>
    <w:rsid w:val="002734C3"/>
    <w:rsid w:val="00273604"/>
    <w:rsid w:val="00273842"/>
    <w:rsid w:val="00273DE8"/>
    <w:rsid w:val="00274284"/>
    <w:rsid w:val="0027434E"/>
    <w:rsid w:val="00274A05"/>
    <w:rsid w:val="0027517A"/>
    <w:rsid w:val="00276C89"/>
    <w:rsid w:val="00276EC6"/>
    <w:rsid w:val="002770F7"/>
    <w:rsid w:val="00282304"/>
    <w:rsid w:val="002839C3"/>
    <w:rsid w:val="0028411B"/>
    <w:rsid w:val="0028456E"/>
    <w:rsid w:val="0028486E"/>
    <w:rsid w:val="0028568B"/>
    <w:rsid w:val="002863E8"/>
    <w:rsid w:val="002864CE"/>
    <w:rsid w:val="00286BBC"/>
    <w:rsid w:val="00287C31"/>
    <w:rsid w:val="002906F2"/>
    <w:rsid w:val="0029219B"/>
    <w:rsid w:val="002921EC"/>
    <w:rsid w:val="0029253D"/>
    <w:rsid w:val="00292828"/>
    <w:rsid w:val="002929EB"/>
    <w:rsid w:val="00292A0A"/>
    <w:rsid w:val="00292A9F"/>
    <w:rsid w:val="0029331D"/>
    <w:rsid w:val="00293442"/>
    <w:rsid w:val="002936D7"/>
    <w:rsid w:val="00293FF6"/>
    <w:rsid w:val="00294215"/>
    <w:rsid w:val="00295100"/>
    <w:rsid w:val="00295717"/>
    <w:rsid w:val="002958FA"/>
    <w:rsid w:val="00296AB4"/>
    <w:rsid w:val="002975BC"/>
    <w:rsid w:val="002A01B1"/>
    <w:rsid w:val="002A03E9"/>
    <w:rsid w:val="002A0958"/>
    <w:rsid w:val="002A15CB"/>
    <w:rsid w:val="002A1ABC"/>
    <w:rsid w:val="002A2195"/>
    <w:rsid w:val="002A2ADB"/>
    <w:rsid w:val="002A30BD"/>
    <w:rsid w:val="002A3421"/>
    <w:rsid w:val="002A3DF0"/>
    <w:rsid w:val="002A4325"/>
    <w:rsid w:val="002A4ADF"/>
    <w:rsid w:val="002A53BB"/>
    <w:rsid w:val="002A64DC"/>
    <w:rsid w:val="002A6B26"/>
    <w:rsid w:val="002A6B2D"/>
    <w:rsid w:val="002A7270"/>
    <w:rsid w:val="002B05E0"/>
    <w:rsid w:val="002B0EB5"/>
    <w:rsid w:val="002B1464"/>
    <w:rsid w:val="002B1620"/>
    <w:rsid w:val="002B306E"/>
    <w:rsid w:val="002B51BE"/>
    <w:rsid w:val="002B5A7A"/>
    <w:rsid w:val="002B5E9E"/>
    <w:rsid w:val="002B5F1B"/>
    <w:rsid w:val="002B602D"/>
    <w:rsid w:val="002B6C7E"/>
    <w:rsid w:val="002B7509"/>
    <w:rsid w:val="002B7901"/>
    <w:rsid w:val="002B7975"/>
    <w:rsid w:val="002C04D0"/>
    <w:rsid w:val="002C0502"/>
    <w:rsid w:val="002C09B2"/>
    <w:rsid w:val="002C0CE2"/>
    <w:rsid w:val="002C2E4B"/>
    <w:rsid w:val="002C32D2"/>
    <w:rsid w:val="002C3475"/>
    <w:rsid w:val="002C3836"/>
    <w:rsid w:val="002C3CD8"/>
    <w:rsid w:val="002C3CF3"/>
    <w:rsid w:val="002C462D"/>
    <w:rsid w:val="002C58D8"/>
    <w:rsid w:val="002C65A8"/>
    <w:rsid w:val="002C6634"/>
    <w:rsid w:val="002C6C92"/>
    <w:rsid w:val="002C75EB"/>
    <w:rsid w:val="002C7DAB"/>
    <w:rsid w:val="002C8606"/>
    <w:rsid w:val="002D03BE"/>
    <w:rsid w:val="002D0482"/>
    <w:rsid w:val="002D07CC"/>
    <w:rsid w:val="002D097B"/>
    <w:rsid w:val="002D1227"/>
    <w:rsid w:val="002D1276"/>
    <w:rsid w:val="002D13A5"/>
    <w:rsid w:val="002D1BA9"/>
    <w:rsid w:val="002D2B7A"/>
    <w:rsid w:val="002D2F57"/>
    <w:rsid w:val="002D320D"/>
    <w:rsid w:val="002D3946"/>
    <w:rsid w:val="002D39DF"/>
    <w:rsid w:val="002D3C46"/>
    <w:rsid w:val="002D4A7E"/>
    <w:rsid w:val="002D4B5F"/>
    <w:rsid w:val="002D5A97"/>
    <w:rsid w:val="002D5E6C"/>
    <w:rsid w:val="002D7B35"/>
    <w:rsid w:val="002E0A65"/>
    <w:rsid w:val="002E0AFD"/>
    <w:rsid w:val="002E149B"/>
    <w:rsid w:val="002E2CF5"/>
    <w:rsid w:val="002E2D38"/>
    <w:rsid w:val="002E2D6E"/>
    <w:rsid w:val="002E3BDA"/>
    <w:rsid w:val="002E50EA"/>
    <w:rsid w:val="002E5140"/>
    <w:rsid w:val="002E5273"/>
    <w:rsid w:val="002E6566"/>
    <w:rsid w:val="002E679F"/>
    <w:rsid w:val="002E7A0A"/>
    <w:rsid w:val="002F0000"/>
    <w:rsid w:val="002F0089"/>
    <w:rsid w:val="002F0651"/>
    <w:rsid w:val="002F0914"/>
    <w:rsid w:val="002F145D"/>
    <w:rsid w:val="002F1A6E"/>
    <w:rsid w:val="002F209D"/>
    <w:rsid w:val="002F2181"/>
    <w:rsid w:val="002F2B67"/>
    <w:rsid w:val="002F331F"/>
    <w:rsid w:val="002F3725"/>
    <w:rsid w:val="002F3898"/>
    <w:rsid w:val="002F40F2"/>
    <w:rsid w:val="002F489C"/>
    <w:rsid w:val="002F4A1C"/>
    <w:rsid w:val="002F57CD"/>
    <w:rsid w:val="002F5F73"/>
    <w:rsid w:val="002F6438"/>
    <w:rsid w:val="002F6675"/>
    <w:rsid w:val="002F79A6"/>
    <w:rsid w:val="002F7A0C"/>
    <w:rsid w:val="00300748"/>
    <w:rsid w:val="00301159"/>
    <w:rsid w:val="0030256A"/>
    <w:rsid w:val="0030284A"/>
    <w:rsid w:val="00302A43"/>
    <w:rsid w:val="00302C77"/>
    <w:rsid w:val="00303712"/>
    <w:rsid w:val="00304475"/>
    <w:rsid w:val="003045B5"/>
    <w:rsid w:val="0030708A"/>
    <w:rsid w:val="0030733F"/>
    <w:rsid w:val="00307586"/>
    <w:rsid w:val="003075A3"/>
    <w:rsid w:val="003075D0"/>
    <w:rsid w:val="00310D3D"/>
    <w:rsid w:val="0031181E"/>
    <w:rsid w:val="0031235B"/>
    <w:rsid w:val="003123E4"/>
    <w:rsid w:val="00312A4C"/>
    <w:rsid w:val="00313352"/>
    <w:rsid w:val="00314022"/>
    <w:rsid w:val="00314B6C"/>
    <w:rsid w:val="00315A02"/>
    <w:rsid w:val="00316018"/>
    <w:rsid w:val="003163CE"/>
    <w:rsid w:val="00316915"/>
    <w:rsid w:val="00316B73"/>
    <w:rsid w:val="00317077"/>
    <w:rsid w:val="0031756D"/>
    <w:rsid w:val="003175B3"/>
    <w:rsid w:val="00321DC3"/>
    <w:rsid w:val="0032272F"/>
    <w:rsid w:val="00322E29"/>
    <w:rsid w:val="00323370"/>
    <w:rsid w:val="00323425"/>
    <w:rsid w:val="00323666"/>
    <w:rsid w:val="00324934"/>
    <w:rsid w:val="00324DE2"/>
    <w:rsid w:val="00324FB9"/>
    <w:rsid w:val="00326464"/>
    <w:rsid w:val="00326931"/>
    <w:rsid w:val="00326CC8"/>
    <w:rsid w:val="00326F8A"/>
    <w:rsid w:val="003274F0"/>
    <w:rsid w:val="00327976"/>
    <w:rsid w:val="003302FD"/>
    <w:rsid w:val="00330D0E"/>
    <w:rsid w:val="00331688"/>
    <w:rsid w:val="00331C32"/>
    <w:rsid w:val="00331C89"/>
    <w:rsid w:val="00331F65"/>
    <w:rsid w:val="00332521"/>
    <w:rsid w:val="003326B6"/>
    <w:rsid w:val="00333401"/>
    <w:rsid w:val="003344F3"/>
    <w:rsid w:val="00334D3B"/>
    <w:rsid w:val="00335901"/>
    <w:rsid w:val="00336FB1"/>
    <w:rsid w:val="0033748C"/>
    <w:rsid w:val="0033763B"/>
    <w:rsid w:val="003417E0"/>
    <w:rsid w:val="0034212A"/>
    <w:rsid w:val="00342883"/>
    <w:rsid w:val="00342C54"/>
    <w:rsid w:val="00344976"/>
    <w:rsid w:val="00344C4B"/>
    <w:rsid w:val="00344D81"/>
    <w:rsid w:val="0034532D"/>
    <w:rsid w:val="0034627B"/>
    <w:rsid w:val="003467BB"/>
    <w:rsid w:val="0034698E"/>
    <w:rsid w:val="003469EC"/>
    <w:rsid w:val="00347592"/>
    <w:rsid w:val="0035053F"/>
    <w:rsid w:val="00350CA2"/>
    <w:rsid w:val="00351B5C"/>
    <w:rsid w:val="00351FF3"/>
    <w:rsid w:val="00352895"/>
    <w:rsid w:val="00353744"/>
    <w:rsid w:val="00354064"/>
    <w:rsid w:val="00354443"/>
    <w:rsid w:val="0035465D"/>
    <w:rsid w:val="003548DF"/>
    <w:rsid w:val="00354D09"/>
    <w:rsid w:val="00355E63"/>
    <w:rsid w:val="00355F09"/>
    <w:rsid w:val="0035647A"/>
    <w:rsid w:val="00356B3A"/>
    <w:rsid w:val="00357955"/>
    <w:rsid w:val="00357D21"/>
    <w:rsid w:val="0036007A"/>
    <w:rsid w:val="003600F5"/>
    <w:rsid w:val="00360847"/>
    <w:rsid w:val="00361071"/>
    <w:rsid w:val="003615D2"/>
    <w:rsid w:val="00361A24"/>
    <w:rsid w:val="00361D0C"/>
    <w:rsid w:val="00361EFF"/>
    <w:rsid w:val="0036208A"/>
    <w:rsid w:val="003623F9"/>
    <w:rsid w:val="0036240A"/>
    <w:rsid w:val="0036271D"/>
    <w:rsid w:val="00362CE6"/>
    <w:rsid w:val="003641DF"/>
    <w:rsid w:val="003643C0"/>
    <w:rsid w:val="0036562A"/>
    <w:rsid w:val="00366BBC"/>
    <w:rsid w:val="00367315"/>
    <w:rsid w:val="0037011B"/>
    <w:rsid w:val="00370960"/>
    <w:rsid w:val="00370F84"/>
    <w:rsid w:val="00371223"/>
    <w:rsid w:val="00371991"/>
    <w:rsid w:val="00371BEC"/>
    <w:rsid w:val="00371F0F"/>
    <w:rsid w:val="00371F33"/>
    <w:rsid w:val="0037210C"/>
    <w:rsid w:val="00373B94"/>
    <w:rsid w:val="00374ADE"/>
    <w:rsid w:val="00374DF1"/>
    <w:rsid w:val="0037693D"/>
    <w:rsid w:val="00376DBB"/>
    <w:rsid w:val="0037722D"/>
    <w:rsid w:val="003778A6"/>
    <w:rsid w:val="00380480"/>
    <w:rsid w:val="003808CF"/>
    <w:rsid w:val="00380A7D"/>
    <w:rsid w:val="00380B1B"/>
    <w:rsid w:val="00380EB9"/>
    <w:rsid w:val="003815CF"/>
    <w:rsid w:val="003819BE"/>
    <w:rsid w:val="00381AB9"/>
    <w:rsid w:val="00381B7E"/>
    <w:rsid w:val="00381C8C"/>
    <w:rsid w:val="0038201C"/>
    <w:rsid w:val="0038209B"/>
    <w:rsid w:val="003823A0"/>
    <w:rsid w:val="00382803"/>
    <w:rsid w:val="003837A4"/>
    <w:rsid w:val="00383907"/>
    <w:rsid w:val="00384ACF"/>
    <w:rsid w:val="0038569B"/>
    <w:rsid w:val="00387430"/>
    <w:rsid w:val="00387769"/>
    <w:rsid w:val="0039050A"/>
    <w:rsid w:val="00390550"/>
    <w:rsid w:val="00391CB2"/>
    <w:rsid w:val="00392A45"/>
    <w:rsid w:val="003933A5"/>
    <w:rsid w:val="0039397E"/>
    <w:rsid w:val="0039555E"/>
    <w:rsid w:val="00396C1E"/>
    <w:rsid w:val="00397531"/>
    <w:rsid w:val="003A180F"/>
    <w:rsid w:val="003A1B59"/>
    <w:rsid w:val="003A1EA1"/>
    <w:rsid w:val="003A24C4"/>
    <w:rsid w:val="003A2B45"/>
    <w:rsid w:val="003A2EF5"/>
    <w:rsid w:val="003A2F75"/>
    <w:rsid w:val="003A4CD4"/>
    <w:rsid w:val="003A5025"/>
    <w:rsid w:val="003A53AC"/>
    <w:rsid w:val="003A55A4"/>
    <w:rsid w:val="003A576E"/>
    <w:rsid w:val="003A5E0A"/>
    <w:rsid w:val="003A7E19"/>
    <w:rsid w:val="003B05A8"/>
    <w:rsid w:val="003B0A5C"/>
    <w:rsid w:val="003B0F68"/>
    <w:rsid w:val="003B2140"/>
    <w:rsid w:val="003B2DBF"/>
    <w:rsid w:val="003B38A4"/>
    <w:rsid w:val="003B39DD"/>
    <w:rsid w:val="003B41CD"/>
    <w:rsid w:val="003B4704"/>
    <w:rsid w:val="003B5895"/>
    <w:rsid w:val="003B602A"/>
    <w:rsid w:val="003B62E8"/>
    <w:rsid w:val="003B7998"/>
    <w:rsid w:val="003B7B9F"/>
    <w:rsid w:val="003C0726"/>
    <w:rsid w:val="003C0A61"/>
    <w:rsid w:val="003C1251"/>
    <w:rsid w:val="003C13B8"/>
    <w:rsid w:val="003C1498"/>
    <w:rsid w:val="003C299C"/>
    <w:rsid w:val="003C352D"/>
    <w:rsid w:val="003C419B"/>
    <w:rsid w:val="003C47D3"/>
    <w:rsid w:val="003C4822"/>
    <w:rsid w:val="003C4D98"/>
    <w:rsid w:val="003C58E4"/>
    <w:rsid w:val="003C5BA2"/>
    <w:rsid w:val="003C62CB"/>
    <w:rsid w:val="003C63C3"/>
    <w:rsid w:val="003C798A"/>
    <w:rsid w:val="003C79BC"/>
    <w:rsid w:val="003D0194"/>
    <w:rsid w:val="003D0693"/>
    <w:rsid w:val="003D087C"/>
    <w:rsid w:val="003D091B"/>
    <w:rsid w:val="003D0EE5"/>
    <w:rsid w:val="003D102A"/>
    <w:rsid w:val="003D13E5"/>
    <w:rsid w:val="003D1ECA"/>
    <w:rsid w:val="003D2A20"/>
    <w:rsid w:val="003D2FF7"/>
    <w:rsid w:val="003D3CB2"/>
    <w:rsid w:val="003D3D13"/>
    <w:rsid w:val="003D4928"/>
    <w:rsid w:val="003D51AC"/>
    <w:rsid w:val="003D5983"/>
    <w:rsid w:val="003D6446"/>
    <w:rsid w:val="003D6EE2"/>
    <w:rsid w:val="003D7460"/>
    <w:rsid w:val="003D7A0E"/>
    <w:rsid w:val="003D7AD3"/>
    <w:rsid w:val="003E02AC"/>
    <w:rsid w:val="003E05B2"/>
    <w:rsid w:val="003E082B"/>
    <w:rsid w:val="003E1404"/>
    <w:rsid w:val="003E2025"/>
    <w:rsid w:val="003E2486"/>
    <w:rsid w:val="003E2665"/>
    <w:rsid w:val="003E2984"/>
    <w:rsid w:val="003E2C76"/>
    <w:rsid w:val="003E3F67"/>
    <w:rsid w:val="003E4181"/>
    <w:rsid w:val="003E54D9"/>
    <w:rsid w:val="003E5903"/>
    <w:rsid w:val="003E5CD5"/>
    <w:rsid w:val="003E75B6"/>
    <w:rsid w:val="003E769C"/>
    <w:rsid w:val="003E7CC1"/>
    <w:rsid w:val="003E7F10"/>
    <w:rsid w:val="003F0209"/>
    <w:rsid w:val="003F02B6"/>
    <w:rsid w:val="003F084D"/>
    <w:rsid w:val="003F23F3"/>
    <w:rsid w:val="003F2760"/>
    <w:rsid w:val="003F291B"/>
    <w:rsid w:val="003F3052"/>
    <w:rsid w:val="003F3303"/>
    <w:rsid w:val="003F4970"/>
    <w:rsid w:val="003F6AA6"/>
    <w:rsid w:val="003F6E43"/>
    <w:rsid w:val="00402245"/>
    <w:rsid w:val="00402C1A"/>
    <w:rsid w:val="00402C83"/>
    <w:rsid w:val="004034F0"/>
    <w:rsid w:val="004039B7"/>
    <w:rsid w:val="004044F2"/>
    <w:rsid w:val="00404DA4"/>
    <w:rsid w:val="00404E09"/>
    <w:rsid w:val="0040656A"/>
    <w:rsid w:val="004079F1"/>
    <w:rsid w:val="00407FE2"/>
    <w:rsid w:val="004103DE"/>
    <w:rsid w:val="00410698"/>
    <w:rsid w:val="00410BA5"/>
    <w:rsid w:val="00411D3B"/>
    <w:rsid w:val="004124BF"/>
    <w:rsid w:val="00412A96"/>
    <w:rsid w:val="00413A49"/>
    <w:rsid w:val="00414624"/>
    <w:rsid w:val="00414AF8"/>
    <w:rsid w:val="00414CE5"/>
    <w:rsid w:val="004150AF"/>
    <w:rsid w:val="0041615B"/>
    <w:rsid w:val="00416556"/>
    <w:rsid w:val="0041733D"/>
    <w:rsid w:val="004175EB"/>
    <w:rsid w:val="00417F16"/>
    <w:rsid w:val="00420ABB"/>
    <w:rsid w:val="00420B7D"/>
    <w:rsid w:val="00420E34"/>
    <w:rsid w:val="004210C7"/>
    <w:rsid w:val="0042155D"/>
    <w:rsid w:val="0042291F"/>
    <w:rsid w:val="00422D83"/>
    <w:rsid w:val="00424616"/>
    <w:rsid w:val="00425C99"/>
    <w:rsid w:val="00425EC9"/>
    <w:rsid w:val="0042643B"/>
    <w:rsid w:val="00426576"/>
    <w:rsid w:val="004278F4"/>
    <w:rsid w:val="00427C58"/>
    <w:rsid w:val="00430904"/>
    <w:rsid w:val="0043154D"/>
    <w:rsid w:val="00431883"/>
    <w:rsid w:val="004325E9"/>
    <w:rsid w:val="004330A8"/>
    <w:rsid w:val="004331E0"/>
    <w:rsid w:val="00433B43"/>
    <w:rsid w:val="00433EDD"/>
    <w:rsid w:val="0043585C"/>
    <w:rsid w:val="0043637A"/>
    <w:rsid w:val="004371F7"/>
    <w:rsid w:val="00437F37"/>
    <w:rsid w:val="00437F71"/>
    <w:rsid w:val="00440710"/>
    <w:rsid w:val="00441521"/>
    <w:rsid w:val="004428E3"/>
    <w:rsid w:val="00442A05"/>
    <w:rsid w:val="00443585"/>
    <w:rsid w:val="00443DA2"/>
    <w:rsid w:val="00443EA2"/>
    <w:rsid w:val="00444AF6"/>
    <w:rsid w:val="00444FCC"/>
    <w:rsid w:val="00446E93"/>
    <w:rsid w:val="00447946"/>
    <w:rsid w:val="00450D48"/>
    <w:rsid w:val="0045146E"/>
    <w:rsid w:val="00451B5D"/>
    <w:rsid w:val="00451ECD"/>
    <w:rsid w:val="00452640"/>
    <w:rsid w:val="00452A8E"/>
    <w:rsid w:val="00452C53"/>
    <w:rsid w:val="0045365D"/>
    <w:rsid w:val="00453F10"/>
    <w:rsid w:val="0045526E"/>
    <w:rsid w:val="00455852"/>
    <w:rsid w:val="00455C4D"/>
    <w:rsid w:val="004560D5"/>
    <w:rsid w:val="00456415"/>
    <w:rsid w:val="00457B38"/>
    <w:rsid w:val="0046050D"/>
    <w:rsid w:val="004614B7"/>
    <w:rsid w:val="00462709"/>
    <w:rsid w:val="00462AE1"/>
    <w:rsid w:val="00464D7F"/>
    <w:rsid w:val="004654B5"/>
    <w:rsid w:val="00466E46"/>
    <w:rsid w:val="00467EE7"/>
    <w:rsid w:val="00471563"/>
    <w:rsid w:val="00472186"/>
    <w:rsid w:val="0047293F"/>
    <w:rsid w:val="00472B85"/>
    <w:rsid w:val="00472C53"/>
    <w:rsid w:val="00474AE7"/>
    <w:rsid w:val="00474CC0"/>
    <w:rsid w:val="00475ABB"/>
    <w:rsid w:val="00475B98"/>
    <w:rsid w:val="004764DD"/>
    <w:rsid w:val="004805D5"/>
    <w:rsid w:val="00480DAA"/>
    <w:rsid w:val="00481182"/>
    <w:rsid w:val="0048133B"/>
    <w:rsid w:val="004815A4"/>
    <w:rsid w:val="00481611"/>
    <w:rsid w:val="00481BF2"/>
    <w:rsid w:val="00483723"/>
    <w:rsid w:val="00483F83"/>
    <w:rsid w:val="0048438B"/>
    <w:rsid w:val="004844BC"/>
    <w:rsid w:val="00484C27"/>
    <w:rsid w:val="004856FC"/>
    <w:rsid w:val="004857D6"/>
    <w:rsid w:val="004860F6"/>
    <w:rsid w:val="00486B54"/>
    <w:rsid w:val="0048751E"/>
    <w:rsid w:val="00487666"/>
    <w:rsid w:val="00487DC6"/>
    <w:rsid w:val="00490272"/>
    <w:rsid w:val="004910EB"/>
    <w:rsid w:val="00491BFB"/>
    <w:rsid w:val="004931D9"/>
    <w:rsid w:val="004945C2"/>
    <w:rsid w:val="00495063"/>
    <w:rsid w:val="004955B9"/>
    <w:rsid w:val="004956AC"/>
    <w:rsid w:val="004956DB"/>
    <w:rsid w:val="0049585E"/>
    <w:rsid w:val="00496143"/>
    <w:rsid w:val="0049669B"/>
    <w:rsid w:val="00496CFE"/>
    <w:rsid w:val="004A0344"/>
    <w:rsid w:val="004A115B"/>
    <w:rsid w:val="004A119D"/>
    <w:rsid w:val="004A12C4"/>
    <w:rsid w:val="004A13C3"/>
    <w:rsid w:val="004A1B54"/>
    <w:rsid w:val="004A2001"/>
    <w:rsid w:val="004A32D6"/>
    <w:rsid w:val="004A3620"/>
    <w:rsid w:val="004A3720"/>
    <w:rsid w:val="004A3F6B"/>
    <w:rsid w:val="004A4126"/>
    <w:rsid w:val="004A43DA"/>
    <w:rsid w:val="004B169E"/>
    <w:rsid w:val="004B2266"/>
    <w:rsid w:val="004B237C"/>
    <w:rsid w:val="004B26A0"/>
    <w:rsid w:val="004B2A58"/>
    <w:rsid w:val="004B3604"/>
    <w:rsid w:val="004B361F"/>
    <w:rsid w:val="004B41FD"/>
    <w:rsid w:val="004B4239"/>
    <w:rsid w:val="004B50F2"/>
    <w:rsid w:val="004B6740"/>
    <w:rsid w:val="004B7FD1"/>
    <w:rsid w:val="004C11FF"/>
    <w:rsid w:val="004C1566"/>
    <w:rsid w:val="004C2584"/>
    <w:rsid w:val="004C2888"/>
    <w:rsid w:val="004C394F"/>
    <w:rsid w:val="004C3B67"/>
    <w:rsid w:val="004C3FA3"/>
    <w:rsid w:val="004C611B"/>
    <w:rsid w:val="004C629B"/>
    <w:rsid w:val="004C67BC"/>
    <w:rsid w:val="004C6BC1"/>
    <w:rsid w:val="004C6EA0"/>
    <w:rsid w:val="004C6EEC"/>
    <w:rsid w:val="004C7ACB"/>
    <w:rsid w:val="004D0595"/>
    <w:rsid w:val="004D16F3"/>
    <w:rsid w:val="004D1843"/>
    <w:rsid w:val="004D273B"/>
    <w:rsid w:val="004D2D25"/>
    <w:rsid w:val="004D3737"/>
    <w:rsid w:val="004D3D59"/>
    <w:rsid w:val="004D4743"/>
    <w:rsid w:val="004D5A10"/>
    <w:rsid w:val="004D6CB5"/>
    <w:rsid w:val="004D6DA5"/>
    <w:rsid w:val="004D7DC3"/>
    <w:rsid w:val="004E03A2"/>
    <w:rsid w:val="004E0B2E"/>
    <w:rsid w:val="004E0CD7"/>
    <w:rsid w:val="004E1312"/>
    <w:rsid w:val="004E1454"/>
    <w:rsid w:val="004E2027"/>
    <w:rsid w:val="004E26FD"/>
    <w:rsid w:val="004E341A"/>
    <w:rsid w:val="004E4C61"/>
    <w:rsid w:val="004E4EEC"/>
    <w:rsid w:val="004E5DD4"/>
    <w:rsid w:val="004E6085"/>
    <w:rsid w:val="004E6F12"/>
    <w:rsid w:val="004E76DF"/>
    <w:rsid w:val="004E7C9D"/>
    <w:rsid w:val="004E7E69"/>
    <w:rsid w:val="004F0620"/>
    <w:rsid w:val="004F0FA1"/>
    <w:rsid w:val="004F13AB"/>
    <w:rsid w:val="004F1C86"/>
    <w:rsid w:val="004F242D"/>
    <w:rsid w:val="004F27D8"/>
    <w:rsid w:val="004F2A99"/>
    <w:rsid w:val="004F2F18"/>
    <w:rsid w:val="004F39C1"/>
    <w:rsid w:val="004F3F26"/>
    <w:rsid w:val="004F4B15"/>
    <w:rsid w:val="004F4C3A"/>
    <w:rsid w:val="004F4EB1"/>
    <w:rsid w:val="004F57A1"/>
    <w:rsid w:val="004F5CE6"/>
    <w:rsid w:val="004F6579"/>
    <w:rsid w:val="004F75EC"/>
    <w:rsid w:val="004F7D25"/>
    <w:rsid w:val="005000DC"/>
    <w:rsid w:val="005004B8"/>
    <w:rsid w:val="00500886"/>
    <w:rsid w:val="00500F31"/>
    <w:rsid w:val="00500F54"/>
    <w:rsid w:val="00500FFD"/>
    <w:rsid w:val="00501069"/>
    <w:rsid w:val="0050177D"/>
    <w:rsid w:val="00501A8F"/>
    <w:rsid w:val="00502845"/>
    <w:rsid w:val="00502897"/>
    <w:rsid w:val="00503141"/>
    <w:rsid w:val="00503C4A"/>
    <w:rsid w:val="00504584"/>
    <w:rsid w:val="005058A5"/>
    <w:rsid w:val="00505CE7"/>
    <w:rsid w:val="0050696B"/>
    <w:rsid w:val="00506B86"/>
    <w:rsid w:val="005074A2"/>
    <w:rsid w:val="00510301"/>
    <w:rsid w:val="0051033B"/>
    <w:rsid w:val="00510A48"/>
    <w:rsid w:val="00510B5B"/>
    <w:rsid w:val="00510EBA"/>
    <w:rsid w:val="00511C61"/>
    <w:rsid w:val="0051230B"/>
    <w:rsid w:val="00512361"/>
    <w:rsid w:val="0051257E"/>
    <w:rsid w:val="00512962"/>
    <w:rsid w:val="00512D64"/>
    <w:rsid w:val="00512E65"/>
    <w:rsid w:val="00512F00"/>
    <w:rsid w:val="00513893"/>
    <w:rsid w:val="00514199"/>
    <w:rsid w:val="0051523C"/>
    <w:rsid w:val="0051738C"/>
    <w:rsid w:val="00517431"/>
    <w:rsid w:val="005174FE"/>
    <w:rsid w:val="00517E5D"/>
    <w:rsid w:val="005200C8"/>
    <w:rsid w:val="0052034C"/>
    <w:rsid w:val="0052074D"/>
    <w:rsid w:val="00520A05"/>
    <w:rsid w:val="00520A21"/>
    <w:rsid w:val="00521A8A"/>
    <w:rsid w:val="00521B1D"/>
    <w:rsid w:val="00522D2D"/>
    <w:rsid w:val="00523BFE"/>
    <w:rsid w:val="00523EDD"/>
    <w:rsid w:val="005251A1"/>
    <w:rsid w:val="00525468"/>
    <w:rsid w:val="005267D2"/>
    <w:rsid w:val="00526F20"/>
    <w:rsid w:val="00527238"/>
    <w:rsid w:val="00527BE8"/>
    <w:rsid w:val="005309BC"/>
    <w:rsid w:val="00530BD0"/>
    <w:rsid w:val="00530E31"/>
    <w:rsid w:val="00530F8F"/>
    <w:rsid w:val="005319A3"/>
    <w:rsid w:val="005321AD"/>
    <w:rsid w:val="00533154"/>
    <w:rsid w:val="0053360B"/>
    <w:rsid w:val="00534837"/>
    <w:rsid w:val="00535839"/>
    <w:rsid w:val="00537B59"/>
    <w:rsid w:val="00541518"/>
    <w:rsid w:val="00541B50"/>
    <w:rsid w:val="00542E2F"/>
    <w:rsid w:val="0054396C"/>
    <w:rsid w:val="0054509C"/>
    <w:rsid w:val="0054514C"/>
    <w:rsid w:val="00545258"/>
    <w:rsid w:val="0054654A"/>
    <w:rsid w:val="00546D47"/>
    <w:rsid w:val="00547311"/>
    <w:rsid w:val="0054759A"/>
    <w:rsid w:val="00550984"/>
    <w:rsid w:val="00551AB3"/>
    <w:rsid w:val="00551EAA"/>
    <w:rsid w:val="00552427"/>
    <w:rsid w:val="005528C7"/>
    <w:rsid w:val="00552B29"/>
    <w:rsid w:val="00553131"/>
    <w:rsid w:val="005535FF"/>
    <w:rsid w:val="0055378B"/>
    <w:rsid w:val="00553D4F"/>
    <w:rsid w:val="00554403"/>
    <w:rsid w:val="00554929"/>
    <w:rsid w:val="00554E68"/>
    <w:rsid w:val="00554FCE"/>
    <w:rsid w:val="00560FB1"/>
    <w:rsid w:val="005613EB"/>
    <w:rsid w:val="005623B5"/>
    <w:rsid w:val="005642A1"/>
    <w:rsid w:val="00565A53"/>
    <w:rsid w:val="005667CB"/>
    <w:rsid w:val="005670F9"/>
    <w:rsid w:val="0056716F"/>
    <w:rsid w:val="0056756F"/>
    <w:rsid w:val="00567EDC"/>
    <w:rsid w:val="0057062A"/>
    <w:rsid w:val="00570F0A"/>
    <w:rsid w:val="00571076"/>
    <w:rsid w:val="005726F5"/>
    <w:rsid w:val="00572B19"/>
    <w:rsid w:val="00573980"/>
    <w:rsid w:val="00573B3B"/>
    <w:rsid w:val="00573FC2"/>
    <w:rsid w:val="0057450B"/>
    <w:rsid w:val="00574625"/>
    <w:rsid w:val="005748CB"/>
    <w:rsid w:val="00574D95"/>
    <w:rsid w:val="0057527F"/>
    <w:rsid w:val="005759DD"/>
    <w:rsid w:val="00575DBC"/>
    <w:rsid w:val="00576711"/>
    <w:rsid w:val="0057688E"/>
    <w:rsid w:val="00577279"/>
    <w:rsid w:val="00577402"/>
    <w:rsid w:val="00580C8F"/>
    <w:rsid w:val="00581128"/>
    <w:rsid w:val="005817B8"/>
    <w:rsid w:val="00581F7C"/>
    <w:rsid w:val="00582312"/>
    <w:rsid w:val="00582CD6"/>
    <w:rsid w:val="00583454"/>
    <w:rsid w:val="00583F20"/>
    <w:rsid w:val="005845BF"/>
    <w:rsid w:val="00584CD1"/>
    <w:rsid w:val="00584F42"/>
    <w:rsid w:val="00585D90"/>
    <w:rsid w:val="00585DAB"/>
    <w:rsid w:val="00585FBA"/>
    <w:rsid w:val="0058661D"/>
    <w:rsid w:val="0058666D"/>
    <w:rsid w:val="00586E37"/>
    <w:rsid w:val="005870C4"/>
    <w:rsid w:val="0058733F"/>
    <w:rsid w:val="00590AC2"/>
    <w:rsid w:val="005913CE"/>
    <w:rsid w:val="00593345"/>
    <w:rsid w:val="0059335E"/>
    <w:rsid w:val="00594FA7"/>
    <w:rsid w:val="0059515C"/>
    <w:rsid w:val="00595523"/>
    <w:rsid w:val="00595778"/>
    <w:rsid w:val="005957CF"/>
    <w:rsid w:val="00596153"/>
    <w:rsid w:val="00596CB1"/>
    <w:rsid w:val="005973CD"/>
    <w:rsid w:val="00597ABB"/>
    <w:rsid w:val="005A0247"/>
    <w:rsid w:val="005A0439"/>
    <w:rsid w:val="005A0E63"/>
    <w:rsid w:val="005A17CB"/>
    <w:rsid w:val="005A22A8"/>
    <w:rsid w:val="005A2A32"/>
    <w:rsid w:val="005A2D68"/>
    <w:rsid w:val="005A3042"/>
    <w:rsid w:val="005A409A"/>
    <w:rsid w:val="005A4B01"/>
    <w:rsid w:val="005A4DBD"/>
    <w:rsid w:val="005A607D"/>
    <w:rsid w:val="005A638D"/>
    <w:rsid w:val="005A6A7B"/>
    <w:rsid w:val="005A6FF5"/>
    <w:rsid w:val="005A7089"/>
    <w:rsid w:val="005A71DB"/>
    <w:rsid w:val="005A7AB0"/>
    <w:rsid w:val="005B00F5"/>
    <w:rsid w:val="005B0667"/>
    <w:rsid w:val="005B0685"/>
    <w:rsid w:val="005B17DC"/>
    <w:rsid w:val="005B1852"/>
    <w:rsid w:val="005B1E6D"/>
    <w:rsid w:val="005B33AE"/>
    <w:rsid w:val="005B3A86"/>
    <w:rsid w:val="005B3C13"/>
    <w:rsid w:val="005B3CB3"/>
    <w:rsid w:val="005B5F60"/>
    <w:rsid w:val="005B66B2"/>
    <w:rsid w:val="005B719C"/>
    <w:rsid w:val="005B7884"/>
    <w:rsid w:val="005C0027"/>
    <w:rsid w:val="005C046B"/>
    <w:rsid w:val="005C079E"/>
    <w:rsid w:val="005C198B"/>
    <w:rsid w:val="005C1CEE"/>
    <w:rsid w:val="005C1DF9"/>
    <w:rsid w:val="005C2844"/>
    <w:rsid w:val="005C35F5"/>
    <w:rsid w:val="005C37D2"/>
    <w:rsid w:val="005C3B7C"/>
    <w:rsid w:val="005C3B92"/>
    <w:rsid w:val="005C5A07"/>
    <w:rsid w:val="005C62ED"/>
    <w:rsid w:val="005C651B"/>
    <w:rsid w:val="005C7126"/>
    <w:rsid w:val="005C72EF"/>
    <w:rsid w:val="005D10AA"/>
    <w:rsid w:val="005D15D5"/>
    <w:rsid w:val="005D20E4"/>
    <w:rsid w:val="005D233C"/>
    <w:rsid w:val="005D361B"/>
    <w:rsid w:val="005D4A4D"/>
    <w:rsid w:val="005D4ECA"/>
    <w:rsid w:val="005D4F41"/>
    <w:rsid w:val="005D585E"/>
    <w:rsid w:val="005D74BB"/>
    <w:rsid w:val="005D7F30"/>
    <w:rsid w:val="005E087C"/>
    <w:rsid w:val="005E1E04"/>
    <w:rsid w:val="005E2E5B"/>
    <w:rsid w:val="005E34EF"/>
    <w:rsid w:val="005E4025"/>
    <w:rsid w:val="005E44C8"/>
    <w:rsid w:val="005E45F5"/>
    <w:rsid w:val="005E4B94"/>
    <w:rsid w:val="005E4EFE"/>
    <w:rsid w:val="005E535A"/>
    <w:rsid w:val="005E5579"/>
    <w:rsid w:val="005E69E4"/>
    <w:rsid w:val="005E6E60"/>
    <w:rsid w:val="005E72B5"/>
    <w:rsid w:val="005F0793"/>
    <w:rsid w:val="005F0FD3"/>
    <w:rsid w:val="005F1D0F"/>
    <w:rsid w:val="005F1D14"/>
    <w:rsid w:val="005F1EE5"/>
    <w:rsid w:val="005F2838"/>
    <w:rsid w:val="005F39D9"/>
    <w:rsid w:val="005F44DA"/>
    <w:rsid w:val="005F4F4C"/>
    <w:rsid w:val="005F52CB"/>
    <w:rsid w:val="005F5A05"/>
    <w:rsid w:val="005F5DBC"/>
    <w:rsid w:val="005F6A1E"/>
    <w:rsid w:val="005F71E4"/>
    <w:rsid w:val="005F7FB5"/>
    <w:rsid w:val="006002AF"/>
    <w:rsid w:val="00600ABD"/>
    <w:rsid w:val="006019A8"/>
    <w:rsid w:val="00601BB6"/>
    <w:rsid w:val="00601D91"/>
    <w:rsid w:val="0060225F"/>
    <w:rsid w:val="006024C2"/>
    <w:rsid w:val="00602FE1"/>
    <w:rsid w:val="006030E4"/>
    <w:rsid w:val="006038FA"/>
    <w:rsid w:val="00604402"/>
    <w:rsid w:val="006049FC"/>
    <w:rsid w:val="00604C62"/>
    <w:rsid w:val="00605615"/>
    <w:rsid w:val="00606947"/>
    <w:rsid w:val="00607D75"/>
    <w:rsid w:val="0061051E"/>
    <w:rsid w:val="0061074A"/>
    <w:rsid w:val="00610C34"/>
    <w:rsid w:val="00611613"/>
    <w:rsid w:val="006116D5"/>
    <w:rsid w:val="0061238E"/>
    <w:rsid w:val="00614834"/>
    <w:rsid w:val="00615015"/>
    <w:rsid w:val="006154DF"/>
    <w:rsid w:val="00615B6A"/>
    <w:rsid w:val="00616359"/>
    <w:rsid w:val="00616946"/>
    <w:rsid w:val="00616B69"/>
    <w:rsid w:val="006172B3"/>
    <w:rsid w:val="006208EC"/>
    <w:rsid w:val="00620FD3"/>
    <w:rsid w:val="00622017"/>
    <w:rsid w:val="00622358"/>
    <w:rsid w:val="006224A1"/>
    <w:rsid w:val="00622A0A"/>
    <w:rsid w:val="00622C81"/>
    <w:rsid w:val="00622E7E"/>
    <w:rsid w:val="006236ED"/>
    <w:rsid w:val="00623B5E"/>
    <w:rsid w:val="00624A30"/>
    <w:rsid w:val="00625133"/>
    <w:rsid w:val="00625173"/>
    <w:rsid w:val="00625255"/>
    <w:rsid w:val="0062572F"/>
    <w:rsid w:val="00625E96"/>
    <w:rsid w:val="0062628A"/>
    <w:rsid w:val="006271B4"/>
    <w:rsid w:val="0062737A"/>
    <w:rsid w:val="00627F41"/>
    <w:rsid w:val="0063080F"/>
    <w:rsid w:val="00631276"/>
    <w:rsid w:val="00631903"/>
    <w:rsid w:val="00632C21"/>
    <w:rsid w:val="00633529"/>
    <w:rsid w:val="006339A6"/>
    <w:rsid w:val="00634313"/>
    <w:rsid w:val="00634338"/>
    <w:rsid w:val="00635025"/>
    <w:rsid w:val="00635578"/>
    <w:rsid w:val="00636CE0"/>
    <w:rsid w:val="00636D08"/>
    <w:rsid w:val="0064136C"/>
    <w:rsid w:val="00641413"/>
    <w:rsid w:val="00642A38"/>
    <w:rsid w:val="006430A0"/>
    <w:rsid w:val="00643189"/>
    <w:rsid w:val="00643735"/>
    <w:rsid w:val="0064412A"/>
    <w:rsid w:val="00644C81"/>
    <w:rsid w:val="006454AA"/>
    <w:rsid w:val="00645869"/>
    <w:rsid w:val="00646869"/>
    <w:rsid w:val="006469D2"/>
    <w:rsid w:val="00646CF5"/>
    <w:rsid w:val="00646D53"/>
    <w:rsid w:val="00647D46"/>
    <w:rsid w:val="0065005B"/>
    <w:rsid w:val="00651592"/>
    <w:rsid w:val="0065217A"/>
    <w:rsid w:val="00652B7D"/>
    <w:rsid w:val="00654429"/>
    <w:rsid w:val="00654722"/>
    <w:rsid w:val="006574D8"/>
    <w:rsid w:val="006575FB"/>
    <w:rsid w:val="00657ED1"/>
    <w:rsid w:val="0066013C"/>
    <w:rsid w:val="00660936"/>
    <w:rsid w:val="00660E4E"/>
    <w:rsid w:val="006612CE"/>
    <w:rsid w:val="00662635"/>
    <w:rsid w:val="0066318F"/>
    <w:rsid w:val="006638DF"/>
    <w:rsid w:val="006640B6"/>
    <w:rsid w:val="006643FB"/>
    <w:rsid w:val="006644F4"/>
    <w:rsid w:val="0066467F"/>
    <w:rsid w:val="00664E85"/>
    <w:rsid w:val="00664EF3"/>
    <w:rsid w:val="00665592"/>
    <w:rsid w:val="00665CA5"/>
    <w:rsid w:val="00665CF6"/>
    <w:rsid w:val="006665A6"/>
    <w:rsid w:val="006704D6"/>
    <w:rsid w:val="00670E90"/>
    <w:rsid w:val="0067180E"/>
    <w:rsid w:val="00671B75"/>
    <w:rsid w:val="00671FFF"/>
    <w:rsid w:val="00673C79"/>
    <w:rsid w:val="006748E8"/>
    <w:rsid w:val="00676072"/>
    <w:rsid w:val="00676B9F"/>
    <w:rsid w:val="00677237"/>
    <w:rsid w:val="00677F71"/>
    <w:rsid w:val="006805F3"/>
    <w:rsid w:val="006806B0"/>
    <w:rsid w:val="0068075C"/>
    <w:rsid w:val="006818C2"/>
    <w:rsid w:val="0068220E"/>
    <w:rsid w:val="00683207"/>
    <w:rsid w:val="006837D5"/>
    <w:rsid w:val="0068550C"/>
    <w:rsid w:val="00685F47"/>
    <w:rsid w:val="00686F5E"/>
    <w:rsid w:val="00687373"/>
    <w:rsid w:val="00687874"/>
    <w:rsid w:val="00690106"/>
    <w:rsid w:val="0069046E"/>
    <w:rsid w:val="00690C6C"/>
    <w:rsid w:val="00690F0E"/>
    <w:rsid w:val="006912EE"/>
    <w:rsid w:val="00691D33"/>
    <w:rsid w:val="00691E58"/>
    <w:rsid w:val="006920B8"/>
    <w:rsid w:val="006924E2"/>
    <w:rsid w:val="006938D7"/>
    <w:rsid w:val="00693E91"/>
    <w:rsid w:val="00693EAE"/>
    <w:rsid w:val="006943D0"/>
    <w:rsid w:val="0069456B"/>
    <w:rsid w:val="0069503E"/>
    <w:rsid w:val="006958D1"/>
    <w:rsid w:val="00695B9E"/>
    <w:rsid w:val="00695DA1"/>
    <w:rsid w:val="00696023"/>
    <w:rsid w:val="00696081"/>
    <w:rsid w:val="00697AFC"/>
    <w:rsid w:val="00697E81"/>
    <w:rsid w:val="00697EAF"/>
    <w:rsid w:val="006A04BC"/>
    <w:rsid w:val="006A05E0"/>
    <w:rsid w:val="006A25F7"/>
    <w:rsid w:val="006A35F0"/>
    <w:rsid w:val="006A3CC7"/>
    <w:rsid w:val="006A4060"/>
    <w:rsid w:val="006A4B06"/>
    <w:rsid w:val="006A4B5B"/>
    <w:rsid w:val="006A503F"/>
    <w:rsid w:val="006A52C4"/>
    <w:rsid w:val="006A572D"/>
    <w:rsid w:val="006A617A"/>
    <w:rsid w:val="006A645A"/>
    <w:rsid w:val="006A7521"/>
    <w:rsid w:val="006B0128"/>
    <w:rsid w:val="006B0E48"/>
    <w:rsid w:val="006B1605"/>
    <w:rsid w:val="006B1D65"/>
    <w:rsid w:val="006B2B1A"/>
    <w:rsid w:val="006B2E05"/>
    <w:rsid w:val="006B2EC9"/>
    <w:rsid w:val="006B3890"/>
    <w:rsid w:val="006B4EF5"/>
    <w:rsid w:val="006B54DE"/>
    <w:rsid w:val="006B56BA"/>
    <w:rsid w:val="006B6649"/>
    <w:rsid w:val="006B6DD4"/>
    <w:rsid w:val="006B7ADF"/>
    <w:rsid w:val="006B7F24"/>
    <w:rsid w:val="006C0AF9"/>
    <w:rsid w:val="006C298A"/>
    <w:rsid w:val="006C2ABA"/>
    <w:rsid w:val="006C5248"/>
    <w:rsid w:val="006C5851"/>
    <w:rsid w:val="006C5957"/>
    <w:rsid w:val="006C68F2"/>
    <w:rsid w:val="006D09F3"/>
    <w:rsid w:val="006D0E45"/>
    <w:rsid w:val="006D116F"/>
    <w:rsid w:val="006D1E65"/>
    <w:rsid w:val="006D1F16"/>
    <w:rsid w:val="006D22CD"/>
    <w:rsid w:val="006D4475"/>
    <w:rsid w:val="006D5E63"/>
    <w:rsid w:val="006D5EAB"/>
    <w:rsid w:val="006D6284"/>
    <w:rsid w:val="006D6497"/>
    <w:rsid w:val="006D6E2D"/>
    <w:rsid w:val="006D71AC"/>
    <w:rsid w:val="006D7B71"/>
    <w:rsid w:val="006E077B"/>
    <w:rsid w:val="006E139C"/>
    <w:rsid w:val="006E24C3"/>
    <w:rsid w:val="006E2615"/>
    <w:rsid w:val="006E2AF6"/>
    <w:rsid w:val="006E4897"/>
    <w:rsid w:val="006E4DDD"/>
    <w:rsid w:val="006E5CF9"/>
    <w:rsid w:val="006E76CC"/>
    <w:rsid w:val="006EB25D"/>
    <w:rsid w:val="006F0664"/>
    <w:rsid w:val="006F14CE"/>
    <w:rsid w:val="006F19C9"/>
    <w:rsid w:val="006F1F52"/>
    <w:rsid w:val="006F2018"/>
    <w:rsid w:val="006F45F6"/>
    <w:rsid w:val="006F4641"/>
    <w:rsid w:val="006F4A6A"/>
    <w:rsid w:val="006F6030"/>
    <w:rsid w:val="006F6388"/>
    <w:rsid w:val="006F6B72"/>
    <w:rsid w:val="006F7936"/>
    <w:rsid w:val="006F7B3B"/>
    <w:rsid w:val="00700991"/>
    <w:rsid w:val="00700D64"/>
    <w:rsid w:val="007017DB"/>
    <w:rsid w:val="00701DB2"/>
    <w:rsid w:val="007029EF"/>
    <w:rsid w:val="007037B6"/>
    <w:rsid w:val="0070399B"/>
    <w:rsid w:val="00703E40"/>
    <w:rsid w:val="00703FB9"/>
    <w:rsid w:val="00704237"/>
    <w:rsid w:val="00704305"/>
    <w:rsid w:val="00704363"/>
    <w:rsid w:val="007051BB"/>
    <w:rsid w:val="00705CA6"/>
    <w:rsid w:val="0071218F"/>
    <w:rsid w:val="00712F86"/>
    <w:rsid w:val="00712FA9"/>
    <w:rsid w:val="007141A6"/>
    <w:rsid w:val="00714481"/>
    <w:rsid w:val="007144E5"/>
    <w:rsid w:val="00715062"/>
    <w:rsid w:val="00715123"/>
    <w:rsid w:val="007158A4"/>
    <w:rsid w:val="00715912"/>
    <w:rsid w:val="00715B6C"/>
    <w:rsid w:val="00715D2F"/>
    <w:rsid w:val="00716B26"/>
    <w:rsid w:val="0071789C"/>
    <w:rsid w:val="00720C93"/>
    <w:rsid w:val="00720FE3"/>
    <w:rsid w:val="00721757"/>
    <w:rsid w:val="00721AFE"/>
    <w:rsid w:val="00721DDB"/>
    <w:rsid w:val="00722960"/>
    <w:rsid w:val="00722AC3"/>
    <w:rsid w:val="00723B76"/>
    <w:rsid w:val="00723D90"/>
    <w:rsid w:val="007244D0"/>
    <w:rsid w:val="00724B29"/>
    <w:rsid w:val="00724C43"/>
    <w:rsid w:val="00724DCD"/>
    <w:rsid w:val="00725853"/>
    <w:rsid w:val="007258B9"/>
    <w:rsid w:val="00725CC6"/>
    <w:rsid w:val="00725D97"/>
    <w:rsid w:val="0072663D"/>
    <w:rsid w:val="007266D3"/>
    <w:rsid w:val="00726B68"/>
    <w:rsid w:val="00727869"/>
    <w:rsid w:val="00727A39"/>
    <w:rsid w:val="00730A85"/>
    <w:rsid w:val="007314AC"/>
    <w:rsid w:val="00731562"/>
    <w:rsid w:val="00731944"/>
    <w:rsid w:val="00731ED9"/>
    <w:rsid w:val="00733649"/>
    <w:rsid w:val="0073393A"/>
    <w:rsid w:val="00734212"/>
    <w:rsid w:val="00735A45"/>
    <w:rsid w:val="00735A98"/>
    <w:rsid w:val="00736B3B"/>
    <w:rsid w:val="007374DD"/>
    <w:rsid w:val="00737786"/>
    <w:rsid w:val="00737C44"/>
    <w:rsid w:val="00740C1C"/>
    <w:rsid w:val="00741520"/>
    <w:rsid w:val="00741D01"/>
    <w:rsid w:val="0074238E"/>
    <w:rsid w:val="007425E8"/>
    <w:rsid w:val="00744278"/>
    <w:rsid w:val="0074456E"/>
    <w:rsid w:val="007446DF"/>
    <w:rsid w:val="00745886"/>
    <w:rsid w:val="00746883"/>
    <w:rsid w:val="00746BE8"/>
    <w:rsid w:val="00750D1B"/>
    <w:rsid w:val="00750D6D"/>
    <w:rsid w:val="00750F0E"/>
    <w:rsid w:val="00751E4F"/>
    <w:rsid w:val="00752798"/>
    <w:rsid w:val="007531B7"/>
    <w:rsid w:val="00754615"/>
    <w:rsid w:val="00754655"/>
    <w:rsid w:val="00754B70"/>
    <w:rsid w:val="007551C4"/>
    <w:rsid w:val="007556FF"/>
    <w:rsid w:val="00755858"/>
    <w:rsid w:val="00755B21"/>
    <w:rsid w:val="00755F21"/>
    <w:rsid w:val="0075692C"/>
    <w:rsid w:val="00757183"/>
    <w:rsid w:val="00757B57"/>
    <w:rsid w:val="00757DC5"/>
    <w:rsid w:val="00760755"/>
    <w:rsid w:val="00761530"/>
    <w:rsid w:val="007616E5"/>
    <w:rsid w:val="00761E01"/>
    <w:rsid w:val="007630A2"/>
    <w:rsid w:val="00763677"/>
    <w:rsid w:val="007637BD"/>
    <w:rsid w:val="0076388F"/>
    <w:rsid w:val="00763DE6"/>
    <w:rsid w:val="00764040"/>
    <w:rsid w:val="0076457A"/>
    <w:rsid w:val="00765644"/>
    <w:rsid w:val="00766AA1"/>
    <w:rsid w:val="0076702F"/>
    <w:rsid w:val="007675C1"/>
    <w:rsid w:val="00767E43"/>
    <w:rsid w:val="00767E98"/>
    <w:rsid w:val="00767F35"/>
    <w:rsid w:val="007700FD"/>
    <w:rsid w:val="00770BEE"/>
    <w:rsid w:val="00771AE8"/>
    <w:rsid w:val="00773146"/>
    <w:rsid w:val="00773161"/>
    <w:rsid w:val="0077479C"/>
    <w:rsid w:val="00775814"/>
    <w:rsid w:val="007771E0"/>
    <w:rsid w:val="00777FBE"/>
    <w:rsid w:val="00780231"/>
    <w:rsid w:val="00780360"/>
    <w:rsid w:val="0078061F"/>
    <w:rsid w:val="00780807"/>
    <w:rsid w:val="00780A15"/>
    <w:rsid w:val="00781D16"/>
    <w:rsid w:val="00782BD6"/>
    <w:rsid w:val="00783862"/>
    <w:rsid w:val="007844DE"/>
    <w:rsid w:val="007849E7"/>
    <w:rsid w:val="007859B9"/>
    <w:rsid w:val="00785B2C"/>
    <w:rsid w:val="00786509"/>
    <w:rsid w:val="00786A89"/>
    <w:rsid w:val="007874A8"/>
    <w:rsid w:val="00787DB8"/>
    <w:rsid w:val="0079087D"/>
    <w:rsid w:val="007930F2"/>
    <w:rsid w:val="00793ADF"/>
    <w:rsid w:val="00794863"/>
    <w:rsid w:val="00796018"/>
    <w:rsid w:val="00796D66"/>
    <w:rsid w:val="007A14D8"/>
    <w:rsid w:val="007A2D44"/>
    <w:rsid w:val="007A2EB0"/>
    <w:rsid w:val="007A311F"/>
    <w:rsid w:val="007A35FC"/>
    <w:rsid w:val="007A3C06"/>
    <w:rsid w:val="007A3FB4"/>
    <w:rsid w:val="007A4194"/>
    <w:rsid w:val="007A43F0"/>
    <w:rsid w:val="007A47E2"/>
    <w:rsid w:val="007A4D62"/>
    <w:rsid w:val="007A6F1A"/>
    <w:rsid w:val="007A75EB"/>
    <w:rsid w:val="007B0088"/>
    <w:rsid w:val="007B03BE"/>
    <w:rsid w:val="007B0804"/>
    <w:rsid w:val="007B09D7"/>
    <w:rsid w:val="007B0A8D"/>
    <w:rsid w:val="007B1A22"/>
    <w:rsid w:val="007B2239"/>
    <w:rsid w:val="007B2338"/>
    <w:rsid w:val="007B25CC"/>
    <w:rsid w:val="007B35B9"/>
    <w:rsid w:val="007B442A"/>
    <w:rsid w:val="007B47B2"/>
    <w:rsid w:val="007B4929"/>
    <w:rsid w:val="007B5159"/>
    <w:rsid w:val="007B53F6"/>
    <w:rsid w:val="007B5491"/>
    <w:rsid w:val="007B54F3"/>
    <w:rsid w:val="007B5EE7"/>
    <w:rsid w:val="007B7CC4"/>
    <w:rsid w:val="007C023F"/>
    <w:rsid w:val="007C0A31"/>
    <w:rsid w:val="007C1471"/>
    <w:rsid w:val="007C22FB"/>
    <w:rsid w:val="007C2A40"/>
    <w:rsid w:val="007C3BB4"/>
    <w:rsid w:val="007C3CB7"/>
    <w:rsid w:val="007C4455"/>
    <w:rsid w:val="007C4548"/>
    <w:rsid w:val="007C4F54"/>
    <w:rsid w:val="007C5591"/>
    <w:rsid w:val="007C6B7E"/>
    <w:rsid w:val="007C6BC4"/>
    <w:rsid w:val="007C7AF5"/>
    <w:rsid w:val="007C7B69"/>
    <w:rsid w:val="007C7E7F"/>
    <w:rsid w:val="007D0982"/>
    <w:rsid w:val="007D153C"/>
    <w:rsid w:val="007D1B96"/>
    <w:rsid w:val="007D1E1C"/>
    <w:rsid w:val="007D22A1"/>
    <w:rsid w:val="007D23D3"/>
    <w:rsid w:val="007D299B"/>
    <w:rsid w:val="007D2C00"/>
    <w:rsid w:val="007D2D20"/>
    <w:rsid w:val="007D2F9B"/>
    <w:rsid w:val="007D329D"/>
    <w:rsid w:val="007D37E5"/>
    <w:rsid w:val="007D3FF4"/>
    <w:rsid w:val="007D46A4"/>
    <w:rsid w:val="007D4FE9"/>
    <w:rsid w:val="007D58F6"/>
    <w:rsid w:val="007D5BF7"/>
    <w:rsid w:val="007D73EB"/>
    <w:rsid w:val="007D776F"/>
    <w:rsid w:val="007D7ACC"/>
    <w:rsid w:val="007E0895"/>
    <w:rsid w:val="007E0E57"/>
    <w:rsid w:val="007E21A9"/>
    <w:rsid w:val="007E2D3F"/>
    <w:rsid w:val="007E35EE"/>
    <w:rsid w:val="007E3B19"/>
    <w:rsid w:val="007E3FA6"/>
    <w:rsid w:val="007E437B"/>
    <w:rsid w:val="007E4B61"/>
    <w:rsid w:val="007E5546"/>
    <w:rsid w:val="007E5ADA"/>
    <w:rsid w:val="007E5CD0"/>
    <w:rsid w:val="007E6936"/>
    <w:rsid w:val="007E714A"/>
    <w:rsid w:val="007E73F8"/>
    <w:rsid w:val="007E7872"/>
    <w:rsid w:val="007E7B92"/>
    <w:rsid w:val="007E7F5E"/>
    <w:rsid w:val="007F2345"/>
    <w:rsid w:val="007F31C1"/>
    <w:rsid w:val="007F351F"/>
    <w:rsid w:val="007F3C16"/>
    <w:rsid w:val="007F4697"/>
    <w:rsid w:val="007F46D0"/>
    <w:rsid w:val="007F4F61"/>
    <w:rsid w:val="007F5D12"/>
    <w:rsid w:val="007F5FBF"/>
    <w:rsid w:val="007F664C"/>
    <w:rsid w:val="007F7B37"/>
    <w:rsid w:val="008004E6"/>
    <w:rsid w:val="00800B19"/>
    <w:rsid w:val="00800DB0"/>
    <w:rsid w:val="00801359"/>
    <w:rsid w:val="00801657"/>
    <w:rsid w:val="00801C99"/>
    <w:rsid w:val="00801FC1"/>
    <w:rsid w:val="008021B4"/>
    <w:rsid w:val="008021BE"/>
    <w:rsid w:val="008028FB"/>
    <w:rsid w:val="00802B02"/>
    <w:rsid w:val="0080358E"/>
    <w:rsid w:val="008037D0"/>
    <w:rsid w:val="00803B20"/>
    <w:rsid w:val="0080452F"/>
    <w:rsid w:val="0080501B"/>
    <w:rsid w:val="0080655E"/>
    <w:rsid w:val="0080657E"/>
    <w:rsid w:val="00806953"/>
    <w:rsid w:val="00806B25"/>
    <w:rsid w:val="00806FDB"/>
    <w:rsid w:val="00807AF1"/>
    <w:rsid w:val="00807CFC"/>
    <w:rsid w:val="0081005D"/>
    <w:rsid w:val="0081119F"/>
    <w:rsid w:val="00813A90"/>
    <w:rsid w:val="00813AC9"/>
    <w:rsid w:val="00813E68"/>
    <w:rsid w:val="00814D3A"/>
    <w:rsid w:val="00814D77"/>
    <w:rsid w:val="00815D29"/>
    <w:rsid w:val="00816A78"/>
    <w:rsid w:val="00817544"/>
    <w:rsid w:val="008201FE"/>
    <w:rsid w:val="008205B2"/>
    <w:rsid w:val="008221B9"/>
    <w:rsid w:val="00822D2B"/>
    <w:rsid w:val="00823358"/>
    <w:rsid w:val="0082367D"/>
    <w:rsid w:val="00823A35"/>
    <w:rsid w:val="008244D4"/>
    <w:rsid w:val="00824F76"/>
    <w:rsid w:val="00825532"/>
    <w:rsid w:val="00826CFA"/>
    <w:rsid w:val="00827094"/>
    <w:rsid w:val="008309E8"/>
    <w:rsid w:val="00830E0F"/>
    <w:rsid w:val="00831876"/>
    <w:rsid w:val="00832A64"/>
    <w:rsid w:val="00832C5A"/>
    <w:rsid w:val="008342D3"/>
    <w:rsid w:val="00834B00"/>
    <w:rsid w:val="00834C6A"/>
    <w:rsid w:val="00835AAA"/>
    <w:rsid w:val="00835B16"/>
    <w:rsid w:val="008366FC"/>
    <w:rsid w:val="00836AFC"/>
    <w:rsid w:val="00836BA6"/>
    <w:rsid w:val="0083754F"/>
    <w:rsid w:val="00840875"/>
    <w:rsid w:val="00840DF2"/>
    <w:rsid w:val="00841265"/>
    <w:rsid w:val="00841CEA"/>
    <w:rsid w:val="00841E3A"/>
    <w:rsid w:val="00842326"/>
    <w:rsid w:val="00842DA5"/>
    <w:rsid w:val="00843D57"/>
    <w:rsid w:val="00844F2F"/>
    <w:rsid w:val="00845583"/>
    <w:rsid w:val="008467A9"/>
    <w:rsid w:val="00850A39"/>
    <w:rsid w:val="00850E74"/>
    <w:rsid w:val="00850E89"/>
    <w:rsid w:val="00850F6D"/>
    <w:rsid w:val="00851BC0"/>
    <w:rsid w:val="008523A1"/>
    <w:rsid w:val="00852F47"/>
    <w:rsid w:val="00853287"/>
    <w:rsid w:val="00854342"/>
    <w:rsid w:val="008544A0"/>
    <w:rsid w:val="008547D1"/>
    <w:rsid w:val="00854EEE"/>
    <w:rsid w:val="00854FEC"/>
    <w:rsid w:val="0085576A"/>
    <w:rsid w:val="00855A49"/>
    <w:rsid w:val="00856024"/>
    <w:rsid w:val="00856ED0"/>
    <w:rsid w:val="0085726A"/>
    <w:rsid w:val="008572B8"/>
    <w:rsid w:val="0086053B"/>
    <w:rsid w:val="00860588"/>
    <w:rsid w:val="00860E85"/>
    <w:rsid w:val="00860F1B"/>
    <w:rsid w:val="008610EA"/>
    <w:rsid w:val="0086187F"/>
    <w:rsid w:val="0086192D"/>
    <w:rsid w:val="00861B60"/>
    <w:rsid w:val="00861BC5"/>
    <w:rsid w:val="00862B59"/>
    <w:rsid w:val="008639FA"/>
    <w:rsid w:val="00863CEE"/>
    <w:rsid w:val="00864542"/>
    <w:rsid w:val="0086589C"/>
    <w:rsid w:val="00865FCD"/>
    <w:rsid w:val="008660F0"/>
    <w:rsid w:val="00866150"/>
    <w:rsid w:val="0087008A"/>
    <w:rsid w:val="00870A17"/>
    <w:rsid w:val="00870FAD"/>
    <w:rsid w:val="00872706"/>
    <w:rsid w:val="008729A8"/>
    <w:rsid w:val="0087331C"/>
    <w:rsid w:val="0087367B"/>
    <w:rsid w:val="008738E3"/>
    <w:rsid w:val="00873C39"/>
    <w:rsid w:val="00873FA5"/>
    <w:rsid w:val="00874411"/>
    <w:rsid w:val="008751FA"/>
    <w:rsid w:val="00875634"/>
    <w:rsid w:val="008756AE"/>
    <w:rsid w:val="00877B39"/>
    <w:rsid w:val="00877B96"/>
    <w:rsid w:val="00877D3B"/>
    <w:rsid w:val="008806BC"/>
    <w:rsid w:val="00880DF2"/>
    <w:rsid w:val="00881722"/>
    <w:rsid w:val="0088178C"/>
    <w:rsid w:val="00882CE5"/>
    <w:rsid w:val="00882D84"/>
    <w:rsid w:val="00882E8B"/>
    <w:rsid w:val="00882FF0"/>
    <w:rsid w:val="008831B1"/>
    <w:rsid w:val="008834CE"/>
    <w:rsid w:val="00883FCA"/>
    <w:rsid w:val="00885CB2"/>
    <w:rsid w:val="00886A20"/>
    <w:rsid w:val="00886BA1"/>
    <w:rsid w:val="00887074"/>
    <w:rsid w:val="0088756F"/>
    <w:rsid w:val="00890221"/>
    <w:rsid w:val="008906C6"/>
    <w:rsid w:val="00891148"/>
    <w:rsid w:val="00891E14"/>
    <w:rsid w:val="008923DF"/>
    <w:rsid w:val="00892907"/>
    <w:rsid w:val="00892A31"/>
    <w:rsid w:val="008932E0"/>
    <w:rsid w:val="00893707"/>
    <w:rsid w:val="008939F7"/>
    <w:rsid w:val="00894199"/>
    <w:rsid w:val="00894751"/>
    <w:rsid w:val="00894A3F"/>
    <w:rsid w:val="00894ED3"/>
    <w:rsid w:val="008951B0"/>
    <w:rsid w:val="008952A8"/>
    <w:rsid w:val="00895485"/>
    <w:rsid w:val="00895763"/>
    <w:rsid w:val="0089577A"/>
    <w:rsid w:val="00895CC9"/>
    <w:rsid w:val="00895FCD"/>
    <w:rsid w:val="00896AB3"/>
    <w:rsid w:val="00897331"/>
    <w:rsid w:val="0089776E"/>
    <w:rsid w:val="008979A5"/>
    <w:rsid w:val="00897EC2"/>
    <w:rsid w:val="008A061A"/>
    <w:rsid w:val="008A06DE"/>
    <w:rsid w:val="008A06E9"/>
    <w:rsid w:val="008A1DD1"/>
    <w:rsid w:val="008A1E46"/>
    <w:rsid w:val="008A1F5C"/>
    <w:rsid w:val="008A2628"/>
    <w:rsid w:val="008A3121"/>
    <w:rsid w:val="008A3460"/>
    <w:rsid w:val="008A3B4A"/>
    <w:rsid w:val="008A5F87"/>
    <w:rsid w:val="008A6124"/>
    <w:rsid w:val="008A6D44"/>
    <w:rsid w:val="008B1C08"/>
    <w:rsid w:val="008B2CFD"/>
    <w:rsid w:val="008B36A0"/>
    <w:rsid w:val="008B37CC"/>
    <w:rsid w:val="008B404A"/>
    <w:rsid w:val="008B4487"/>
    <w:rsid w:val="008B5994"/>
    <w:rsid w:val="008B6469"/>
    <w:rsid w:val="008B6600"/>
    <w:rsid w:val="008B694C"/>
    <w:rsid w:val="008B7143"/>
    <w:rsid w:val="008B752D"/>
    <w:rsid w:val="008B7F88"/>
    <w:rsid w:val="008C03D0"/>
    <w:rsid w:val="008C0614"/>
    <w:rsid w:val="008C074C"/>
    <w:rsid w:val="008C0790"/>
    <w:rsid w:val="008C12AF"/>
    <w:rsid w:val="008C1A32"/>
    <w:rsid w:val="008C1CF4"/>
    <w:rsid w:val="008C23FB"/>
    <w:rsid w:val="008C28F6"/>
    <w:rsid w:val="008C31D9"/>
    <w:rsid w:val="008C4B01"/>
    <w:rsid w:val="008C5084"/>
    <w:rsid w:val="008C5239"/>
    <w:rsid w:val="008C536E"/>
    <w:rsid w:val="008C608C"/>
    <w:rsid w:val="008C68B6"/>
    <w:rsid w:val="008C7DE4"/>
    <w:rsid w:val="008D10B6"/>
    <w:rsid w:val="008D2623"/>
    <w:rsid w:val="008D2711"/>
    <w:rsid w:val="008D37B0"/>
    <w:rsid w:val="008D4064"/>
    <w:rsid w:val="008D4391"/>
    <w:rsid w:val="008D4D17"/>
    <w:rsid w:val="008D50C2"/>
    <w:rsid w:val="008D533B"/>
    <w:rsid w:val="008D6833"/>
    <w:rsid w:val="008D6960"/>
    <w:rsid w:val="008D6AD5"/>
    <w:rsid w:val="008D6B08"/>
    <w:rsid w:val="008D71E3"/>
    <w:rsid w:val="008D7259"/>
    <w:rsid w:val="008E0152"/>
    <w:rsid w:val="008E12ED"/>
    <w:rsid w:val="008E1337"/>
    <w:rsid w:val="008E133F"/>
    <w:rsid w:val="008E2D72"/>
    <w:rsid w:val="008E2F89"/>
    <w:rsid w:val="008E331A"/>
    <w:rsid w:val="008E3AE9"/>
    <w:rsid w:val="008E3B68"/>
    <w:rsid w:val="008E4A65"/>
    <w:rsid w:val="008E512F"/>
    <w:rsid w:val="008E5A54"/>
    <w:rsid w:val="008E5D4D"/>
    <w:rsid w:val="008E5F16"/>
    <w:rsid w:val="008E5F88"/>
    <w:rsid w:val="008E632C"/>
    <w:rsid w:val="008E644E"/>
    <w:rsid w:val="008E6E0C"/>
    <w:rsid w:val="008E70D8"/>
    <w:rsid w:val="008E7D5A"/>
    <w:rsid w:val="008F0022"/>
    <w:rsid w:val="008F0BDB"/>
    <w:rsid w:val="008F14B4"/>
    <w:rsid w:val="008F2355"/>
    <w:rsid w:val="008F2C57"/>
    <w:rsid w:val="008F3BCB"/>
    <w:rsid w:val="008F47B1"/>
    <w:rsid w:val="008F4B18"/>
    <w:rsid w:val="008F5C96"/>
    <w:rsid w:val="008F6AC9"/>
    <w:rsid w:val="008F778A"/>
    <w:rsid w:val="008F7917"/>
    <w:rsid w:val="008F7C99"/>
    <w:rsid w:val="008F7F4E"/>
    <w:rsid w:val="0090030F"/>
    <w:rsid w:val="00900D66"/>
    <w:rsid w:val="00900DB2"/>
    <w:rsid w:val="00901544"/>
    <w:rsid w:val="00901834"/>
    <w:rsid w:val="00901E22"/>
    <w:rsid w:val="00902A68"/>
    <w:rsid w:val="00902A75"/>
    <w:rsid w:val="0090322A"/>
    <w:rsid w:val="00903F6A"/>
    <w:rsid w:val="00904535"/>
    <w:rsid w:val="00905FB8"/>
    <w:rsid w:val="009065D9"/>
    <w:rsid w:val="009068A0"/>
    <w:rsid w:val="00906A14"/>
    <w:rsid w:val="009072AD"/>
    <w:rsid w:val="0090736E"/>
    <w:rsid w:val="0090756D"/>
    <w:rsid w:val="0090778C"/>
    <w:rsid w:val="00911BB9"/>
    <w:rsid w:val="00912036"/>
    <w:rsid w:val="0091219D"/>
    <w:rsid w:val="00913265"/>
    <w:rsid w:val="009132E5"/>
    <w:rsid w:val="00913477"/>
    <w:rsid w:val="00913520"/>
    <w:rsid w:val="0091386E"/>
    <w:rsid w:val="00913E37"/>
    <w:rsid w:val="009144E9"/>
    <w:rsid w:val="00915B50"/>
    <w:rsid w:val="00915C88"/>
    <w:rsid w:val="00915D5F"/>
    <w:rsid w:val="00916393"/>
    <w:rsid w:val="0091E251"/>
    <w:rsid w:val="00920E1A"/>
    <w:rsid w:val="0092112C"/>
    <w:rsid w:val="00921685"/>
    <w:rsid w:val="00921C4A"/>
    <w:rsid w:val="00921D0A"/>
    <w:rsid w:val="0092215D"/>
    <w:rsid w:val="009222FF"/>
    <w:rsid w:val="0092291A"/>
    <w:rsid w:val="0092301A"/>
    <w:rsid w:val="00923461"/>
    <w:rsid w:val="00924027"/>
    <w:rsid w:val="00924B19"/>
    <w:rsid w:val="00924E27"/>
    <w:rsid w:val="009253A9"/>
    <w:rsid w:val="00925ABE"/>
    <w:rsid w:val="00926EEF"/>
    <w:rsid w:val="009270CA"/>
    <w:rsid w:val="0092740F"/>
    <w:rsid w:val="00930500"/>
    <w:rsid w:val="009307F0"/>
    <w:rsid w:val="00930C8E"/>
    <w:rsid w:val="00930FA0"/>
    <w:rsid w:val="00931847"/>
    <w:rsid w:val="00932C8D"/>
    <w:rsid w:val="009332D1"/>
    <w:rsid w:val="0093448B"/>
    <w:rsid w:val="0093461F"/>
    <w:rsid w:val="00934D38"/>
    <w:rsid w:val="00934D9B"/>
    <w:rsid w:val="00934DF0"/>
    <w:rsid w:val="00934F60"/>
    <w:rsid w:val="00935026"/>
    <w:rsid w:val="00935817"/>
    <w:rsid w:val="0093683B"/>
    <w:rsid w:val="0093697A"/>
    <w:rsid w:val="00937433"/>
    <w:rsid w:val="00937A0E"/>
    <w:rsid w:val="00937FF2"/>
    <w:rsid w:val="00940034"/>
    <w:rsid w:val="00940795"/>
    <w:rsid w:val="00940811"/>
    <w:rsid w:val="00940BA2"/>
    <w:rsid w:val="00940C34"/>
    <w:rsid w:val="00941100"/>
    <w:rsid w:val="0094135E"/>
    <w:rsid w:val="00942ABD"/>
    <w:rsid w:val="00942B50"/>
    <w:rsid w:val="00942C4F"/>
    <w:rsid w:val="0094390E"/>
    <w:rsid w:val="00945190"/>
    <w:rsid w:val="00945854"/>
    <w:rsid w:val="00945D2B"/>
    <w:rsid w:val="00946079"/>
    <w:rsid w:val="00946FC4"/>
    <w:rsid w:val="00952620"/>
    <w:rsid w:val="00952763"/>
    <w:rsid w:val="00952BB7"/>
    <w:rsid w:val="00952C5C"/>
    <w:rsid w:val="00952E53"/>
    <w:rsid w:val="00953143"/>
    <w:rsid w:val="00953B0E"/>
    <w:rsid w:val="00953C84"/>
    <w:rsid w:val="00954AEA"/>
    <w:rsid w:val="00954DE5"/>
    <w:rsid w:val="00954EFB"/>
    <w:rsid w:val="009571A3"/>
    <w:rsid w:val="009572AF"/>
    <w:rsid w:val="00957919"/>
    <w:rsid w:val="00960A5F"/>
    <w:rsid w:val="00960BE6"/>
    <w:rsid w:val="009618BC"/>
    <w:rsid w:val="00961BDC"/>
    <w:rsid w:val="009645B4"/>
    <w:rsid w:val="00964FB6"/>
    <w:rsid w:val="00965610"/>
    <w:rsid w:val="00966684"/>
    <w:rsid w:val="009666C2"/>
    <w:rsid w:val="00966979"/>
    <w:rsid w:val="00966A4E"/>
    <w:rsid w:val="00966A78"/>
    <w:rsid w:val="00966E43"/>
    <w:rsid w:val="00966F2B"/>
    <w:rsid w:val="00967A8E"/>
    <w:rsid w:val="00970370"/>
    <w:rsid w:val="009716E8"/>
    <w:rsid w:val="00971959"/>
    <w:rsid w:val="00972BE9"/>
    <w:rsid w:val="00974070"/>
    <w:rsid w:val="00974518"/>
    <w:rsid w:val="00974809"/>
    <w:rsid w:val="009748B4"/>
    <w:rsid w:val="00975715"/>
    <w:rsid w:val="00975A9C"/>
    <w:rsid w:val="00975C0B"/>
    <w:rsid w:val="009771D7"/>
    <w:rsid w:val="009775C5"/>
    <w:rsid w:val="00977776"/>
    <w:rsid w:val="00977EF5"/>
    <w:rsid w:val="009800E9"/>
    <w:rsid w:val="0098106F"/>
    <w:rsid w:val="00981116"/>
    <w:rsid w:val="00981660"/>
    <w:rsid w:val="00981B38"/>
    <w:rsid w:val="00981EC5"/>
    <w:rsid w:val="00982B9C"/>
    <w:rsid w:val="0098358E"/>
    <w:rsid w:val="0098368B"/>
    <w:rsid w:val="009839D4"/>
    <w:rsid w:val="00983C13"/>
    <w:rsid w:val="009841BE"/>
    <w:rsid w:val="00985112"/>
    <w:rsid w:val="009859E2"/>
    <w:rsid w:val="00986119"/>
    <w:rsid w:val="0098697F"/>
    <w:rsid w:val="00991682"/>
    <w:rsid w:val="009927E1"/>
    <w:rsid w:val="00992EBA"/>
    <w:rsid w:val="009934AF"/>
    <w:rsid w:val="00993C60"/>
    <w:rsid w:val="00993EC7"/>
    <w:rsid w:val="00994471"/>
    <w:rsid w:val="00994E1F"/>
    <w:rsid w:val="00994EB5"/>
    <w:rsid w:val="00995158"/>
    <w:rsid w:val="009951C0"/>
    <w:rsid w:val="00996D79"/>
    <w:rsid w:val="00997090"/>
    <w:rsid w:val="009972F4"/>
    <w:rsid w:val="00997550"/>
    <w:rsid w:val="009978DD"/>
    <w:rsid w:val="00997DDF"/>
    <w:rsid w:val="009A05D9"/>
    <w:rsid w:val="009A0818"/>
    <w:rsid w:val="009A157F"/>
    <w:rsid w:val="009A1C8E"/>
    <w:rsid w:val="009A1E2C"/>
    <w:rsid w:val="009A1FC1"/>
    <w:rsid w:val="009A32BA"/>
    <w:rsid w:val="009A41CF"/>
    <w:rsid w:val="009A441A"/>
    <w:rsid w:val="009A47AF"/>
    <w:rsid w:val="009A5904"/>
    <w:rsid w:val="009A63A0"/>
    <w:rsid w:val="009A65E9"/>
    <w:rsid w:val="009A66A6"/>
    <w:rsid w:val="009A67A5"/>
    <w:rsid w:val="009A6B0D"/>
    <w:rsid w:val="009A6D31"/>
    <w:rsid w:val="009A6EEA"/>
    <w:rsid w:val="009A759F"/>
    <w:rsid w:val="009A7F3F"/>
    <w:rsid w:val="009B062D"/>
    <w:rsid w:val="009B0825"/>
    <w:rsid w:val="009B0AFF"/>
    <w:rsid w:val="009B128A"/>
    <w:rsid w:val="009B1904"/>
    <w:rsid w:val="009B1E7E"/>
    <w:rsid w:val="009B1EAD"/>
    <w:rsid w:val="009B214D"/>
    <w:rsid w:val="009B27FC"/>
    <w:rsid w:val="009B2BE4"/>
    <w:rsid w:val="009B2E2B"/>
    <w:rsid w:val="009B362D"/>
    <w:rsid w:val="009B3C08"/>
    <w:rsid w:val="009B45A8"/>
    <w:rsid w:val="009B48C2"/>
    <w:rsid w:val="009B542F"/>
    <w:rsid w:val="009B57E1"/>
    <w:rsid w:val="009B5AAF"/>
    <w:rsid w:val="009B5E55"/>
    <w:rsid w:val="009B6136"/>
    <w:rsid w:val="009B61F9"/>
    <w:rsid w:val="009B70E5"/>
    <w:rsid w:val="009B72F9"/>
    <w:rsid w:val="009B7505"/>
    <w:rsid w:val="009C0685"/>
    <w:rsid w:val="009C0BC2"/>
    <w:rsid w:val="009C0DFC"/>
    <w:rsid w:val="009C13A6"/>
    <w:rsid w:val="009C1920"/>
    <w:rsid w:val="009C1AE9"/>
    <w:rsid w:val="009C2810"/>
    <w:rsid w:val="009C2983"/>
    <w:rsid w:val="009C3800"/>
    <w:rsid w:val="009C3FB4"/>
    <w:rsid w:val="009C4DEF"/>
    <w:rsid w:val="009C511F"/>
    <w:rsid w:val="009C591F"/>
    <w:rsid w:val="009C6340"/>
    <w:rsid w:val="009D0758"/>
    <w:rsid w:val="009D0E13"/>
    <w:rsid w:val="009D1765"/>
    <w:rsid w:val="009D2727"/>
    <w:rsid w:val="009D3C0C"/>
    <w:rsid w:val="009D43FA"/>
    <w:rsid w:val="009D6B33"/>
    <w:rsid w:val="009E09A0"/>
    <w:rsid w:val="009E0B16"/>
    <w:rsid w:val="009E0C59"/>
    <w:rsid w:val="009E231C"/>
    <w:rsid w:val="009E2370"/>
    <w:rsid w:val="009E3329"/>
    <w:rsid w:val="009E342B"/>
    <w:rsid w:val="009E3E4C"/>
    <w:rsid w:val="009E430E"/>
    <w:rsid w:val="009E4344"/>
    <w:rsid w:val="009E4CE7"/>
    <w:rsid w:val="009E53BD"/>
    <w:rsid w:val="009E7334"/>
    <w:rsid w:val="009E7484"/>
    <w:rsid w:val="009F07E1"/>
    <w:rsid w:val="009F093D"/>
    <w:rsid w:val="009F135E"/>
    <w:rsid w:val="009F139E"/>
    <w:rsid w:val="009F15E9"/>
    <w:rsid w:val="009F23F4"/>
    <w:rsid w:val="009F3187"/>
    <w:rsid w:val="009F3CCB"/>
    <w:rsid w:val="009F3EEC"/>
    <w:rsid w:val="009F46F3"/>
    <w:rsid w:val="009F48FC"/>
    <w:rsid w:val="009F4AF7"/>
    <w:rsid w:val="009F5D23"/>
    <w:rsid w:val="009F62FC"/>
    <w:rsid w:val="009F6B74"/>
    <w:rsid w:val="009F7224"/>
    <w:rsid w:val="009F7A06"/>
    <w:rsid w:val="009F7C39"/>
    <w:rsid w:val="00A00666"/>
    <w:rsid w:val="00A0142B"/>
    <w:rsid w:val="00A01BF1"/>
    <w:rsid w:val="00A01F38"/>
    <w:rsid w:val="00A02AB6"/>
    <w:rsid w:val="00A030C5"/>
    <w:rsid w:val="00A03605"/>
    <w:rsid w:val="00A03959"/>
    <w:rsid w:val="00A03FFB"/>
    <w:rsid w:val="00A04044"/>
    <w:rsid w:val="00A047EF"/>
    <w:rsid w:val="00A05673"/>
    <w:rsid w:val="00A063F6"/>
    <w:rsid w:val="00A07AD6"/>
    <w:rsid w:val="00A07E1D"/>
    <w:rsid w:val="00A10372"/>
    <w:rsid w:val="00A10D48"/>
    <w:rsid w:val="00A11423"/>
    <w:rsid w:val="00A12566"/>
    <w:rsid w:val="00A13513"/>
    <w:rsid w:val="00A13B0E"/>
    <w:rsid w:val="00A146F5"/>
    <w:rsid w:val="00A167D5"/>
    <w:rsid w:val="00A173CC"/>
    <w:rsid w:val="00A177F8"/>
    <w:rsid w:val="00A20E9B"/>
    <w:rsid w:val="00A220A7"/>
    <w:rsid w:val="00A2272D"/>
    <w:rsid w:val="00A22962"/>
    <w:rsid w:val="00A23A69"/>
    <w:rsid w:val="00A23CBC"/>
    <w:rsid w:val="00A23E4A"/>
    <w:rsid w:val="00A24C4F"/>
    <w:rsid w:val="00A255D5"/>
    <w:rsid w:val="00A25931"/>
    <w:rsid w:val="00A26223"/>
    <w:rsid w:val="00A2749C"/>
    <w:rsid w:val="00A302B1"/>
    <w:rsid w:val="00A30F02"/>
    <w:rsid w:val="00A31FBE"/>
    <w:rsid w:val="00A32916"/>
    <w:rsid w:val="00A3470B"/>
    <w:rsid w:val="00A34D2E"/>
    <w:rsid w:val="00A355CF"/>
    <w:rsid w:val="00A35D7A"/>
    <w:rsid w:val="00A37678"/>
    <w:rsid w:val="00A37D56"/>
    <w:rsid w:val="00A4004D"/>
    <w:rsid w:val="00A4005A"/>
    <w:rsid w:val="00A40C71"/>
    <w:rsid w:val="00A40CBD"/>
    <w:rsid w:val="00A40D2C"/>
    <w:rsid w:val="00A410AB"/>
    <w:rsid w:val="00A42067"/>
    <w:rsid w:val="00A4340C"/>
    <w:rsid w:val="00A4349E"/>
    <w:rsid w:val="00A43CE8"/>
    <w:rsid w:val="00A4477D"/>
    <w:rsid w:val="00A453BA"/>
    <w:rsid w:val="00A45436"/>
    <w:rsid w:val="00A47594"/>
    <w:rsid w:val="00A47866"/>
    <w:rsid w:val="00A521E2"/>
    <w:rsid w:val="00A52A2C"/>
    <w:rsid w:val="00A536A5"/>
    <w:rsid w:val="00A536C6"/>
    <w:rsid w:val="00A545E2"/>
    <w:rsid w:val="00A54D30"/>
    <w:rsid w:val="00A55E9C"/>
    <w:rsid w:val="00A56349"/>
    <w:rsid w:val="00A56BB5"/>
    <w:rsid w:val="00A60424"/>
    <w:rsid w:val="00A6198F"/>
    <w:rsid w:val="00A61BFF"/>
    <w:rsid w:val="00A61C9B"/>
    <w:rsid w:val="00A62E12"/>
    <w:rsid w:val="00A62E83"/>
    <w:rsid w:val="00A631B5"/>
    <w:rsid w:val="00A63769"/>
    <w:rsid w:val="00A64354"/>
    <w:rsid w:val="00A64753"/>
    <w:rsid w:val="00A654E5"/>
    <w:rsid w:val="00A65549"/>
    <w:rsid w:val="00A66C1E"/>
    <w:rsid w:val="00A66EC5"/>
    <w:rsid w:val="00A70088"/>
    <w:rsid w:val="00A70F8A"/>
    <w:rsid w:val="00A71A8A"/>
    <w:rsid w:val="00A71F6A"/>
    <w:rsid w:val="00A73B08"/>
    <w:rsid w:val="00A744E2"/>
    <w:rsid w:val="00A7451E"/>
    <w:rsid w:val="00A74917"/>
    <w:rsid w:val="00A74995"/>
    <w:rsid w:val="00A74A43"/>
    <w:rsid w:val="00A7501C"/>
    <w:rsid w:val="00A7513D"/>
    <w:rsid w:val="00A7521E"/>
    <w:rsid w:val="00A75378"/>
    <w:rsid w:val="00A76031"/>
    <w:rsid w:val="00A76ED0"/>
    <w:rsid w:val="00A773B2"/>
    <w:rsid w:val="00A81172"/>
    <w:rsid w:val="00A8296C"/>
    <w:rsid w:val="00A8296F"/>
    <w:rsid w:val="00A8326A"/>
    <w:rsid w:val="00A84997"/>
    <w:rsid w:val="00A84EE8"/>
    <w:rsid w:val="00A87FD5"/>
    <w:rsid w:val="00A90E65"/>
    <w:rsid w:val="00A91B99"/>
    <w:rsid w:val="00A93545"/>
    <w:rsid w:val="00A95020"/>
    <w:rsid w:val="00A95B41"/>
    <w:rsid w:val="00A95BA1"/>
    <w:rsid w:val="00A96241"/>
    <w:rsid w:val="00A97526"/>
    <w:rsid w:val="00A97960"/>
    <w:rsid w:val="00A97E9C"/>
    <w:rsid w:val="00AA1D62"/>
    <w:rsid w:val="00AA237B"/>
    <w:rsid w:val="00AA26D2"/>
    <w:rsid w:val="00AA2756"/>
    <w:rsid w:val="00AA2D2A"/>
    <w:rsid w:val="00AA3304"/>
    <w:rsid w:val="00AA3ADB"/>
    <w:rsid w:val="00AA4588"/>
    <w:rsid w:val="00AA46D8"/>
    <w:rsid w:val="00AA4886"/>
    <w:rsid w:val="00AA6397"/>
    <w:rsid w:val="00AA6E32"/>
    <w:rsid w:val="00AA790E"/>
    <w:rsid w:val="00AAC217"/>
    <w:rsid w:val="00AB102F"/>
    <w:rsid w:val="00AB23BF"/>
    <w:rsid w:val="00AB2436"/>
    <w:rsid w:val="00AB263B"/>
    <w:rsid w:val="00AB391A"/>
    <w:rsid w:val="00AB45D5"/>
    <w:rsid w:val="00AB47F2"/>
    <w:rsid w:val="00AB498F"/>
    <w:rsid w:val="00AB58C9"/>
    <w:rsid w:val="00AB61B6"/>
    <w:rsid w:val="00AB6E3E"/>
    <w:rsid w:val="00AB7228"/>
    <w:rsid w:val="00AB72AC"/>
    <w:rsid w:val="00AB73B1"/>
    <w:rsid w:val="00AB7D3D"/>
    <w:rsid w:val="00AC0AE0"/>
    <w:rsid w:val="00AC0DD5"/>
    <w:rsid w:val="00AC0E8A"/>
    <w:rsid w:val="00AC1625"/>
    <w:rsid w:val="00AC1ED9"/>
    <w:rsid w:val="00AC3739"/>
    <w:rsid w:val="00AC3886"/>
    <w:rsid w:val="00AC46C7"/>
    <w:rsid w:val="00AC4D75"/>
    <w:rsid w:val="00AC5848"/>
    <w:rsid w:val="00AC596B"/>
    <w:rsid w:val="00AC5995"/>
    <w:rsid w:val="00AC6276"/>
    <w:rsid w:val="00AC710B"/>
    <w:rsid w:val="00AC7127"/>
    <w:rsid w:val="00AD09A1"/>
    <w:rsid w:val="00AD11E2"/>
    <w:rsid w:val="00AD13A4"/>
    <w:rsid w:val="00AD16F0"/>
    <w:rsid w:val="00AD26F9"/>
    <w:rsid w:val="00AD2855"/>
    <w:rsid w:val="00AD3C6A"/>
    <w:rsid w:val="00AD3E7B"/>
    <w:rsid w:val="00AD4ACE"/>
    <w:rsid w:val="00AD5ED3"/>
    <w:rsid w:val="00AD5FC2"/>
    <w:rsid w:val="00AD63E4"/>
    <w:rsid w:val="00AD79EC"/>
    <w:rsid w:val="00AD7C00"/>
    <w:rsid w:val="00AD7D24"/>
    <w:rsid w:val="00AD7E32"/>
    <w:rsid w:val="00AE05EF"/>
    <w:rsid w:val="00AE07EA"/>
    <w:rsid w:val="00AE0A80"/>
    <w:rsid w:val="00AE1130"/>
    <w:rsid w:val="00AE201B"/>
    <w:rsid w:val="00AE26C5"/>
    <w:rsid w:val="00AE27EE"/>
    <w:rsid w:val="00AE335A"/>
    <w:rsid w:val="00AE3B69"/>
    <w:rsid w:val="00AE3C66"/>
    <w:rsid w:val="00AE4211"/>
    <w:rsid w:val="00AE4616"/>
    <w:rsid w:val="00AE4921"/>
    <w:rsid w:val="00AE4A29"/>
    <w:rsid w:val="00AE4A33"/>
    <w:rsid w:val="00AE4F74"/>
    <w:rsid w:val="00AE51E4"/>
    <w:rsid w:val="00AE56B0"/>
    <w:rsid w:val="00AE688D"/>
    <w:rsid w:val="00AE707B"/>
    <w:rsid w:val="00AF0411"/>
    <w:rsid w:val="00AF071F"/>
    <w:rsid w:val="00AF1276"/>
    <w:rsid w:val="00AF1BB5"/>
    <w:rsid w:val="00AF2D14"/>
    <w:rsid w:val="00AF33FC"/>
    <w:rsid w:val="00AF34CF"/>
    <w:rsid w:val="00AF3621"/>
    <w:rsid w:val="00AF380E"/>
    <w:rsid w:val="00AF3F2A"/>
    <w:rsid w:val="00AF433E"/>
    <w:rsid w:val="00AF4663"/>
    <w:rsid w:val="00AF68B1"/>
    <w:rsid w:val="00AF7C45"/>
    <w:rsid w:val="00AF7C86"/>
    <w:rsid w:val="00B003D4"/>
    <w:rsid w:val="00B007B2"/>
    <w:rsid w:val="00B01533"/>
    <w:rsid w:val="00B018CA"/>
    <w:rsid w:val="00B01E96"/>
    <w:rsid w:val="00B029B6"/>
    <w:rsid w:val="00B02B0F"/>
    <w:rsid w:val="00B02DDF"/>
    <w:rsid w:val="00B03BAA"/>
    <w:rsid w:val="00B040B4"/>
    <w:rsid w:val="00B05435"/>
    <w:rsid w:val="00B05495"/>
    <w:rsid w:val="00B0585C"/>
    <w:rsid w:val="00B06927"/>
    <w:rsid w:val="00B07091"/>
    <w:rsid w:val="00B10760"/>
    <w:rsid w:val="00B10A9A"/>
    <w:rsid w:val="00B11567"/>
    <w:rsid w:val="00B1226F"/>
    <w:rsid w:val="00B1233F"/>
    <w:rsid w:val="00B1235D"/>
    <w:rsid w:val="00B129AA"/>
    <w:rsid w:val="00B1395C"/>
    <w:rsid w:val="00B13DFC"/>
    <w:rsid w:val="00B1425C"/>
    <w:rsid w:val="00B144D9"/>
    <w:rsid w:val="00B1450E"/>
    <w:rsid w:val="00B14A05"/>
    <w:rsid w:val="00B162D5"/>
    <w:rsid w:val="00B16377"/>
    <w:rsid w:val="00B17633"/>
    <w:rsid w:val="00B204AB"/>
    <w:rsid w:val="00B21281"/>
    <w:rsid w:val="00B21514"/>
    <w:rsid w:val="00B21760"/>
    <w:rsid w:val="00B21B10"/>
    <w:rsid w:val="00B21B3B"/>
    <w:rsid w:val="00B21E0F"/>
    <w:rsid w:val="00B221D1"/>
    <w:rsid w:val="00B22E3A"/>
    <w:rsid w:val="00B230CF"/>
    <w:rsid w:val="00B23353"/>
    <w:rsid w:val="00B23791"/>
    <w:rsid w:val="00B25758"/>
    <w:rsid w:val="00B262B3"/>
    <w:rsid w:val="00B27709"/>
    <w:rsid w:val="00B27B67"/>
    <w:rsid w:val="00B30A3E"/>
    <w:rsid w:val="00B3112D"/>
    <w:rsid w:val="00B31176"/>
    <w:rsid w:val="00B31B88"/>
    <w:rsid w:val="00B32184"/>
    <w:rsid w:val="00B322BE"/>
    <w:rsid w:val="00B3286E"/>
    <w:rsid w:val="00B332E5"/>
    <w:rsid w:val="00B347B2"/>
    <w:rsid w:val="00B34F84"/>
    <w:rsid w:val="00B35D09"/>
    <w:rsid w:val="00B360DB"/>
    <w:rsid w:val="00B36532"/>
    <w:rsid w:val="00B36777"/>
    <w:rsid w:val="00B378B4"/>
    <w:rsid w:val="00B37C2D"/>
    <w:rsid w:val="00B4021A"/>
    <w:rsid w:val="00B402AB"/>
    <w:rsid w:val="00B407B7"/>
    <w:rsid w:val="00B4163B"/>
    <w:rsid w:val="00B41720"/>
    <w:rsid w:val="00B41F8D"/>
    <w:rsid w:val="00B4306C"/>
    <w:rsid w:val="00B43201"/>
    <w:rsid w:val="00B4417F"/>
    <w:rsid w:val="00B445D2"/>
    <w:rsid w:val="00B449BD"/>
    <w:rsid w:val="00B4501E"/>
    <w:rsid w:val="00B47745"/>
    <w:rsid w:val="00B478A4"/>
    <w:rsid w:val="00B502DA"/>
    <w:rsid w:val="00B50605"/>
    <w:rsid w:val="00B50E85"/>
    <w:rsid w:val="00B51623"/>
    <w:rsid w:val="00B549CF"/>
    <w:rsid w:val="00B54BB4"/>
    <w:rsid w:val="00B557C8"/>
    <w:rsid w:val="00B56A55"/>
    <w:rsid w:val="00B56B9C"/>
    <w:rsid w:val="00B57DA6"/>
    <w:rsid w:val="00B607C7"/>
    <w:rsid w:val="00B6120E"/>
    <w:rsid w:val="00B615F1"/>
    <w:rsid w:val="00B62945"/>
    <w:rsid w:val="00B62A06"/>
    <w:rsid w:val="00B62B99"/>
    <w:rsid w:val="00B62DCF"/>
    <w:rsid w:val="00B62EC2"/>
    <w:rsid w:val="00B62F9A"/>
    <w:rsid w:val="00B63D0C"/>
    <w:rsid w:val="00B63D57"/>
    <w:rsid w:val="00B64CC9"/>
    <w:rsid w:val="00B65AC4"/>
    <w:rsid w:val="00B65BE2"/>
    <w:rsid w:val="00B662EA"/>
    <w:rsid w:val="00B67881"/>
    <w:rsid w:val="00B70865"/>
    <w:rsid w:val="00B711BC"/>
    <w:rsid w:val="00B715C7"/>
    <w:rsid w:val="00B725E7"/>
    <w:rsid w:val="00B72C9A"/>
    <w:rsid w:val="00B72CB5"/>
    <w:rsid w:val="00B72D54"/>
    <w:rsid w:val="00B743B8"/>
    <w:rsid w:val="00B74449"/>
    <w:rsid w:val="00B746C6"/>
    <w:rsid w:val="00B7616F"/>
    <w:rsid w:val="00B768C8"/>
    <w:rsid w:val="00B7715A"/>
    <w:rsid w:val="00B773B6"/>
    <w:rsid w:val="00B80ABE"/>
    <w:rsid w:val="00B81303"/>
    <w:rsid w:val="00B81B73"/>
    <w:rsid w:val="00B83E57"/>
    <w:rsid w:val="00B842A1"/>
    <w:rsid w:val="00B859B1"/>
    <w:rsid w:val="00B85ACA"/>
    <w:rsid w:val="00B85C42"/>
    <w:rsid w:val="00B85E51"/>
    <w:rsid w:val="00B86D77"/>
    <w:rsid w:val="00B86FD1"/>
    <w:rsid w:val="00B87216"/>
    <w:rsid w:val="00B87535"/>
    <w:rsid w:val="00B87986"/>
    <w:rsid w:val="00B879DF"/>
    <w:rsid w:val="00B901EB"/>
    <w:rsid w:val="00B905ED"/>
    <w:rsid w:val="00B909A3"/>
    <w:rsid w:val="00B90C2F"/>
    <w:rsid w:val="00B91205"/>
    <w:rsid w:val="00B922E6"/>
    <w:rsid w:val="00B9254C"/>
    <w:rsid w:val="00B92629"/>
    <w:rsid w:val="00B92CB4"/>
    <w:rsid w:val="00B93209"/>
    <w:rsid w:val="00B93373"/>
    <w:rsid w:val="00B9360A"/>
    <w:rsid w:val="00B93A3A"/>
    <w:rsid w:val="00B945FB"/>
    <w:rsid w:val="00B94C5F"/>
    <w:rsid w:val="00B954F8"/>
    <w:rsid w:val="00B9575F"/>
    <w:rsid w:val="00B9601D"/>
    <w:rsid w:val="00B96C00"/>
    <w:rsid w:val="00B97D3F"/>
    <w:rsid w:val="00B97EAE"/>
    <w:rsid w:val="00BA00F9"/>
    <w:rsid w:val="00BA0A5F"/>
    <w:rsid w:val="00BA1029"/>
    <w:rsid w:val="00BA30F8"/>
    <w:rsid w:val="00BA3864"/>
    <w:rsid w:val="00BA3D3B"/>
    <w:rsid w:val="00BA427E"/>
    <w:rsid w:val="00BA4755"/>
    <w:rsid w:val="00BA5378"/>
    <w:rsid w:val="00BA55BA"/>
    <w:rsid w:val="00BA5803"/>
    <w:rsid w:val="00BA5949"/>
    <w:rsid w:val="00BA5F01"/>
    <w:rsid w:val="00BA78F2"/>
    <w:rsid w:val="00BA7974"/>
    <w:rsid w:val="00BA7C33"/>
    <w:rsid w:val="00BA7FB6"/>
    <w:rsid w:val="00BB0560"/>
    <w:rsid w:val="00BB0D0A"/>
    <w:rsid w:val="00BB162C"/>
    <w:rsid w:val="00BB28A9"/>
    <w:rsid w:val="00BB28CA"/>
    <w:rsid w:val="00BB2A28"/>
    <w:rsid w:val="00BB2E75"/>
    <w:rsid w:val="00BB3226"/>
    <w:rsid w:val="00BB385B"/>
    <w:rsid w:val="00BB3E96"/>
    <w:rsid w:val="00BB42ED"/>
    <w:rsid w:val="00BB5589"/>
    <w:rsid w:val="00BB5DBD"/>
    <w:rsid w:val="00BB7802"/>
    <w:rsid w:val="00BC0472"/>
    <w:rsid w:val="00BC1E34"/>
    <w:rsid w:val="00BC2C00"/>
    <w:rsid w:val="00BC2C21"/>
    <w:rsid w:val="00BC3632"/>
    <w:rsid w:val="00BC41E4"/>
    <w:rsid w:val="00BC4440"/>
    <w:rsid w:val="00BC5E71"/>
    <w:rsid w:val="00BC6540"/>
    <w:rsid w:val="00BC6B6A"/>
    <w:rsid w:val="00BC7B25"/>
    <w:rsid w:val="00BC7FB5"/>
    <w:rsid w:val="00BD0782"/>
    <w:rsid w:val="00BD091D"/>
    <w:rsid w:val="00BD0A06"/>
    <w:rsid w:val="00BD0EAE"/>
    <w:rsid w:val="00BD119D"/>
    <w:rsid w:val="00BD1F0B"/>
    <w:rsid w:val="00BD2857"/>
    <w:rsid w:val="00BD2B90"/>
    <w:rsid w:val="00BD432B"/>
    <w:rsid w:val="00BD454A"/>
    <w:rsid w:val="00BD4650"/>
    <w:rsid w:val="00BD5C55"/>
    <w:rsid w:val="00BD60A2"/>
    <w:rsid w:val="00BD63E7"/>
    <w:rsid w:val="00BD6435"/>
    <w:rsid w:val="00BD666D"/>
    <w:rsid w:val="00BD7068"/>
    <w:rsid w:val="00BD75F7"/>
    <w:rsid w:val="00BD77DC"/>
    <w:rsid w:val="00BE0B4C"/>
    <w:rsid w:val="00BE2027"/>
    <w:rsid w:val="00BE291C"/>
    <w:rsid w:val="00BE40E0"/>
    <w:rsid w:val="00BE55A8"/>
    <w:rsid w:val="00BE6549"/>
    <w:rsid w:val="00BE6F32"/>
    <w:rsid w:val="00BE79FF"/>
    <w:rsid w:val="00BE7A34"/>
    <w:rsid w:val="00BE7F05"/>
    <w:rsid w:val="00BF015E"/>
    <w:rsid w:val="00BF07FD"/>
    <w:rsid w:val="00BF0CE1"/>
    <w:rsid w:val="00BF1575"/>
    <w:rsid w:val="00BF3F24"/>
    <w:rsid w:val="00BF3FF9"/>
    <w:rsid w:val="00BF4A17"/>
    <w:rsid w:val="00BF67ED"/>
    <w:rsid w:val="00BF7983"/>
    <w:rsid w:val="00C0069E"/>
    <w:rsid w:val="00C0081C"/>
    <w:rsid w:val="00C009E4"/>
    <w:rsid w:val="00C01450"/>
    <w:rsid w:val="00C01635"/>
    <w:rsid w:val="00C01A4F"/>
    <w:rsid w:val="00C01F83"/>
    <w:rsid w:val="00C02993"/>
    <w:rsid w:val="00C02ABE"/>
    <w:rsid w:val="00C02DBB"/>
    <w:rsid w:val="00C02E60"/>
    <w:rsid w:val="00C031A3"/>
    <w:rsid w:val="00C05A4F"/>
    <w:rsid w:val="00C06807"/>
    <w:rsid w:val="00C06906"/>
    <w:rsid w:val="00C07085"/>
    <w:rsid w:val="00C079A2"/>
    <w:rsid w:val="00C07C52"/>
    <w:rsid w:val="00C10117"/>
    <w:rsid w:val="00C104C1"/>
    <w:rsid w:val="00C1096C"/>
    <w:rsid w:val="00C10E6C"/>
    <w:rsid w:val="00C11BF7"/>
    <w:rsid w:val="00C11FCC"/>
    <w:rsid w:val="00C12377"/>
    <w:rsid w:val="00C13471"/>
    <w:rsid w:val="00C1363A"/>
    <w:rsid w:val="00C13A19"/>
    <w:rsid w:val="00C13F62"/>
    <w:rsid w:val="00C15658"/>
    <w:rsid w:val="00C157D3"/>
    <w:rsid w:val="00C1752A"/>
    <w:rsid w:val="00C17BD1"/>
    <w:rsid w:val="00C17D01"/>
    <w:rsid w:val="00C20052"/>
    <w:rsid w:val="00C20B2C"/>
    <w:rsid w:val="00C20B4B"/>
    <w:rsid w:val="00C20C28"/>
    <w:rsid w:val="00C216EE"/>
    <w:rsid w:val="00C220FB"/>
    <w:rsid w:val="00C2363E"/>
    <w:rsid w:val="00C24723"/>
    <w:rsid w:val="00C25452"/>
    <w:rsid w:val="00C25720"/>
    <w:rsid w:val="00C2711C"/>
    <w:rsid w:val="00C273FA"/>
    <w:rsid w:val="00C30BCC"/>
    <w:rsid w:val="00C31004"/>
    <w:rsid w:val="00C31A75"/>
    <w:rsid w:val="00C324F6"/>
    <w:rsid w:val="00C3284F"/>
    <w:rsid w:val="00C32F80"/>
    <w:rsid w:val="00C33498"/>
    <w:rsid w:val="00C3507D"/>
    <w:rsid w:val="00C350D3"/>
    <w:rsid w:val="00C3522B"/>
    <w:rsid w:val="00C3550E"/>
    <w:rsid w:val="00C35799"/>
    <w:rsid w:val="00C35F78"/>
    <w:rsid w:val="00C36380"/>
    <w:rsid w:val="00C36608"/>
    <w:rsid w:val="00C36BB4"/>
    <w:rsid w:val="00C37710"/>
    <w:rsid w:val="00C37891"/>
    <w:rsid w:val="00C4008A"/>
    <w:rsid w:val="00C40487"/>
    <w:rsid w:val="00C4078A"/>
    <w:rsid w:val="00C40DD3"/>
    <w:rsid w:val="00C40F4E"/>
    <w:rsid w:val="00C414F9"/>
    <w:rsid w:val="00C431C9"/>
    <w:rsid w:val="00C432D9"/>
    <w:rsid w:val="00C43573"/>
    <w:rsid w:val="00C4436D"/>
    <w:rsid w:val="00C4486A"/>
    <w:rsid w:val="00C460F2"/>
    <w:rsid w:val="00C4681C"/>
    <w:rsid w:val="00C4711E"/>
    <w:rsid w:val="00C474AD"/>
    <w:rsid w:val="00C4B2EF"/>
    <w:rsid w:val="00C503BE"/>
    <w:rsid w:val="00C507A0"/>
    <w:rsid w:val="00C50B55"/>
    <w:rsid w:val="00C5155F"/>
    <w:rsid w:val="00C519B7"/>
    <w:rsid w:val="00C51CF2"/>
    <w:rsid w:val="00C51F43"/>
    <w:rsid w:val="00C52416"/>
    <w:rsid w:val="00C52CFF"/>
    <w:rsid w:val="00C53A9B"/>
    <w:rsid w:val="00C53F3C"/>
    <w:rsid w:val="00C54048"/>
    <w:rsid w:val="00C55386"/>
    <w:rsid w:val="00C553AC"/>
    <w:rsid w:val="00C55427"/>
    <w:rsid w:val="00C55ED7"/>
    <w:rsid w:val="00C55F09"/>
    <w:rsid w:val="00C56890"/>
    <w:rsid w:val="00C56D59"/>
    <w:rsid w:val="00C575DA"/>
    <w:rsid w:val="00C57C76"/>
    <w:rsid w:val="00C600E7"/>
    <w:rsid w:val="00C60481"/>
    <w:rsid w:val="00C60679"/>
    <w:rsid w:val="00C6070D"/>
    <w:rsid w:val="00C61B62"/>
    <w:rsid w:val="00C61D9A"/>
    <w:rsid w:val="00C62050"/>
    <w:rsid w:val="00C6276F"/>
    <w:rsid w:val="00C63B03"/>
    <w:rsid w:val="00C64B46"/>
    <w:rsid w:val="00C65C51"/>
    <w:rsid w:val="00C67946"/>
    <w:rsid w:val="00C67C38"/>
    <w:rsid w:val="00C70958"/>
    <w:rsid w:val="00C7096A"/>
    <w:rsid w:val="00C7135E"/>
    <w:rsid w:val="00C71393"/>
    <w:rsid w:val="00C737CD"/>
    <w:rsid w:val="00C750F7"/>
    <w:rsid w:val="00C753E7"/>
    <w:rsid w:val="00C7562C"/>
    <w:rsid w:val="00C77702"/>
    <w:rsid w:val="00C8032C"/>
    <w:rsid w:val="00C80C9B"/>
    <w:rsid w:val="00C81CF0"/>
    <w:rsid w:val="00C8268B"/>
    <w:rsid w:val="00C828C7"/>
    <w:rsid w:val="00C82DA3"/>
    <w:rsid w:val="00C83483"/>
    <w:rsid w:val="00C837BC"/>
    <w:rsid w:val="00C83A14"/>
    <w:rsid w:val="00C83A3F"/>
    <w:rsid w:val="00C83D70"/>
    <w:rsid w:val="00C84AE4"/>
    <w:rsid w:val="00C84F62"/>
    <w:rsid w:val="00C851C9"/>
    <w:rsid w:val="00C852C8"/>
    <w:rsid w:val="00C85A8C"/>
    <w:rsid w:val="00C85F47"/>
    <w:rsid w:val="00C8642B"/>
    <w:rsid w:val="00C86444"/>
    <w:rsid w:val="00C8652D"/>
    <w:rsid w:val="00C865FA"/>
    <w:rsid w:val="00C871EF"/>
    <w:rsid w:val="00C875A9"/>
    <w:rsid w:val="00C87A66"/>
    <w:rsid w:val="00C87C78"/>
    <w:rsid w:val="00C87F52"/>
    <w:rsid w:val="00C9063D"/>
    <w:rsid w:val="00C90C6F"/>
    <w:rsid w:val="00C90F94"/>
    <w:rsid w:val="00C92152"/>
    <w:rsid w:val="00C92676"/>
    <w:rsid w:val="00C92B2A"/>
    <w:rsid w:val="00C937FC"/>
    <w:rsid w:val="00C939D3"/>
    <w:rsid w:val="00C93FF3"/>
    <w:rsid w:val="00C9459A"/>
    <w:rsid w:val="00C94D88"/>
    <w:rsid w:val="00C9510D"/>
    <w:rsid w:val="00CA0734"/>
    <w:rsid w:val="00CA28E8"/>
    <w:rsid w:val="00CA2D5A"/>
    <w:rsid w:val="00CA4E55"/>
    <w:rsid w:val="00CA6AC2"/>
    <w:rsid w:val="00CA7A65"/>
    <w:rsid w:val="00CA7ABE"/>
    <w:rsid w:val="00CB107E"/>
    <w:rsid w:val="00CB1419"/>
    <w:rsid w:val="00CB1EEC"/>
    <w:rsid w:val="00CB2010"/>
    <w:rsid w:val="00CB30B0"/>
    <w:rsid w:val="00CB33DC"/>
    <w:rsid w:val="00CB3A2E"/>
    <w:rsid w:val="00CB4177"/>
    <w:rsid w:val="00CB46F3"/>
    <w:rsid w:val="00CB4F2E"/>
    <w:rsid w:val="00CB5D91"/>
    <w:rsid w:val="00CB6760"/>
    <w:rsid w:val="00CB7782"/>
    <w:rsid w:val="00CB7E6C"/>
    <w:rsid w:val="00CB7E7A"/>
    <w:rsid w:val="00CC0669"/>
    <w:rsid w:val="00CC0A71"/>
    <w:rsid w:val="00CC182B"/>
    <w:rsid w:val="00CC2B69"/>
    <w:rsid w:val="00CC3833"/>
    <w:rsid w:val="00CC3D17"/>
    <w:rsid w:val="00CC40B4"/>
    <w:rsid w:val="00CC45B2"/>
    <w:rsid w:val="00CC56BD"/>
    <w:rsid w:val="00CC5A5F"/>
    <w:rsid w:val="00CC5B6C"/>
    <w:rsid w:val="00CC5CD3"/>
    <w:rsid w:val="00CC65B5"/>
    <w:rsid w:val="00CC6A29"/>
    <w:rsid w:val="00CC6E9A"/>
    <w:rsid w:val="00CC72A1"/>
    <w:rsid w:val="00CC76A5"/>
    <w:rsid w:val="00CC793C"/>
    <w:rsid w:val="00CC794B"/>
    <w:rsid w:val="00CC7A50"/>
    <w:rsid w:val="00CC7CC7"/>
    <w:rsid w:val="00CD001E"/>
    <w:rsid w:val="00CD06A3"/>
    <w:rsid w:val="00CD0B38"/>
    <w:rsid w:val="00CD1904"/>
    <w:rsid w:val="00CD1BAF"/>
    <w:rsid w:val="00CD1C03"/>
    <w:rsid w:val="00CD2334"/>
    <w:rsid w:val="00CD2C55"/>
    <w:rsid w:val="00CD3A29"/>
    <w:rsid w:val="00CD3B51"/>
    <w:rsid w:val="00CD42F9"/>
    <w:rsid w:val="00CD5A4C"/>
    <w:rsid w:val="00CD5D4A"/>
    <w:rsid w:val="00CD6708"/>
    <w:rsid w:val="00CD6F31"/>
    <w:rsid w:val="00CD7DC1"/>
    <w:rsid w:val="00CE0539"/>
    <w:rsid w:val="00CE07FB"/>
    <w:rsid w:val="00CE08E2"/>
    <w:rsid w:val="00CE0E25"/>
    <w:rsid w:val="00CE16DD"/>
    <w:rsid w:val="00CE275A"/>
    <w:rsid w:val="00CE2968"/>
    <w:rsid w:val="00CE2C47"/>
    <w:rsid w:val="00CE364E"/>
    <w:rsid w:val="00CE45AC"/>
    <w:rsid w:val="00CE4901"/>
    <w:rsid w:val="00CE4A29"/>
    <w:rsid w:val="00CE51B0"/>
    <w:rsid w:val="00CE523C"/>
    <w:rsid w:val="00CE6A34"/>
    <w:rsid w:val="00CE6C32"/>
    <w:rsid w:val="00CE6DAB"/>
    <w:rsid w:val="00CE726F"/>
    <w:rsid w:val="00CE7475"/>
    <w:rsid w:val="00CF01AD"/>
    <w:rsid w:val="00CF0E93"/>
    <w:rsid w:val="00CF147E"/>
    <w:rsid w:val="00CF15E8"/>
    <w:rsid w:val="00CF1615"/>
    <w:rsid w:val="00CF19DC"/>
    <w:rsid w:val="00CF212D"/>
    <w:rsid w:val="00CF28A6"/>
    <w:rsid w:val="00CF292B"/>
    <w:rsid w:val="00CF3701"/>
    <w:rsid w:val="00CF3F05"/>
    <w:rsid w:val="00CF40A3"/>
    <w:rsid w:val="00CF4307"/>
    <w:rsid w:val="00CF4A2F"/>
    <w:rsid w:val="00CF5281"/>
    <w:rsid w:val="00CF54EC"/>
    <w:rsid w:val="00CF58D5"/>
    <w:rsid w:val="00CF5BB6"/>
    <w:rsid w:val="00CF5F37"/>
    <w:rsid w:val="00CF6A18"/>
    <w:rsid w:val="00CF7200"/>
    <w:rsid w:val="00CF77CA"/>
    <w:rsid w:val="00D00018"/>
    <w:rsid w:val="00D000FA"/>
    <w:rsid w:val="00D001F9"/>
    <w:rsid w:val="00D00814"/>
    <w:rsid w:val="00D015ED"/>
    <w:rsid w:val="00D01849"/>
    <w:rsid w:val="00D01E56"/>
    <w:rsid w:val="00D02496"/>
    <w:rsid w:val="00D03431"/>
    <w:rsid w:val="00D03810"/>
    <w:rsid w:val="00D0497B"/>
    <w:rsid w:val="00D04B66"/>
    <w:rsid w:val="00D04CEE"/>
    <w:rsid w:val="00D05089"/>
    <w:rsid w:val="00D0583A"/>
    <w:rsid w:val="00D05978"/>
    <w:rsid w:val="00D061AE"/>
    <w:rsid w:val="00D06350"/>
    <w:rsid w:val="00D06B47"/>
    <w:rsid w:val="00D06EF6"/>
    <w:rsid w:val="00D0782E"/>
    <w:rsid w:val="00D1013F"/>
    <w:rsid w:val="00D10F7C"/>
    <w:rsid w:val="00D11D16"/>
    <w:rsid w:val="00D1226B"/>
    <w:rsid w:val="00D12542"/>
    <w:rsid w:val="00D12868"/>
    <w:rsid w:val="00D130FD"/>
    <w:rsid w:val="00D13D5F"/>
    <w:rsid w:val="00D14A5B"/>
    <w:rsid w:val="00D151AD"/>
    <w:rsid w:val="00D156D3"/>
    <w:rsid w:val="00D15B1C"/>
    <w:rsid w:val="00D15FD9"/>
    <w:rsid w:val="00D1686E"/>
    <w:rsid w:val="00D17798"/>
    <w:rsid w:val="00D1A4F7"/>
    <w:rsid w:val="00D2038A"/>
    <w:rsid w:val="00D204AB"/>
    <w:rsid w:val="00D2129E"/>
    <w:rsid w:val="00D21973"/>
    <w:rsid w:val="00D2306F"/>
    <w:rsid w:val="00D2334A"/>
    <w:rsid w:val="00D24125"/>
    <w:rsid w:val="00D2541C"/>
    <w:rsid w:val="00D2650E"/>
    <w:rsid w:val="00D26C34"/>
    <w:rsid w:val="00D2717E"/>
    <w:rsid w:val="00D27382"/>
    <w:rsid w:val="00D27396"/>
    <w:rsid w:val="00D31256"/>
    <w:rsid w:val="00D31ACE"/>
    <w:rsid w:val="00D32274"/>
    <w:rsid w:val="00D328BF"/>
    <w:rsid w:val="00D338FE"/>
    <w:rsid w:val="00D33D7F"/>
    <w:rsid w:val="00D345F9"/>
    <w:rsid w:val="00D34CBA"/>
    <w:rsid w:val="00D34F31"/>
    <w:rsid w:val="00D3592A"/>
    <w:rsid w:val="00D36872"/>
    <w:rsid w:val="00D36E71"/>
    <w:rsid w:val="00D3731E"/>
    <w:rsid w:val="00D377C4"/>
    <w:rsid w:val="00D40389"/>
    <w:rsid w:val="00D4090B"/>
    <w:rsid w:val="00D4117B"/>
    <w:rsid w:val="00D41288"/>
    <w:rsid w:val="00D41D7F"/>
    <w:rsid w:val="00D41F7A"/>
    <w:rsid w:val="00D421FC"/>
    <w:rsid w:val="00D42DA4"/>
    <w:rsid w:val="00D443ED"/>
    <w:rsid w:val="00D45830"/>
    <w:rsid w:val="00D4591E"/>
    <w:rsid w:val="00D462A8"/>
    <w:rsid w:val="00D511C1"/>
    <w:rsid w:val="00D515DD"/>
    <w:rsid w:val="00D52118"/>
    <w:rsid w:val="00D52D6D"/>
    <w:rsid w:val="00D530D1"/>
    <w:rsid w:val="00D5322B"/>
    <w:rsid w:val="00D53DCB"/>
    <w:rsid w:val="00D554EE"/>
    <w:rsid w:val="00D5569D"/>
    <w:rsid w:val="00D562E7"/>
    <w:rsid w:val="00D56632"/>
    <w:rsid w:val="00D566E4"/>
    <w:rsid w:val="00D570A1"/>
    <w:rsid w:val="00D5759D"/>
    <w:rsid w:val="00D60311"/>
    <w:rsid w:val="00D6058A"/>
    <w:rsid w:val="00D60982"/>
    <w:rsid w:val="00D60CF0"/>
    <w:rsid w:val="00D615DE"/>
    <w:rsid w:val="00D61B0E"/>
    <w:rsid w:val="00D62280"/>
    <w:rsid w:val="00D622D8"/>
    <w:rsid w:val="00D624D6"/>
    <w:rsid w:val="00D635F6"/>
    <w:rsid w:val="00D648D6"/>
    <w:rsid w:val="00D648DB"/>
    <w:rsid w:val="00D66BF0"/>
    <w:rsid w:val="00D67CFA"/>
    <w:rsid w:val="00D711C9"/>
    <w:rsid w:val="00D728BD"/>
    <w:rsid w:val="00D72E02"/>
    <w:rsid w:val="00D72E06"/>
    <w:rsid w:val="00D7304F"/>
    <w:rsid w:val="00D73410"/>
    <w:rsid w:val="00D73743"/>
    <w:rsid w:val="00D7385C"/>
    <w:rsid w:val="00D73928"/>
    <w:rsid w:val="00D73B68"/>
    <w:rsid w:val="00D73D33"/>
    <w:rsid w:val="00D74104"/>
    <w:rsid w:val="00D74870"/>
    <w:rsid w:val="00D7495B"/>
    <w:rsid w:val="00D74999"/>
    <w:rsid w:val="00D74C81"/>
    <w:rsid w:val="00D76110"/>
    <w:rsid w:val="00D76269"/>
    <w:rsid w:val="00D762CF"/>
    <w:rsid w:val="00D764D1"/>
    <w:rsid w:val="00D7751A"/>
    <w:rsid w:val="00D77845"/>
    <w:rsid w:val="00D77A96"/>
    <w:rsid w:val="00D77FD5"/>
    <w:rsid w:val="00D80D32"/>
    <w:rsid w:val="00D80F7B"/>
    <w:rsid w:val="00D81012"/>
    <w:rsid w:val="00D81F03"/>
    <w:rsid w:val="00D824CF"/>
    <w:rsid w:val="00D831B6"/>
    <w:rsid w:val="00D83538"/>
    <w:rsid w:val="00D836C1"/>
    <w:rsid w:val="00D83A04"/>
    <w:rsid w:val="00D83AE1"/>
    <w:rsid w:val="00D846E8"/>
    <w:rsid w:val="00D84EC0"/>
    <w:rsid w:val="00D85178"/>
    <w:rsid w:val="00D85A1F"/>
    <w:rsid w:val="00D85E9A"/>
    <w:rsid w:val="00D8613B"/>
    <w:rsid w:val="00D9211C"/>
    <w:rsid w:val="00D947B3"/>
    <w:rsid w:val="00D94805"/>
    <w:rsid w:val="00D9498F"/>
    <w:rsid w:val="00D9683D"/>
    <w:rsid w:val="00D9689B"/>
    <w:rsid w:val="00D96CF9"/>
    <w:rsid w:val="00D97C7C"/>
    <w:rsid w:val="00D97D55"/>
    <w:rsid w:val="00DA11C3"/>
    <w:rsid w:val="00DA1DE7"/>
    <w:rsid w:val="00DA226C"/>
    <w:rsid w:val="00DA26C2"/>
    <w:rsid w:val="00DA2AD9"/>
    <w:rsid w:val="00DA4253"/>
    <w:rsid w:val="00DA4B68"/>
    <w:rsid w:val="00DA4C03"/>
    <w:rsid w:val="00DA54D7"/>
    <w:rsid w:val="00DA5721"/>
    <w:rsid w:val="00DA6183"/>
    <w:rsid w:val="00DA6E56"/>
    <w:rsid w:val="00DA6E62"/>
    <w:rsid w:val="00DA70DF"/>
    <w:rsid w:val="00DA723A"/>
    <w:rsid w:val="00DA76C2"/>
    <w:rsid w:val="00DA7991"/>
    <w:rsid w:val="00DA7B87"/>
    <w:rsid w:val="00DA7D7F"/>
    <w:rsid w:val="00DB1019"/>
    <w:rsid w:val="00DB21A8"/>
    <w:rsid w:val="00DB380D"/>
    <w:rsid w:val="00DB3A4C"/>
    <w:rsid w:val="00DB4FEA"/>
    <w:rsid w:val="00DB568E"/>
    <w:rsid w:val="00DB6E94"/>
    <w:rsid w:val="00DB6F46"/>
    <w:rsid w:val="00DB7F49"/>
    <w:rsid w:val="00DC03D3"/>
    <w:rsid w:val="00DC092A"/>
    <w:rsid w:val="00DC0D0D"/>
    <w:rsid w:val="00DC0F3D"/>
    <w:rsid w:val="00DC1185"/>
    <w:rsid w:val="00DC1238"/>
    <w:rsid w:val="00DC1D5F"/>
    <w:rsid w:val="00DC23D3"/>
    <w:rsid w:val="00DC24DD"/>
    <w:rsid w:val="00DC25C6"/>
    <w:rsid w:val="00DC2BA6"/>
    <w:rsid w:val="00DC3651"/>
    <w:rsid w:val="00DC3767"/>
    <w:rsid w:val="00DC500B"/>
    <w:rsid w:val="00DC549A"/>
    <w:rsid w:val="00DC586F"/>
    <w:rsid w:val="00DC6393"/>
    <w:rsid w:val="00DC70AE"/>
    <w:rsid w:val="00DC720C"/>
    <w:rsid w:val="00DC7988"/>
    <w:rsid w:val="00DC7BB4"/>
    <w:rsid w:val="00DC7D28"/>
    <w:rsid w:val="00DD10CE"/>
    <w:rsid w:val="00DD1326"/>
    <w:rsid w:val="00DD16E4"/>
    <w:rsid w:val="00DD186A"/>
    <w:rsid w:val="00DD1CE2"/>
    <w:rsid w:val="00DD23F6"/>
    <w:rsid w:val="00DD38BD"/>
    <w:rsid w:val="00DD3A1A"/>
    <w:rsid w:val="00DD460B"/>
    <w:rsid w:val="00DD494B"/>
    <w:rsid w:val="00DD5156"/>
    <w:rsid w:val="00DD5819"/>
    <w:rsid w:val="00DD5AB3"/>
    <w:rsid w:val="00DD6F12"/>
    <w:rsid w:val="00DD7797"/>
    <w:rsid w:val="00DE03A5"/>
    <w:rsid w:val="00DE0992"/>
    <w:rsid w:val="00DE21D2"/>
    <w:rsid w:val="00DE2BCE"/>
    <w:rsid w:val="00DE2F7E"/>
    <w:rsid w:val="00DE3612"/>
    <w:rsid w:val="00DE3F58"/>
    <w:rsid w:val="00DE4084"/>
    <w:rsid w:val="00DE41DA"/>
    <w:rsid w:val="00DE4917"/>
    <w:rsid w:val="00DE4AD9"/>
    <w:rsid w:val="00DE4B87"/>
    <w:rsid w:val="00DE4BA0"/>
    <w:rsid w:val="00DE4E44"/>
    <w:rsid w:val="00DE583B"/>
    <w:rsid w:val="00DE5A0E"/>
    <w:rsid w:val="00DE6624"/>
    <w:rsid w:val="00DE6D3B"/>
    <w:rsid w:val="00DE74C4"/>
    <w:rsid w:val="00DF003A"/>
    <w:rsid w:val="00DF0676"/>
    <w:rsid w:val="00DF16A9"/>
    <w:rsid w:val="00DF1A9A"/>
    <w:rsid w:val="00DF2145"/>
    <w:rsid w:val="00DF23DD"/>
    <w:rsid w:val="00DF2EB3"/>
    <w:rsid w:val="00DF38FA"/>
    <w:rsid w:val="00DF40E1"/>
    <w:rsid w:val="00DF4270"/>
    <w:rsid w:val="00DF465F"/>
    <w:rsid w:val="00DF4E56"/>
    <w:rsid w:val="00DF590F"/>
    <w:rsid w:val="00DF5D6C"/>
    <w:rsid w:val="00DF72DA"/>
    <w:rsid w:val="00DF769E"/>
    <w:rsid w:val="00DF7CA0"/>
    <w:rsid w:val="00E0041B"/>
    <w:rsid w:val="00E00952"/>
    <w:rsid w:val="00E00BFA"/>
    <w:rsid w:val="00E01FBA"/>
    <w:rsid w:val="00E022C8"/>
    <w:rsid w:val="00E029AE"/>
    <w:rsid w:val="00E03128"/>
    <w:rsid w:val="00E03268"/>
    <w:rsid w:val="00E03754"/>
    <w:rsid w:val="00E03A63"/>
    <w:rsid w:val="00E045DB"/>
    <w:rsid w:val="00E048F4"/>
    <w:rsid w:val="00E049DF"/>
    <w:rsid w:val="00E04C6C"/>
    <w:rsid w:val="00E0541F"/>
    <w:rsid w:val="00E06278"/>
    <w:rsid w:val="00E062E5"/>
    <w:rsid w:val="00E06441"/>
    <w:rsid w:val="00E06D3C"/>
    <w:rsid w:val="00E06D63"/>
    <w:rsid w:val="00E073A2"/>
    <w:rsid w:val="00E07675"/>
    <w:rsid w:val="00E07DC3"/>
    <w:rsid w:val="00E111EC"/>
    <w:rsid w:val="00E11A24"/>
    <w:rsid w:val="00E126E5"/>
    <w:rsid w:val="00E12D34"/>
    <w:rsid w:val="00E13010"/>
    <w:rsid w:val="00E15C3C"/>
    <w:rsid w:val="00E15E59"/>
    <w:rsid w:val="00E17281"/>
    <w:rsid w:val="00E17B35"/>
    <w:rsid w:val="00E17E7D"/>
    <w:rsid w:val="00E201E0"/>
    <w:rsid w:val="00E20560"/>
    <w:rsid w:val="00E20E3C"/>
    <w:rsid w:val="00E20FBB"/>
    <w:rsid w:val="00E21162"/>
    <w:rsid w:val="00E2142E"/>
    <w:rsid w:val="00E215E1"/>
    <w:rsid w:val="00E21959"/>
    <w:rsid w:val="00E21D8E"/>
    <w:rsid w:val="00E2216F"/>
    <w:rsid w:val="00E22523"/>
    <w:rsid w:val="00E22699"/>
    <w:rsid w:val="00E22847"/>
    <w:rsid w:val="00E23E12"/>
    <w:rsid w:val="00E2474A"/>
    <w:rsid w:val="00E24FF1"/>
    <w:rsid w:val="00E25A34"/>
    <w:rsid w:val="00E25CEE"/>
    <w:rsid w:val="00E26F92"/>
    <w:rsid w:val="00E27294"/>
    <w:rsid w:val="00E27F39"/>
    <w:rsid w:val="00E30150"/>
    <w:rsid w:val="00E30195"/>
    <w:rsid w:val="00E306E8"/>
    <w:rsid w:val="00E30B1E"/>
    <w:rsid w:val="00E30DBA"/>
    <w:rsid w:val="00E314B9"/>
    <w:rsid w:val="00E330B5"/>
    <w:rsid w:val="00E33256"/>
    <w:rsid w:val="00E33B19"/>
    <w:rsid w:val="00E33B41"/>
    <w:rsid w:val="00E33CF7"/>
    <w:rsid w:val="00E33FDB"/>
    <w:rsid w:val="00E34D2A"/>
    <w:rsid w:val="00E34D69"/>
    <w:rsid w:val="00E35A90"/>
    <w:rsid w:val="00E35BC8"/>
    <w:rsid w:val="00E35E09"/>
    <w:rsid w:val="00E360A8"/>
    <w:rsid w:val="00E40208"/>
    <w:rsid w:val="00E404C0"/>
    <w:rsid w:val="00E40A41"/>
    <w:rsid w:val="00E40B27"/>
    <w:rsid w:val="00E41B89"/>
    <w:rsid w:val="00E4200C"/>
    <w:rsid w:val="00E4206B"/>
    <w:rsid w:val="00E4249A"/>
    <w:rsid w:val="00E43174"/>
    <w:rsid w:val="00E43927"/>
    <w:rsid w:val="00E44142"/>
    <w:rsid w:val="00E4441C"/>
    <w:rsid w:val="00E44510"/>
    <w:rsid w:val="00E4471A"/>
    <w:rsid w:val="00E44E04"/>
    <w:rsid w:val="00E454BC"/>
    <w:rsid w:val="00E45837"/>
    <w:rsid w:val="00E45C42"/>
    <w:rsid w:val="00E45F50"/>
    <w:rsid w:val="00E462BA"/>
    <w:rsid w:val="00E464F0"/>
    <w:rsid w:val="00E46FCC"/>
    <w:rsid w:val="00E46FFF"/>
    <w:rsid w:val="00E5077B"/>
    <w:rsid w:val="00E50E09"/>
    <w:rsid w:val="00E516A3"/>
    <w:rsid w:val="00E51827"/>
    <w:rsid w:val="00E51981"/>
    <w:rsid w:val="00E537B7"/>
    <w:rsid w:val="00E53CD1"/>
    <w:rsid w:val="00E543AF"/>
    <w:rsid w:val="00E54402"/>
    <w:rsid w:val="00E54468"/>
    <w:rsid w:val="00E54F10"/>
    <w:rsid w:val="00E552CC"/>
    <w:rsid w:val="00E557F3"/>
    <w:rsid w:val="00E55BE6"/>
    <w:rsid w:val="00E56F3D"/>
    <w:rsid w:val="00E56F89"/>
    <w:rsid w:val="00E5738F"/>
    <w:rsid w:val="00E574B4"/>
    <w:rsid w:val="00E57C19"/>
    <w:rsid w:val="00E60013"/>
    <w:rsid w:val="00E60C52"/>
    <w:rsid w:val="00E60CA4"/>
    <w:rsid w:val="00E62358"/>
    <w:rsid w:val="00E62524"/>
    <w:rsid w:val="00E62C41"/>
    <w:rsid w:val="00E63CAE"/>
    <w:rsid w:val="00E63D54"/>
    <w:rsid w:val="00E63D74"/>
    <w:rsid w:val="00E63DEF"/>
    <w:rsid w:val="00E6480A"/>
    <w:rsid w:val="00E64A4E"/>
    <w:rsid w:val="00E651A2"/>
    <w:rsid w:val="00E65573"/>
    <w:rsid w:val="00E66558"/>
    <w:rsid w:val="00E674D3"/>
    <w:rsid w:val="00E67FDF"/>
    <w:rsid w:val="00E717B0"/>
    <w:rsid w:val="00E71EE5"/>
    <w:rsid w:val="00E72D4E"/>
    <w:rsid w:val="00E73420"/>
    <w:rsid w:val="00E744B5"/>
    <w:rsid w:val="00E749F9"/>
    <w:rsid w:val="00E74AEE"/>
    <w:rsid w:val="00E75070"/>
    <w:rsid w:val="00E75451"/>
    <w:rsid w:val="00E75761"/>
    <w:rsid w:val="00E75D55"/>
    <w:rsid w:val="00E76943"/>
    <w:rsid w:val="00E76AE5"/>
    <w:rsid w:val="00E80442"/>
    <w:rsid w:val="00E80499"/>
    <w:rsid w:val="00E80E70"/>
    <w:rsid w:val="00E81042"/>
    <w:rsid w:val="00E8145C"/>
    <w:rsid w:val="00E8183D"/>
    <w:rsid w:val="00E8274E"/>
    <w:rsid w:val="00E830C0"/>
    <w:rsid w:val="00E84021"/>
    <w:rsid w:val="00E84C6A"/>
    <w:rsid w:val="00E8504C"/>
    <w:rsid w:val="00E852EE"/>
    <w:rsid w:val="00E85E03"/>
    <w:rsid w:val="00E867E8"/>
    <w:rsid w:val="00E86A2F"/>
    <w:rsid w:val="00E86B5E"/>
    <w:rsid w:val="00E86BB8"/>
    <w:rsid w:val="00E872E9"/>
    <w:rsid w:val="00E873D7"/>
    <w:rsid w:val="00E87A05"/>
    <w:rsid w:val="00E90937"/>
    <w:rsid w:val="00E90EDE"/>
    <w:rsid w:val="00E9150B"/>
    <w:rsid w:val="00E91590"/>
    <w:rsid w:val="00E91CFD"/>
    <w:rsid w:val="00E920AF"/>
    <w:rsid w:val="00E93E9E"/>
    <w:rsid w:val="00E9458F"/>
    <w:rsid w:val="00E95F6C"/>
    <w:rsid w:val="00E9644C"/>
    <w:rsid w:val="00E97078"/>
    <w:rsid w:val="00E97B1F"/>
    <w:rsid w:val="00EA12CB"/>
    <w:rsid w:val="00EA1AE4"/>
    <w:rsid w:val="00EA2C42"/>
    <w:rsid w:val="00EA2C4B"/>
    <w:rsid w:val="00EA358A"/>
    <w:rsid w:val="00EA42A7"/>
    <w:rsid w:val="00EA5906"/>
    <w:rsid w:val="00EA6480"/>
    <w:rsid w:val="00EA78A1"/>
    <w:rsid w:val="00EA79D9"/>
    <w:rsid w:val="00EB0108"/>
    <w:rsid w:val="00EB0470"/>
    <w:rsid w:val="00EB0EFE"/>
    <w:rsid w:val="00EB1074"/>
    <w:rsid w:val="00EB13C7"/>
    <w:rsid w:val="00EB1CC9"/>
    <w:rsid w:val="00EB25CF"/>
    <w:rsid w:val="00EB2BBB"/>
    <w:rsid w:val="00EB2F80"/>
    <w:rsid w:val="00EB40E3"/>
    <w:rsid w:val="00EB41F0"/>
    <w:rsid w:val="00EB4C2F"/>
    <w:rsid w:val="00EB4FFD"/>
    <w:rsid w:val="00EB560A"/>
    <w:rsid w:val="00EB584C"/>
    <w:rsid w:val="00EB5F9B"/>
    <w:rsid w:val="00EB62AC"/>
    <w:rsid w:val="00EB6735"/>
    <w:rsid w:val="00EB6AEE"/>
    <w:rsid w:val="00EC03E0"/>
    <w:rsid w:val="00EC055F"/>
    <w:rsid w:val="00EC0A62"/>
    <w:rsid w:val="00EC1392"/>
    <w:rsid w:val="00EC1A5C"/>
    <w:rsid w:val="00EC28E9"/>
    <w:rsid w:val="00EC2FE8"/>
    <w:rsid w:val="00EC3393"/>
    <w:rsid w:val="00EC3BA1"/>
    <w:rsid w:val="00EC45F6"/>
    <w:rsid w:val="00EC4929"/>
    <w:rsid w:val="00EC4C2F"/>
    <w:rsid w:val="00EC58C9"/>
    <w:rsid w:val="00EC62B1"/>
    <w:rsid w:val="00EC6647"/>
    <w:rsid w:val="00EC743D"/>
    <w:rsid w:val="00EC7BF7"/>
    <w:rsid w:val="00ED188B"/>
    <w:rsid w:val="00ED3038"/>
    <w:rsid w:val="00ED30E0"/>
    <w:rsid w:val="00ED3734"/>
    <w:rsid w:val="00ED467B"/>
    <w:rsid w:val="00ED51A1"/>
    <w:rsid w:val="00ED56E4"/>
    <w:rsid w:val="00ED5B71"/>
    <w:rsid w:val="00ED5F3A"/>
    <w:rsid w:val="00ED691E"/>
    <w:rsid w:val="00ED6DBF"/>
    <w:rsid w:val="00ED7332"/>
    <w:rsid w:val="00ED7535"/>
    <w:rsid w:val="00EE08BC"/>
    <w:rsid w:val="00EE0CCB"/>
    <w:rsid w:val="00EE190F"/>
    <w:rsid w:val="00EE1CF0"/>
    <w:rsid w:val="00EE2439"/>
    <w:rsid w:val="00EE2B8F"/>
    <w:rsid w:val="00EE2DCA"/>
    <w:rsid w:val="00EE3179"/>
    <w:rsid w:val="00EE3FF1"/>
    <w:rsid w:val="00EE4153"/>
    <w:rsid w:val="00EE4C29"/>
    <w:rsid w:val="00EE4E73"/>
    <w:rsid w:val="00EE549F"/>
    <w:rsid w:val="00EE59AF"/>
    <w:rsid w:val="00EE5E91"/>
    <w:rsid w:val="00EE68BE"/>
    <w:rsid w:val="00EE6E9E"/>
    <w:rsid w:val="00EE7245"/>
    <w:rsid w:val="00EE768A"/>
    <w:rsid w:val="00EE77D6"/>
    <w:rsid w:val="00EE7873"/>
    <w:rsid w:val="00EF1D80"/>
    <w:rsid w:val="00EF225D"/>
    <w:rsid w:val="00EF3398"/>
    <w:rsid w:val="00EF361A"/>
    <w:rsid w:val="00EF4199"/>
    <w:rsid w:val="00EF4932"/>
    <w:rsid w:val="00EF4F37"/>
    <w:rsid w:val="00EF5ED4"/>
    <w:rsid w:val="00EF5FFA"/>
    <w:rsid w:val="00EF629D"/>
    <w:rsid w:val="00EF6B3E"/>
    <w:rsid w:val="00EF712D"/>
    <w:rsid w:val="00EF720D"/>
    <w:rsid w:val="00F00CA4"/>
    <w:rsid w:val="00F027A7"/>
    <w:rsid w:val="00F02CC4"/>
    <w:rsid w:val="00F02FED"/>
    <w:rsid w:val="00F03508"/>
    <w:rsid w:val="00F03B5C"/>
    <w:rsid w:val="00F041AE"/>
    <w:rsid w:val="00F04CD3"/>
    <w:rsid w:val="00F05AD7"/>
    <w:rsid w:val="00F06A54"/>
    <w:rsid w:val="00F073EF"/>
    <w:rsid w:val="00F07E7A"/>
    <w:rsid w:val="00F07F08"/>
    <w:rsid w:val="00F1018B"/>
    <w:rsid w:val="00F10843"/>
    <w:rsid w:val="00F119A6"/>
    <w:rsid w:val="00F1254D"/>
    <w:rsid w:val="00F125D0"/>
    <w:rsid w:val="00F13398"/>
    <w:rsid w:val="00F139CA"/>
    <w:rsid w:val="00F14049"/>
    <w:rsid w:val="00F1451B"/>
    <w:rsid w:val="00F14C54"/>
    <w:rsid w:val="00F14E47"/>
    <w:rsid w:val="00F14F12"/>
    <w:rsid w:val="00F14F95"/>
    <w:rsid w:val="00F15E75"/>
    <w:rsid w:val="00F165BC"/>
    <w:rsid w:val="00F16A50"/>
    <w:rsid w:val="00F16B2F"/>
    <w:rsid w:val="00F17D44"/>
    <w:rsid w:val="00F20013"/>
    <w:rsid w:val="00F206D6"/>
    <w:rsid w:val="00F20D8D"/>
    <w:rsid w:val="00F20E38"/>
    <w:rsid w:val="00F21F59"/>
    <w:rsid w:val="00F221D3"/>
    <w:rsid w:val="00F22453"/>
    <w:rsid w:val="00F2333D"/>
    <w:rsid w:val="00F23400"/>
    <w:rsid w:val="00F24071"/>
    <w:rsid w:val="00F2433B"/>
    <w:rsid w:val="00F24E52"/>
    <w:rsid w:val="00F25526"/>
    <w:rsid w:val="00F264A3"/>
    <w:rsid w:val="00F2672E"/>
    <w:rsid w:val="00F26B31"/>
    <w:rsid w:val="00F2703D"/>
    <w:rsid w:val="00F303A9"/>
    <w:rsid w:val="00F305F3"/>
    <w:rsid w:val="00F309AE"/>
    <w:rsid w:val="00F30E8A"/>
    <w:rsid w:val="00F30EB2"/>
    <w:rsid w:val="00F3225A"/>
    <w:rsid w:val="00F3236D"/>
    <w:rsid w:val="00F32612"/>
    <w:rsid w:val="00F32B54"/>
    <w:rsid w:val="00F32F91"/>
    <w:rsid w:val="00F33046"/>
    <w:rsid w:val="00F35245"/>
    <w:rsid w:val="00F358A9"/>
    <w:rsid w:val="00F36061"/>
    <w:rsid w:val="00F376D5"/>
    <w:rsid w:val="00F377AC"/>
    <w:rsid w:val="00F4045C"/>
    <w:rsid w:val="00F407E2"/>
    <w:rsid w:val="00F40863"/>
    <w:rsid w:val="00F42353"/>
    <w:rsid w:val="00F43C49"/>
    <w:rsid w:val="00F43C4D"/>
    <w:rsid w:val="00F43C94"/>
    <w:rsid w:val="00F44260"/>
    <w:rsid w:val="00F459F5"/>
    <w:rsid w:val="00F45E77"/>
    <w:rsid w:val="00F4638A"/>
    <w:rsid w:val="00F46ADC"/>
    <w:rsid w:val="00F46E71"/>
    <w:rsid w:val="00F47F73"/>
    <w:rsid w:val="00F47FAF"/>
    <w:rsid w:val="00F50264"/>
    <w:rsid w:val="00F50586"/>
    <w:rsid w:val="00F50D8A"/>
    <w:rsid w:val="00F50E73"/>
    <w:rsid w:val="00F5272B"/>
    <w:rsid w:val="00F52AB5"/>
    <w:rsid w:val="00F52E6E"/>
    <w:rsid w:val="00F5308E"/>
    <w:rsid w:val="00F532B8"/>
    <w:rsid w:val="00F54E38"/>
    <w:rsid w:val="00F5504A"/>
    <w:rsid w:val="00F551AB"/>
    <w:rsid w:val="00F551B1"/>
    <w:rsid w:val="00F5536D"/>
    <w:rsid w:val="00F554D7"/>
    <w:rsid w:val="00F557CE"/>
    <w:rsid w:val="00F56ADE"/>
    <w:rsid w:val="00F56FA9"/>
    <w:rsid w:val="00F57C01"/>
    <w:rsid w:val="00F60A20"/>
    <w:rsid w:val="00F6115A"/>
    <w:rsid w:val="00F61CDA"/>
    <w:rsid w:val="00F624AD"/>
    <w:rsid w:val="00F638C6"/>
    <w:rsid w:val="00F63E7D"/>
    <w:rsid w:val="00F6425C"/>
    <w:rsid w:val="00F64E68"/>
    <w:rsid w:val="00F64E8F"/>
    <w:rsid w:val="00F65AF3"/>
    <w:rsid w:val="00F65B7B"/>
    <w:rsid w:val="00F65F79"/>
    <w:rsid w:val="00F66232"/>
    <w:rsid w:val="00F666FD"/>
    <w:rsid w:val="00F66C24"/>
    <w:rsid w:val="00F66CE0"/>
    <w:rsid w:val="00F67483"/>
    <w:rsid w:val="00F679F4"/>
    <w:rsid w:val="00F67E95"/>
    <w:rsid w:val="00F70C14"/>
    <w:rsid w:val="00F710C6"/>
    <w:rsid w:val="00F71327"/>
    <w:rsid w:val="00F71835"/>
    <w:rsid w:val="00F71C13"/>
    <w:rsid w:val="00F71DAB"/>
    <w:rsid w:val="00F7307D"/>
    <w:rsid w:val="00F73435"/>
    <w:rsid w:val="00F73662"/>
    <w:rsid w:val="00F74240"/>
    <w:rsid w:val="00F75B5C"/>
    <w:rsid w:val="00F75D30"/>
    <w:rsid w:val="00F75F53"/>
    <w:rsid w:val="00F76C47"/>
    <w:rsid w:val="00F80177"/>
    <w:rsid w:val="00F801D6"/>
    <w:rsid w:val="00F82308"/>
    <w:rsid w:val="00F82592"/>
    <w:rsid w:val="00F82735"/>
    <w:rsid w:val="00F82917"/>
    <w:rsid w:val="00F82961"/>
    <w:rsid w:val="00F82A71"/>
    <w:rsid w:val="00F82C5D"/>
    <w:rsid w:val="00F82FA8"/>
    <w:rsid w:val="00F841B1"/>
    <w:rsid w:val="00F8473A"/>
    <w:rsid w:val="00F84FF6"/>
    <w:rsid w:val="00F85314"/>
    <w:rsid w:val="00F854A9"/>
    <w:rsid w:val="00F856E6"/>
    <w:rsid w:val="00F86128"/>
    <w:rsid w:val="00F87512"/>
    <w:rsid w:val="00F8764A"/>
    <w:rsid w:val="00F87E08"/>
    <w:rsid w:val="00F8A707"/>
    <w:rsid w:val="00F9097A"/>
    <w:rsid w:val="00F9116A"/>
    <w:rsid w:val="00F924F8"/>
    <w:rsid w:val="00F93628"/>
    <w:rsid w:val="00F937A2"/>
    <w:rsid w:val="00F93B30"/>
    <w:rsid w:val="00F93E49"/>
    <w:rsid w:val="00F94138"/>
    <w:rsid w:val="00F95944"/>
    <w:rsid w:val="00F964F8"/>
    <w:rsid w:val="00F96FDF"/>
    <w:rsid w:val="00F96FF8"/>
    <w:rsid w:val="00FA0714"/>
    <w:rsid w:val="00FA0CD3"/>
    <w:rsid w:val="00FA1478"/>
    <w:rsid w:val="00FA185E"/>
    <w:rsid w:val="00FA189A"/>
    <w:rsid w:val="00FA1B5C"/>
    <w:rsid w:val="00FA1E86"/>
    <w:rsid w:val="00FA2235"/>
    <w:rsid w:val="00FA2316"/>
    <w:rsid w:val="00FA242C"/>
    <w:rsid w:val="00FA269F"/>
    <w:rsid w:val="00FA3561"/>
    <w:rsid w:val="00FA5D4A"/>
    <w:rsid w:val="00FA674B"/>
    <w:rsid w:val="00FA6A8D"/>
    <w:rsid w:val="00FA6B30"/>
    <w:rsid w:val="00FA712D"/>
    <w:rsid w:val="00FA71C8"/>
    <w:rsid w:val="00FA762D"/>
    <w:rsid w:val="00FB1156"/>
    <w:rsid w:val="00FB16A6"/>
    <w:rsid w:val="00FB1D4C"/>
    <w:rsid w:val="00FB2181"/>
    <w:rsid w:val="00FB21E1"/>
    <w:rsid w:val="00FB3253"/>
    <w:rsid w:val="00FB32A8"/>
    <w:rsid w:val="00FB3F95"/>
    <w:rsid w:val="00FB6068"/>
    <w:rsid w:val="00FB63A1"/>
    <w:rsid w:val="00FB7590"/>
    <w:rsid w:val="00FB766E"/>
    <w:rsid w:val="00FB7FE3"/>
    <w:rsid w:val="00FC08A4"/>
    <w:rsid w:val="00FC10EA"/>
    <w:rsid w:val="00FC229A"/>
    <w:rsid w:val="00FC2E24"/>
    <w:rsid w:val="00FC2FE8"/>
    <w:rsid w:val="00FC3403"/>
    <w:rsid w:val="00FC3967"/>
    <w:rsid w:val="00FC39DB"/>
    <w:rsid w:val="00FC4140"/>
    <w:rsid w:val="00FC44E6"/>
    <w:rsid w:val="00FC4698"/>
    <w:rsid w:val="00FC48BE"/>
    <w:rsid w:val="00FC4BCC"/>
    <w:rsid w:val="00FC5268"/>
    <w:rsid w:val="00FC5E7F"/>
    <w:rsid w:val="00FC634A"/>
    <w:rsid w:val="00FC6CE3"/>
    <w:rsid w:val="00FC7003"/>
    <w:rsid w:val="00FC75F2"/>
    <w:rsid w:val="00FC78B3"/>
    <w:rsid w:val="00FD00CC"/>
    <w:rsid w:val="00FD0227"/>
    <w:rsid w:val="00FD034B"/>
    <w:rsid w:val="00FD063D"/>
    <w:rsid w:val="00FD156E"/>
    <w:rsid w:val="00FD177A"/>
    <w:rsid w:val="00FD2C26"/>
    <w:rsid w:val="00FD3B13"/>
    <w:rsid w:val="00FD440E"/>
    <w:rsid w:val="00FD5829"/>
    <w:rsid w:val="00FD649A"/>
    <w:rsid w:val="00FD67E4"/>
    <w:rsid w:val="00FD74C1"/>
    <w:rsid w:val="00FE0D0C"/>
    <w:rsid w:val="00FE137F"/>
    <w:rsid w:val="00FE1EE8"/>
    <w:rsid w:val="00FE25FF"/>
    <w:rsid w:val="00FE2926"/>
    <w:rsid w:val="00FE2D1E"/>
    <w:rsid w:val="00FE305C"/>
    <w:rsid w:val="00FE34D1"/>
    <w:rsid w:val="00FE3A51"/>
    <w:rsid w:val="00FE3BB3"/>
    <w:rsid w:val="00FE437F"/>
    <w:rsid w:val="00FE472C"/>
    <w:rsid w:val="00FE65E8"/>
    <w:rsid w:val="00FE6DEC"/>
    <w:rsid w:val="00FE7AE3"/>
    <w:rsid w:val="00FE7BCE"/>
    <w:rsid w:val="00FE7C6B"/>
    <w:rsid w:val="00FF0027"/>
    <w:rsid w:val="00FF0B8B"/>
    <w:rsid w:val="00FF0E77"/>
    <w:rsid w:val="00FF1587"/>
    <w:rsid w:val="00FF16AB"/>
    <w:rsid w:val="00FF1895"/>
    <w:rsid w:val="00FF212B"/>
    <w:rsid w:val="00FF2FCC"/>
    <w:rsid w:val="00FF5286"/>
    <w:rsid w:val="00FF54D3"/>
    <w:rsid w:val="00FF5998"/>
    <w:rsid w:val="00FF5D4C"/>
    <w:rsid w:val="014724F0"/>
    <w:rsid w:val="014B1C84"/>
    <w:rsid w:val="014FEF1E"/>
    <w:rsid w:val="01693042"/>
    <w:rsid w:val="018CEE3E"/>
    <w:rsid w:val="01A3A13D"/>
    <w:rsid w:val="020F15F1"/>
    <w:rsid w:val="021231D3"/>
    <w:rsid w:val="0230F26F"/>
    <w:rsid w:val="023B7922"/>
    <w:rsid w:val="023EBD6F"/>
    <w:rsid w:val="02AA9FC8"/>
    <w:rsid w:val="02B6D219"/>
    <w:rsid w:val="02C02E25"/>
    <w:rsid w:val="02C3854A"/>
    <w:rsid w:val="02CC3D5D"/>
    <w:rsid w:val="02FB7EB0"/>
    <w:rsid w:val="030BC377"/>
    <w:rsid w:val="0319DA23"/>
    <w:rsid w:val="0352012F"/>
    <w:rsid w:val="039165AB"/>
    <w:rsid w:val="0393592C"/>
    <w:rsid w:val="03A7808E"/>
    <w:rsid w:val="03BCD798"/>
    <w:rsid w:val="03D824F6"/>
    <w:rsid w:val="03F44A33"/>
    <w:rsid w:val="041655D6"/>
    <w:rsid w:val="042D5C6C"/>
    <w:rsid w:val="043F2F78"/>
    <w:rsid w:val="04563A25"/>
    <w:rsid w:val="0485A194"/>
    <w:rsid w:val="049D1449"/>
    <w:rsid w:val="04BCED30"/>
    <w:rsid w:val="04C960EB"/>
    <w:rsid w:val="04CD24F0"/>
    <w:rsid w:val="04CD7BB6"/>
    <w:rsid w:val="04E71FF4"/>
    <w:rsid w:val="04FFC91D"/>
    <w:rsid w:val="052259E1"/>
    <w:rsid w:val="054031F3"/>
    <w:rsid w:val="05411F2E"/>
    <w:rsid w:val="05536DCD"/>
    <w:rsid w:val="0559F9E1"/>
    <w:rsid w:val="0568281F"/>
    <w:rsid w:val="05AEAF61"/>
    <w:rsid w:val="05B0D505"/>
    <w:rsid w:val="05B965F0"/>
    <w:rsid w:val="05E4A083"/>
    <w:rsid w:val="05FFD44E"/>
    <w:rsid w:val="061299F4"/>
    <w:rsid w:val="06200CE5"/>
    <w:rsid w:val="062E7F74"/>
    <w:rsid w:val="064AAFFD"/>
    <w:rsid w:val="0654F276"/>
    <w:rsid w:val="0699A94F"/>
    <w:rsid w:val="06CF3E1D"/>
    <w:rsid w:val="070A37CE"/>
    <w:rsid w:val="07280311"/>
    <w:rsid w:val="07582309"/>
    <w:rsid w:val="07858DEB"/>
    <w:rsid w:val="0792CF07"/>
    <w:rsid w:val="07DA9883"/>
    <w:rsid w:val="07E8FC06"/>
    <w:rsid w:val="07F3A41F"/>
    <w:rsid w:val="083DEE89"/>
    <w:rsid w:val="0848D3A1"/>
    <w:rsid w:val="086D2172"/>
    <w:rsid w:val="08708425"/>
    <w:rsid w:val="08AEA4CE"/>
    <w:rsid w:val="08B7D309"/>
    <w:rsid w:val="08E600DE"/>
    <w:rsid w:val="09046B44"/>
    <w:rsid w:val="091B5FB7"/>
    <w:rsid w:val="091E4AAE"/>
    <w:rsid w:val="094BCE8A"/>
    <w:rsid w:val="0982244F"/>
    <w:rsid w:val="0990896D"/>
    <w:rsid w:val="09B22075"/>
    <w:rsid w:val="09F2FCB3"/>
    <w:rsid w:val="0A14A026"/>
    <w:rsid w:val="0A44F280"/>
    <w:rsid w:val="0A4CAE33"/>
    <w:rsid w:val="0A62E1CB"/>
    <w:rsid w:val="0AD95436"/>
    <w:rsid w:val="0B0EF191"/>
    <w:rsid w:val="0B0FDFE9"/>
    <w:rsid w:val="0B174717"/>
    <w:rsid w:val="0B4030A2"/>
    <w:rsid w:val="0B62062A"/>
    <w:rsid w:val="0BA45A40"/>
    <w:rsid w:val="0BC8EF05"/>
    <w:rsid w:val="0BD56E34"/>
    <w:rsid w:val="0C056ACC"/>
    <w:rsid w:val="0C18DA94"/>
    <w:rsid w:val="0C219359"/>
    <w:rsid w:val="0C2DCEE0"/>
    <w:rsid w:val="0C41BF10"/>
    <w:rsid w:val="0C532C13"/>
    <w:rsid w:val="0C5602EC"/>
    <w:rsid w:val="0C5CC426"/>
    <w:rsid w:val="0C79F1EA"/>
    <w:rsid w:val="0C9252AC"/>
    <w:rsid w:val="0CAB1A02"/>
    <w:rsid w:val="0CDA717C"/>
    <w:rsid w:val="0D23654E"/>
    <w:rsid w:val="0DF1DB80"/>
    <w:rsid w:val="0DF87038"/>
    <w:rsid w:val="0E060C28"/>
    <w:rsid w:val="0E094BB4"/>
    <w:rsid w:val="0E2CA289"/>
    <w:rsid w:val="0E52054C"/>
    <w:rsid w:val="0E684570"/>
    <w:rsid w:val="0E6A32B0"/>
    <w:rsid w:val="0E7BFD56"/>
    <w:rsid w:val="0E96ED5A"/>
    <w:rsid w:val="0EA8653B"/>
    <w:rsid w:val="0ED28281"/>
    <w:rsid w:val="0EDB8AB9"/>
    <w:rsid w:val="0EDC26E2"/>
    <w:rsid w:val="0F05C408"/>
    <w:rsid w:val="0FAED615"/>
    <w:rsid w:val="0FB24201"/>
    <w:rsid w:val="0FC1CA6B"/>
    <w:rsid w:val="0FE916DC"/>
    <w:rsid w:val="0FF16FB5"/>
    <w:rsid w:val="100CACB2"/>
    <w:rsid w:val="10439946"/>
    <w:rsid w:val="1055F3D4"/>
    <w:rsid w:val="106483AD"/>
    <w:rsid w:val="1092FA18"/>
    <w:rsid w:val="10F1C54F"/>
    <w:rsid w:val="111706D0"/>
    <w:rsid w:val="1141DEB8"/>
    <w:rsid w:val="115DA93F"/>
    <w:rsid w:val="116436E1"/>
    <w:rsid w:val="119626FD"/>
    <w:rsid w:val="11A2B266"/>
    <w:rsid w:val="11BB462C"/>
    <w:rsid w:val="11E42A75"/>
    <w:rsid w:val="1224930C"/>
    <w:rsid w:val="1235E82D"/>
    <w:rsid w:val="127AA3DA"/>
    <w:rsid w:val="12C246AF"/>
    <w:rsid w:val="12D64473"/>
    <w:rsid w:val="12F1B040"/>
    <w:rsid w:val="13015C7A"/>
    <w:rsid w:val="132039FF"/>
    <w:rsid w:val="13FF0AA6"/>
    <w:rsid w:val="140657F1"/>
    <w:rsid w:val="1410D23F"/>
    <w:rsid w:val="14152DF5"/>
    <w:rsid w:val="142D2AA9"/>
    <w:rsid w:val="143BB5DF"/>
    <w:rsid w:val="1443D071"/>
    <w:rsid w:val="14454131"/>
    <w:rsid w:val="1478C70F"/>
    <w:rsid w:val="1487B900"/>
    <w:rsid w:val="148AC88B"/>
    <w:rsid w:val="149E1ADE"/>
    <w:rsid w:val="14AE8689"/>
    <w:rsid w:val="14B08EBE"/>
    <w:rsid w:val="1520A32E"/>
    <w:rsid w:val="15324DD8"/>
    <w:rsid w:val="153AC526"/>
    <w:rsid w:val="155C011F"/>
    <w:rsid w:val="1585E14E"/>
    <w:rsid w:val="15A6DC7E"/>
    <w:rsid w:val="15E66CCB"/>
    <w:rsid w:val="15E67328"/>
    <w:rsid w:val="15E6DE77"/>
    <w:rsid w:val="1626BCC8"/>
    <w:rsid w:val="1635C402"/>
    <w:rsid w:val="163984B2"/>
    <w:rsid w:val="1655C4D0"/>
    <w:rsid w:val="165DF277"/>
    <w:rsid w:val="16667C30"/>
    <w:rsid w:val="1671E227"/>
    <w:rsid w:val="16974323"/>
    <w:rsid w:val="16AFFE43"/>
    <w:rsid w:val="16B894EC"/>
    <w:rsid w:val="16E96D72"/>
    <w:rsid w:val="17E85969"/>
    <w:rsid w:val="18093FB4"/>
    <w:rsid w:val="18136756"/>
    <w:rsid w:val="181542EB"/>
    <w:rsid w:val="18188DD9"/>
    <w:rsid w:val="1897D658"/>
    <w:rsid w:val="19231815"/>
    <w:rsid w:val="192B97C9"/>
    <w:rsid w:val="19386341"/>
    <w:rsid w:val="198436F1"/>
    <w:rsid w:val="199988D5"/>
    <w:rsid w:val="19B52A63"/>
    <w:rsid w:val="19C75A64"/>
    <w:rsid w:val="19CA9154"/>
    <w:rsid w:val="1A021278"/>
    <w:rsid w:val="1A77ADF3"/>
    <w:rsid w:val="1A822F50"/>
    <w:rsid w:val="1A889272"/>
    <w:rsid w:val="1B2E2890"/>
    <w:rsid w:val="1B5B431A"/>
    <w:rsid w:val="1B63687B"/>
    <w:rsid w:val="1B8027D8"/>
    <w:rsid w:val="1B9415ED"/>
    <w:rsid w:val="1BAE418F"/>
    <w:rsid w:val="1BE28468"/>
    <w:rsid w:val="1BF7AE2C"/>
    <w:rsid w:val="1BFB65F0"/>
    <w:rsid w:val="1C07009C"/>
    <w:rsid w:val="1C0DC686"/>
    <w:rsid w:val="1C2B9AF3"/>
    <w:rsid w:val="1C4CA614"/>
    <w:rsid w:val="1CF08447"/>
    <w:rsid w:val="1D331203"/>
    <w:rsid w:val="1D4184B5"/>
    <w:rsid w:val="1D839C04"/>
    <w:rsid w:val="1DC9C5D4"/>
    <w:rsid w:val="1DE649F7"/>
    <w:rsid w:val="1E18D4BC"/>
    <w:rsid w:val="1E190757"/>
    <w:rsid w:val="1E2722DB"/>
    <w:rsid w:val="1E2EC9DF"/>
    <w:rsid w:val="1E46CE08"/>
    <w:rsid w:val="1E498869"/>
    <w:rsid w:val="1E9FAA0D"/>
    <w:rsid w:val="1EB18F90"/>
    <w:rsid w:val="1EB31C40"/>
    <w:rsid w:val="1EB79D70"/>
    <w:rsid w:val="1EC2BD93"/>
    <w:rsid w:val="1EF869BF"/>
    <w:rsid w:val="1EF871CA"/>
    <w:rsid w:val="1EFFFC8B"/>
    <w:rsid w:val="1F114B14"/>
    <w:rsid w:val="1F9B9219"/>
    <w:rsid w:val="1FC6073A"/>
    <w:rsid w:val="2028D86B"/>
    <w:rsid w:val="2044EC61"/>
    <w:rsid w:val="20B5C186"/>
    <w:rsid w:val="20BDAEF7"/>
    <w:rsid w:val="20DA849B"/>
    <w:rsid w:val="20EEA140"/>
    <w:rsid w:val="210807A4"/>
    <w:rsid w:val="212F4022"/>
    <w:rsid w:val="2131C900"/>
    <w:rsid w:val="218ABF8E"/>
    <w:rsid w:val="219F4147"/>
    <w:rsid w:val="21D59628"/>
    <w:rsid w:val="2213296F"/>
    <w:rsid w:val="221D3E1C"/>
    <w:rsid w:val="2221AEFE"/>
    <w:rsid w:val="222BB044"/>
    <w:rsid w:val="22328551"/>
    <w:rsid w:val="224D1478"/>
    <w:rsid w:val="2278A881"/>
    <w:rsid w:val="228AD568"/>
    <w:rsid w:val="22BE3C90"/>
    <w:rsid w:val="22C6A478"/>
    <w:rsid w:val="22CC5F14"/>
    <w:rsid w:val="22E3804C"/>
    <w:rsid w:val="22F28042"/>
    <w:rsid w:val="232AA227"/>
    <w:rsid w:val="23394C57"/>
    <w:rsid w:val="2347A697"/>
    <w:rsid w:val="235BBD2A"/>
    <w:rsid w:val="23733366"/>
    <w:rsid w:val="23888BB2"/>
    <w:rsid w:val="23F56BFA"/>
    <w:rsid w:val="2433142E"/>
    <w:rsid w:val="247023F1"/>
    <w:rsid w:val="247DCF06"/>
    <w:rsid w:val="2483F42E"/>
    <w:rsid w:val="24ACA061"/>
    <w:rsid w:val="24B9D753"/>
    <w:rsid w:val="24BF2FE8"/>
    <w:rsid w:val="254AB8CF"/>
    <w:rsid w:val="2554E44B"/>
    <w:rsid w:val="255CF0BB"/>
    <w:rsid w:val="25602AFE"/>
    <w:rsid w:val="2594896A"/>
    <w:rsid w:val="2597B8C6"/>
    <w:rsid w:val="25AD2F0A"/>
    <w:rsid w:val="25B0D6D9"/>
    <w:rsid w:val="25DF54AC"/>
    <w:rsid w:val="2608D704"/>
    <w:rsid w:val="261F8EC3"/>
    <w:rsid w:val="2622B720"/>
    <w:rsid w:val="268C70A5"/>
    <w:rsid w:val="268EE1F4"/>
    <w:rsid w:val="2697FC72"/>
    <w:rsid w:val="26B7DB31"/>
    <w:rsid w:val="273751AF"/>
    <w:rsid w:val="277F354F"/>
    <w:rsid w:val="27B46CC3"/>
    <w:rsid w:val="27BCD868"/>
    <w:rsid w:val="27E3BC56"/>
    <w:rsid w:val="27E70F8B"/>
    <w:rsid w:val="280093D4"/>
    <w:rsid w:val="28086594"/>
    <w:rsid w:val="2830F158"/>
    <w:rsid w:val="28484517"/>
    <w:rsid w:val="285ABF5C"/>
    <w:rsid w:val="2865E5AE"/>
    <w:rsid w:val="288BA165"/>
    <w:rsid w:val="28BBE74B"/>
    <w:rsid w:val="28E2E1AC"/>
    <w:rsid w:val="28E7B010"/>
    <w:rsid w:val="290F6332"/>
    <w:rsid w:val="29140002"/>
    <w:rsid w:val="29323544"/>
    <w:rsid w:val="2984AF83"/>
    <w:rsid w:val="29A5B801"/>
    <w:rsid w:val="29B1C783"/>
    <w:rsid w:val="2A0A08DC"/>
    <w:rsid w:val="2A1FA17F"/>
    <w:rsid w:val="2A3D9326"/>
    <w:rsid w:val="2A6048D8"/>
    <w:rsid w:val="2A941145"/>
    <w:rsid w:val="2AB155E8"/>
    <w:rsid w:val="2ABE971C"/>
    <w:rsid w:val="2AC8B9DC"/>
    <w:rsid w:val="2AD30DC9"/>
    <w:rsid w:val="2AD4777D"/>
    <w:rsid w:val="2AE59726"/>
    <w:rsid w:val="2B35B162"/>
    <w:rsid w:val="2B63A93B"/>
    <w:rsid w:val="2B77B879"/>
    <w:rsid w:val="2B812F01"/>
    <w:rsid w:val="2BB2492F"/>
    <w:rsid w:val="2BBD2E6F"/>
    <w:rsid w:val="2BF6AD8E"/>
    <w:rsid w:val="2BFD7BBC"/>
    <w:rsid w:val="2C203A7A"/>
    <w:rsid w:val="2C3ACD21"/>
    <w:rsid w:val="2C7B53D5"/>
    <w:rsid w:val="2C958065"/>
    <w:rsid w:val="2CD26195"/>
    <w:rsid w:val="2CF0F03A"/>
    <w:rsid w:val="2CF3EC63"/>
    <w:rsid w:val="2CF500F1"/>
    <w:rsid w:val="2D3CDA4A"/>
    <w:rsid w:val="2D51E469"/>
    <w:rsid w:val="2D54F8FE"/>
    <w:rsid w:val="2D5546C8"/>
    <w:rsid w:val="2D5822EF"/>
    <w:rsid w:val="2D6809B8"/>
    <w:rsid w:val="2DC1BDBF"/>
    <w:rsid w:val="2DF19197"/>
    <w:rsid w:val="2DF81252"/>
    <w:rsid w:val="2E05D101"/>
    <w:rsid w:val="2E4DCCEA"/>
    <w:rsid w:val="2E68704E"/>
    <w:rsid w:val="2E73E3C7"/>
    <w:rsid w:val="2E7A6421"/>
    <w:rsid w:val="2E9444C0"/>
    <w:rsid w:val="2EABE2BB"/>
    <w:rsid w:val="2EAC1491"/>
    <w:rsid w:val="2EDBC6C0"/>
    <w:rsid w:val="2EDF765A"/>
    <w:rsid w:val="2F198834"/>
    <w:rsid w:val="2F41451D"/>
    <w:rsid w:val="2F471A5C"/>
    <w:rsid w:val="2F476110"/>
    <w:rsid w:val="2F578E4A"/>
    <w:rsid w:val="2F589E06"/>
    <w:rsid w:val="2F766F95"/>
    <w:rsid w:val="2F7C9CBB"/>
    <w:rsid w:val="2F8CA87A"/>
    <w:rsid w:val="2F9C717E"/>
    <w:rsid w:val="2FBA72E2"/>
    <w:rsid w:val="2FD1BE9B"/>
    <w:rsid w:val="2FD5E97B"/>
    <w:rsid w:val="2FFA3B07"/>
    <w:rsid w:val="3003D439"/>
    <w:rsid w:val="30315708"/>
    <w:rsid w:val="303A1276"/>
    <w:rsid w:val="30797CFB"/>
    <w:rsid w:val="307CE09C"/>
    <w:rsid w:val="30823DC8"/>
    <w:rsid w:val="30ED8765"/>
    <w:rsid w:val="31022EFB"/>
    <w:rsid w:val="31183341"/>
    <w:rsid w:val="31211AE6"/>
    <w:rsid w:val="3143BCE7"/>
    <w:rsid w:val="3159AAE7"/>
    <w:rsid w:val="316F4405"/>
    <w:rsid w:val="3189816A"/>
    <w:rsid w:val="318CA3CA"/>
    <w:rsid w:val="318E459D"/>
    <w:rsid w:val="31A2DE18"/>
    <w:rsid w:val="31BCBB9B"/>
    <w:rsid w:val="31C1FA33"/>
    <w:rsid w:val="31CA956F"/>
    <w:rsid w:val="31CABF7A"/>
    <w:rsid w:val="31DD66B6"/>
    <w:rsid w:val="31F425A5"/>
    <w:rsid w:val="320E8E10"/>
    <w:rsid w:val="32315C75"/>
    <w:rsid w:val="324A11D2"/>
    <w:rsid w:val="325E3855"/>
    <w:rsid w:val="32750827"/>
    <w:rsid w:val="327AEC81"/>
    <w:rsid w:val="32AF8847"/>
    <w:rsid w:val="32C66406"/>
    <w:rsid w:val="3301EF77"/>
    <w:rsid w:val="330B94A7"/>
    <w:rsid w:val="33B209F4"/>
    <w:rsid w:val="33BCDA50"/>
    <w:rsid w:val="33E72162"/>
    <w:rsid w:val="340BD417"/>
    <w:rsid w:val="3424F777"/>
    <w:rsid w:val="349174C4"/>
    <w:rsid w:val="34A49D73"/>
    <w:rsid w:val="34FDDB20"/>
    <w:rsid w:val="3514E234"/>
    <w:rsid w:val="352F2E4E"/>
    <w:rsid w:val="35431F07"/>
    <w:rsid w:val="35551CBE"/>
    <w:rsid w:val="3572BD17"/>
    <w:rsid w:val="35E7E951"/>
    <w:rsid w:val="35FB3E16"/>
    <w:rsid w:val="3604475B"/>
    <w:rsid w:val="361F5CFB"/>
    <w:rsid w:val="3628E7EA"/>
    <w:rsid w:val="366A03F1"/>
    <w:rsid w:val="3673F78A"/>
    <w:rsid w:val="367B7005"/>
    <w:rsid w:val="36AB5AE0"/>
    <w:rsid w:val="36ABD58C"/>
    <w:rsid w:val="36D9DAB0"/>
    <w:rsid w:val="36EA76E4"/>
    <w:rsid w:val="3735037E"/>
    <w:rsid w:val="376EC7EF"/>
    <w:rsid w:val="37760859"/>
    <w:rsid w:val="378CB937"/>
    <w:rsid w:val="3797A8B7"/>
    <w:rsid w:val="37B14F83"/>
    <w:rsid w:val="37D5C401"/>
    <w:rsid w:val="37EC0814"/>
    <w:rsid w:val="381B85A2"/>
    <w:rsid w:val="383CCB30"/>
    <w:rsid w:val="384EF207"/>
    <w:rsid w:val="386F4C4F"/>
    <w:rsid w:val="38761230"/>
    <w:rsid w:val="3880603B"/>
    <w:rsid w:val="38AAD8DB"/>
    <w:rsid w:val="38C55514"/>
    <w:rsid w:val="38F6DD55"/>
    <w:rsid w:val="38FC99AC"/>
    <w:rsid w:val="394BEFF9"/>
    <w:rsid w:val="395DE2AA"/>
    <w:rsid w:val="398A2AAB"/>
    <w:rsid w:val="398C6E87"/>
    <w:rsid w:val="39988CBE"/>
    <w:rsid w:val="39ACFD02"/>
    <w:rsid w:val="39E1911B"/>
    <w:rsid w:val="39E94559"/>
    <w:rsid w:val="39F0768C"/>
    <w:rsid w:val="39F33247"/>
    <w:rsid w:val="3A524E91"/>
    <w:rsid w:val="3A546313"/>
    <w:rsid w:val="3A6ABB9D"/>
    <w:rsid w:val="3A72DD0D"/>
    <w:rsid w:val="3A7FB40D"/>
    <w:rsid w:val="3A967B51"/>
    <w:rsid w:val="3ADC9A05"/>
    <w:rsid w:val="3AF34E04"/>
    <w:rsid w:val="3AF4570F"/>
    <w:rsid w:val="3B06E81F"/>
    <w:rsid w:val="3B08FDF3"/>
    <w:rsid w:val="3B7EEBBF"/>
    <w:rsid w:val="3B98A41F"/>
    <w:rsid w:val="3BA56B99"/>
    <w:rsid w:val="3BB7058E"/>
    <w:rsid w:val="3BE63D06"/>
    <w:rsid w:val="3BECD3AA"/>
    <w:rsid w:val="3C2327DF"/>
    <w:rsid w:val="3C289BE3"/>
    <w:rsid w:val="3C4110FA"/>
    <w:rsid w:val="3C8CAFB1"/>
    <w:rsid w:val="3CB56636"/>
    <w:rsid w:val="3CDE0859"/>
    <w:rsid w:val="3D120190"/>
    <w:rsid w:val="3D39E401"/>
    <w:rsid w:val="3D66B83F"/>
    <w:rsid w:val="3D7958EE"/>
    <w:rsid w:val="3E14948C"/>
    <w:rsid w:val="3E42CF8B"/>
    <w:rsid w:val="3E433C23"/>
    <w:rsid w:val="3E9B1537"/>
    <w:rsid w:val="3E9D03D9"/>
    <w:rsid w:val="3ED29B91"/>
    <w:rsid w:val="3ED38A5C"/>
    <w:rsid w:val="3EDBB378"/>
    <w:rsid w:val="3F0BCF8D"/>
    <w:rsid w:val="3F24F989"/>
    <w:rsid w:val="3F289C08"/>
    <w:rsid w:val="3F560CD0"/>
    <w:rsid w:val="3F70B980"/>
    <w:rsid w:val="3F903D10"/>
    <w:rsid w:val="3FAE3051"/>
    <w:rsid w:val="3FCC8B7F"/>
    <w:rsid w:val="3FD59481"/>
    <w:rsid w:val="3FE002DB"/>
    <w:rsid w:val="3FE25763"/>
    <w:rsid w:val="400405C7"/>
    <w:rsid w:val="4058D479"/>
    <w:rsid w:val="407B0E96"/>
    <w:rsid w:val="4086A24B"/>
    <w:rsid w:val="4100D729"/>
    <w:rsid w:val="41065EA5"/>
    <w:rsid w:val="41161063"/>
    <w:rsid w:val="4152C31C"/>
    <w:rsid w:val="4182E057"/>
    <w:rsid w:val="418A0F85"/>
    <w:rsid w:val="41BA3567"/>
    <w:rsid w:val="41D5324C"/>
    <w:rsid w:val="421030D7"/>
    <w:rsid w:val="421E2080"/>
    <w:rsid w:val="4240C999"/>
    <w:rsid w:val="4288B737"/>
    <w:rsid w:val="4289B8F7"/>
    <w:rsid w:val="429422DA"/>
    <w:rsid w:val="42A7BF4E"/>
    <w:rsid w:val="42BC76F3"/>
    <w:rsid w:val="42BCA385"/>
    <w:rsid w:val="43126843"/>
    <w:rsid w:val="4321EECA"/>
    <w:rsid w:val="4334A302"/>
    <w:rsid w:val="4342FD2E"/>
    <w:rsid w:val="434B3151"/>
    <w:rsid w:val="4352BAC3"/>
    <w:rsid w:val="4368E1C0"/>
    <w:rsid w:val="43AAAC54"/>
    <w:rsid w:val="43E43882"/>
    <w:rsid w:val="43E4A884"/>
    <w:rsid w:val="43F9346C"/>
    <w:rsid w:val="4406FCF0"/>
    <w:rsid w:val="44099514"/>
    <w:rsid w:val="4425EC26"/>
    <w:rsid w:val="442FE030"/>
    <w:rsid w:val="443289A8"/>
    <w:rsid w:val="4437EB74"/>
    <w:rsid w:val="44849E6D"/>
    <w:rsid w:val="449E85CE"/>
    <w:rsid w:val="44D12CEA"/>
    <w:rsid w:val="44DFBC4D"/>
    <w:rsid w:val="44F767D7"/>
    <w:rsid w:val="453B7B46"/>
    <w:rsid w:val="45513CDF"/>
    <w:rsid w:val="4568A748"/>
    <w:rsid w:val="45743C5D"/>
    <w:rsid w:val="458101AC"/>
    <w:rsid w:val="4590BFD7"/>
    <w:rsid w:val="459256B7"/>
    <w:rsid w:val="459A621A"/>
    <w:rsid w:val="45A826CA"/>
    <w:rsid w:val="45B53F6B"/>
    <w:rsid w:val="45D499A0"/>
    <w:rsid w:val="45D82006"/>
    <w:rsid w:val="45FBC495"/>
    <w:rsid w:val="46003CA4"/>
    <w:rsid w:val="4613F98E"/>
    <w:rsid w:val="461D8830"/>
    <w:rsid w:val="462EA25C"/>
    <w:rsid w:val="46414B9A"/>
    <w:rsid w:val="464D8F3E"/>
    <w:rsid w:val="4659AB7C"/>
    <w:rsid w:val="46746DD3"/>
    <w:rsid w:val="4681B6DE"/>
    <w:rsid w:val="46C90B62"/>
    <w:rsid w:val="46E513A7"/>
    <w:rsid w:val="474A4B9D"/>
    <w:rsid w:val="4783F500"/>
    <w:rsid w:val="47A23474"/>
    <w:rsid w:val="47D9F340"/>
    <w:rsid w:val="47E3C30F"/>
    <w:rsid w:val="48179DEF"/>
    <w:rsid w:val="482EBBF4"/>
    <w:rsid w:val="484E203D"/>
    <w:rsid w:val="4869B315"/>
    <w:rsid w:val="486C8F07"/>
    <w:rsid w:val="487798A5"/>
    <w:rsid w:val="4885823A"/>
    <w:rsid w:val="48CE2905"/>
    <w:rsid w:val="49585A14"/>
    <w:rsid w:val="4967FBDA"/>
    <w:rsid w:val="497A59A5"/>
    <w:rsid w:val="497B878F"/>
    <w:rsid w:val="49BDAF9C"/>
    <w:rsid w:val="49D39FD6"/>
    <w:rsid w:val="49F29A33"/>
    <w:rsid w:val="4A0B159A"/>
    <w:rsid w:val="4A2E16C1"/>
    <w:rsid w:val="4A3174A1"/>
    <w:rsid w:val="4A47DE77"/>
    <w:rsid w:val="4A744606"/>
    <w:rsid w:val="4A821A45"/>
    <w:rsid w:val="4A922BCC"/>
    <w:rsid w:val="4AB668BF"/>
    <w:rsid w:val="4ACB9EBE"/>
    <w:rsid w:val="4ACCB5A2"/>
    <w:rsid w:val="4AF745BE"/>
    <w:rsid w:val="4B198E3F"/>
    <w:rsid w:val="4B389085"/>
    <w:rsid w:val="4B4BD017"/>
    <w:rsid w:val="4B57F99B"/>
    <w:rsid w:val="4B7B0B5C"/>
    <w:rsid w:val="4BCF380B"/>
    <w:rsid w:val="4BDF0C5F"/>
    <w:rsid w:val="4BEC0FEF"/>
    <w:rsid w:val="4BFB8162"/>
    <w:rsid w:val="4C05680C"/>
    <w:rsid w:val="4C48DDE4"/>
    <w:rsid w:val="4C7AC6FF"/>
    <w:rsid w:val="4CA3F33B"/>
    <w:rsid w:val="4CABA422"/>
    <w:rsid w:val="4CD88F09"/>
    <w:rsid w:val="4D1EB5EA"/>
    <w:rsid w:val="4D24F520"/>
    <w:rsid w:val="4D88FB7B"/>
    <w:rsid w:val="4DCDD77D"/>
    <w:rsid w:val="4E5D460F"/>
    <w:rsid w:val="4E72A7F1"/>
    <w:rsid w:val="4E95E163"/>
    <w:rsid w:val="4ECBB88B"/>
    <w:rsid w:val="4ECCAE0C"/>
    <w:rsid w:val="4EDFED83"/>
    <w:rsid w:val="4F0F913E"/>
    <w:rsid w:val="4F165182"/>
    <w:rsid w:val="4F336693"/>
    <w:rsid w:val="4F3E76E7"/>
    <w:rsid w:val="4F53B1D5"/>
    <w:rsid w:val="4F66526C"/>
    <w:rsid w:val="4F9357D4"/>
    <w:rsid w:val="4F957CAC"/>
    <w:rsid w:val="4FA0203A"/>
    <w:rsid w:val="4FA54AB8"/>
    <w:rsid w:val="4FBA7875"/>
    <w:rsid w:val="4FC3DBA5"/>
    <w:rsid w:val="4FE5257E"/>
    <w:rsid w:val="4FF1C9BE"/>
    <w:rsid w:val="4FF72DD9"/>
    <w:rsid w:val="50006A4A"/>
    <w:rsid w:val="501C1944"/>
    <w:rsid w:val="509FEBB6"/>
    <w:rsid w:val="50EC0BAD"/>
    <w:rsid w:val="5129AC20"/>
    <w:rsid w:val="513B7575"/>
    <w:rsid w:val="5146BBA0"/>
    <w:rsid w:val="51478A27"/>
    <w:rsid w:val="51527668"/>
    <w:rsid w:val="515A3D3E"/>
    <w:rsid w:val="5167508B"/>
    <w:rsid w:val="5177ACFD"/>
    <w:rsid w:val="51782CA5"/>
    <w:rsid w:val="517A098D"/>
    <w:rsid w:val="518189FB"/>
    <w:rsid w:val="51848214"/>
    <w:rsid w:val="51982229"/>
    <w:rsid w:val="519DAF34"/>
    <w:rsid w:val="51C87B12"/>
    <w:rsid w:val="51DA8722"/>
    <w:rsid w:val="51E8AF52"/>
    <w:rsid w:val="51FB1E3B"/>
    <w:rsid w:val="5229FA7A"/>
    <w:rsid w:val="5240363B"/>
    <w:rsid w:val="524CC865"/>
    <w:rsid w:val="525D6652"/>
    <w:rsid w:val="5277A0DF"/>
    <w:rsid w:val="527E6F4D"/>
    <w:rsid w:val="5284DAFC"/>
    <w:rsid w:val="528BAF6B"/>
    <w:rsid w:val="52C9EB3E"/>
    <w:rsid w:val="52DA3A3F"/>
    <w:rsid w:val="52E78FD3"/>
    <w:rsid w:val="52E835DB"/>
    <w:rsid w:val="52EBCD38"/>
    <w:rsid w:val="534E6D06"/>
    <w:rsid w:val="53896CB5"/>
    <w:rsid w:val="5391472F"/>
    <w:rsid w:val="53993556"/>
    <w:rsid w:val="53A09BD1"/>
    <w:rsid w:val="53B8A8E1"/>
    <w:rsid w:val="53D20DF8"/>
    <w:rsid w:val="53DF6825"/>
    <w:rsid w:val="53FBCAA2"/>
    <w:rsid w:val="5430B4F9"/>
    <w:rsid w:val="5445E383"/>
    <w:rsid w:val="545CE7FA"/>
    <w:rsid w:val="549E153A"/>
    <w:rsid w:val="54CD7D32"/>
    <w:rsid w:val="54D4593C"/>
    <w:rsid w:val="54E945EF"/>
    <w:rsid w:val="550205CB"/>
    <w:rsid w:val="55152161"/>
    <w:rsid w:val="5561934E"/>
    <w:rsid w:val="55C01F22"/>
    <w:rsid w:val="55E1EE88"/>
    <w:rsid w:val="55E906ED"/>
    <w:rsid w:val="55F72A90"/>
    <w:rsid w:val="56284569"/>
    <w:rsid w:val="56358C92"/>
    <w:rsid w:val="5682915F"/>
    <w:rsid w:val="569682AA"/>
    <w:rsid w:val="56CAA437"/>
    <w:rsid w:val="56DCF07A"/>
    <w:rsid w:val="56F1ADE7"/>
    <w:rsid w:val="56F44B81"/>
    <w:rsid w:val="56F93F3B"/>
    <w:rsid w:val="56FBB3B2"/>
    <w:rsid w:val="56FC6ED2"/>
    <w:rsid w:val="571C4E34"/>
    <w:rsid w:val="5723AFDF"/>
    <w:rsid w:val="573B1761"/>
    <w:rsid w:val="57524DEF"/>
    <w:rsid w:val="575BBAA7"/>
    <w:rsid w:val="578BD39A"/>
    <w:rsid w:val="579F09CD"/>
    <w:rsid w:val="57ABFED0"/>
    <w:rsid w:val="57B0DE40"/>
    <w:rsid w:val="57E009CF"/>
    <w:rsid w:val="58171C4F"/>
    <w:rsid w:val="5817E104"/>
    <w:rsid w:val="582F0DC2"/>
    <w:rsid w:val="58904EF2"/>
    <w:rsid w:val="58925388"/>
    <w:rsid w:val="58F0D8CB"/>
    <w:rsid w:val="597FA5E5"/>
    <w:rsid w:val="599A275E"/>
    <w:rsid w:val="599ACAF1"/>
    <w:rsid w:val="59AFFF77"/>
    <w:rsid w:val="5A3D1DDA"/>
    <w:rsid w:val="5A6FEA52"/>
    <w:rsid w:val="5A86AF29"/>
    <w:rsid w:val="5A96F244"/>
    <w:rsid w:val="5AB423F2"/>
    <w:rsid w:val="5ADD3E56"/>
    <w:rsid w:val="5AE1ED36"/>
    <w:rsid w:val="5B156E32"/>
    <w:rsid w:val="5B4BDD0E"/>
    <w:rsid w:val="5B52EC7D"/>
    <w:rsid w:val="5B5B6842"/>
    <w:rsid w:val="5B9E874B"/>
    <w:rsid w:val="5BA09DAB"/>
    <w:rsid w:val="5BA92916"/>
    <w:rsid w:val="5BB2E08D"/>
    <w:rsid w:val="5BBAAF57"/>
    <w:rsid w:val="5BD8AA1F"/>
    <w:rsid w:val="5C029919"/>
    <w:rsid w:val="5C378711"/>
    <w:rsid w:val="5C3EF892"/>
    <w:rsid w:val="5C4B1A7B"/>
    <w:rsid w:val="5C75123B"/>
    <w:rsid w:val="5C803713"/>
    <w:rsid w:val="5CB7D791"/>
    <w:rsid w:val="5D0E4E62"/>
    <w:rsid w:val="5D161710"/>
    <w:rsid w:val="5D21AEE2"/>
    <w:rsid w:val="5D22D92F"/>
    <w:rsid w:val="5D6AE9CE"/>
    <w:rsid w:val="5D8B08DC"/>
    <w:rsid w:val="5D8FF8DA"/>
    <w:rsid w:val="5DBD5E87"/>
    <w:rsid w:val="5DCBAB22"/>
    <w:rsid w:val="5DEF6784"/>
    <w:rsid w:val="5E296542"/>
    <w:rsid w:val="5E29F671"/>
    <w:rsid w:val="5E9FF067"/>
    <w:rsid w:val="5EDE5E12"/>
    <w:rsid w:val="5EE75D3D"/>
    <w:rsid w:val="5EF94E70"/>
    <w:rsid w:val="5F11E192"/>
    <w:rsid w:val="5F30A8C4"/>
    <w:rsid w:val="5F5D8D17"/>
    <w:rsid w:val="5F61EB21"/>
    <w:rsid w:val="5F6B89CD"/>
    <w:rsid w:val="5F71FE5A"/>
    <w:rsid w:val="5F8167B5"/>
    <w:rsid w:val="5F84252C"/>
    <w:rsid w:val="5F889CB3"/>
    <w:rsid w:val="5FDA1D1C"/>
    <w:rsid w:val="5FEDE566"/>
    <w:rsid w:val="6006D57B"/>
    <w:rsid w:val="601012DA"/>
    <w:rsid w:val="6013681E"/>
    <w:rsid w:val="6014D4AF"/>
    <w:rsid w:val="602A8114"/>
    <w:rsid w:val="6066A727"/>
    <w:rsid w:val="60ADA50B"/>
    <w:rsid w:val="60CCEBE8"/>
    <w:rsid w:val="60FD500D"/>
    <w:rsid w:val="614FCA18"/>
    <w:rsid w:val="615256E1"/>
    <w:rsid w:val="615CFB18"/>
    <w:rsid w:val="6168ED3D"/>
    <w:rsid w:val="61907D7D"/>
    <w:rsid w:val="61B3E75C"/>
    <w:rsid w:val="61DC7191"/>
    <w:rsid w:val="61E1B9C2"/>
    <w:rsid w:val="621A5014"/>
    <w:rsid w:val="622D5B27"/>
    <w:rsid w:val="623C8576"/>
    <w:rsid w:val="623DC121"/>
    <w:rsid w:val="6260BFD6"/>
    <w:rsid w:val="626FCCA5"/>
    <w:rsid w:val="6277EF67"/>
    <w:rsid w:val="62815821"/>
    <w:rsid w:val="62A3C2EB"/>
    <w:rsid w:val="62A5D9B1"/>
    <w:rsid w:val="62B15EC8"/>
    <w:rsid w:val="62D19F5B"/>
    <w:rsid w:val="63142878"/>
    <w:rsid w:val="631AEF6E"/>
    <w:rsid w:val="633AABA2"/>
    <w:rsid w:val="63A67EB8"/>
    <w:rsid w:val="63C7E9C1"/>
    <w:rsid w:val="63C883A8"/>
    <w:rsid w:val="63D8A3F5"/>
    <w:rsid w:val="641F75BB"/>
    <w:rsid w:val="643C4A77"/>
    <w:rsid w:val="643CF97A"/>
    <w:rsid w:val="64688BD5"/>
    <w:rsid w:val="646EB159"/>
    <w:rsid w:val="648D44FB"/>
    <w:rsid w:val="64B4FBD2"/>
    <w:rsid w:val="64B93ADB"/>
    <w:rsid w:val="6509EBB2"/>
    <w:rsid w:val="6546FF43"/>
    <w:rsid w:val="654F428A"/>
    <w:rsid w:val="65B14954"/>
    <w:rsid w:val="661E3C39"/>
    <w:rsid w:val="661ED341"/>
    <w:rsid w:val="662D9A88"/>
    <w:rsid w:val="6653701E"/>
    <w:rsid w:val="66883FC0"/>
    <w:rsid w:val="66902209"/>
    <w:rsid w:val="66C2F52F"/>
    <w:rsid w:val="66C6B7A6"/>
    <w:rsid w:val="66E47A9D"/>
    <w:rsid w:val="66E74F7C"/>
    <w:rsid w:val="66F64D1F"/>
    <w:rsid w:val="6702A042"/>
    <w:rsid w:val="6735E986"/>
    <w:rsid w:val="673F1927"/>
    <w:rsid w:val="675CCD3F"/>
    <w:rsid w:val="6782511D"/>
    <w:rsid w:val="6792092D"/>
    <w:rsid w:val="67A4ACA7"/>
    <w:rsid w:val="67AC0E87"/>
    <w:rsid w:val="67F9B491"/>
    <w:rsid w:val="68018043"/>
    <w:rsid w:val="6803A7B2"/>
    <w:rsid w:val="68222E13"/>
    <w:rsid w:val="683A22E0"/>
    <w:rsid w:val="68459ED2"/>
    <w:rsid w:val="685810F4"/>
    <w:rsid w:val="68587D1A"/>
    <w:rsid w:val="68DAD564"/>
    <w:rsid w:val="6906D7CF"/>
    <w:rsid w:val="69310E7A"/>
    <w:rsid w:val="69BEEF69"/>
    <w:rsid w:val="69FC58D1"/>
    <w:rsid w:val="69FEC42C"/>
    <w:rsid w:val="6A04DE1F"/>
    <w:rsid w:val="6A27B5EE"/>
    <w:rsid w:val="6A5B9AB6"/>
    <w:rsid w:val="6A8A88A8"/>
    <w:rsid w:val="6A978899"/>
    <w:rsid w:val="6ADD27D5"/>
    <w:rsid w:val="6AFBD693"/>
    <w:rsid w:val="6B3A3032"/>
    <w:rsid w:val="6B4391F6"/>
    <w:rsid w:val="6B623B26"/>
    <w:rsid w:val="6B7CEBB9"/>
    <w:rsid w:val="6B8BB708"/>
    <w:rsid w:val="6BAD2E04"/>
    <w:rsid w:val="6BB123D2"/>
    <w:rsid w:val="6BCD98BB"/>
    <w:rsid w:val="6C0F8153"/>
    <w:rsid w:val="6C29D407"/>
    <w:rsid w:val="6C37D241"/>
    <w:rsid w:val="6C51DD8C"/>
    <w:rsid w:val="6C619682"/>
    <w:rsid w:val="6C62113B"/>
    <w:rsid w:val="6C6A6BA8"/>
    <w:rsid w:val="6C92E48A"/>
    <w:rsid w:val="6CDBEBD8"/>
    <w:rsid w:val="6CF45FEB"/>
    <w:rsid w:val="6D2D8B1B"/>
    <w:rsid w:val="6D555DA5"/>
    <w:rsid w:val="6D9B69D1"/>
    <w:rsid w:val="6DC62243"/>
    <w:rsid w:val="6DCFE049"/>
    <w:rsid w:val="6DE5F544"/>
    <w:rsid w:val="6DF867E8"/>
    <w:rsid w:val="6DF93564"/>
    <w:rsid w:val="6E30FD92"/>
    <w:rsid w:val="6EBF934B"/>
    <w:rsid w:val="6F1004AB"/>
    <w:rsid w:val="6F188BE5"/>
    <w:rsid w:val="6F209FCF"/>
    <w:rsid w:val="6F23AFF7"/>
    <w:rsid w:val="6F37AFFE"/>
    <w:rsid w:val="6F3A13D6"/>
    <w:rsid w:val="6F80745A"/>
    <w:rsid w:val="6FA5EE6F"/>
    <w:rsid w:val="6FA6429C"/>
    <w:rsid w:val="6FAD4166"/>
    <w:rsid w:val="700421E5"/>
    <w:rsid w:val="7049A9F4"/>
    <w:rsid w:val="704F205D"/>
    <w:rsid w:val="70553E34"/>
    <w:rsid w:val="70C09298"/>
    <w:rsid w:val="70D3C041"/>
    <w:rsid w:val="70EC902E"/>
    <w:rsid w:val="710F562E"/>
    <w:rsid w:val="71198121"/>
    <w:rsid w:val="7121CE6D"/>
    <w:rsid w:val="7138214B"/>
    <w:rsid w:val="715F9930"/>
    <w:rsid w:val="71A0C956"/>
    <w:rsid w:val="71D03908"/>
    <w:rsid w:val="71D0E889"/>
    <w:rsid w:val="71D1F34D"/>
    <w:rsid w:val="71E0E70A"/>
    <w:rsid w:val="72747C67"/>
    <w:rsid w:val="72CEA706"/>
    <w:rsid w:val="72EAE0E3"/>
    <w:rsid w:val="733A3DBD"/>
    <w:rsid w:val="7367E472"/>
    <w:rsid w:val="73BB5358"/>
    <w:rsid w:val="743AF6C2"/>
    <w:rsid w:val="743EEAE4"/>
    <w:rsid w:val="745685C4"/>
    <w:rsid w:val="74A1F66B"/>
    <w:rsid w:val="74AAF94E"/>
    <w:rsid w:val="74B1CA39"/>
    <w:rsid w:val="74C690B2"/>
    <w:rsid w:val="74D44329"/>
    <w:rsid w:val="74E57303"/>
    <w:rsid w:val="74E8FBBA"/>
    <w:rsid w:val="75094F89"/>
    <w:rsid w:val="75153054"/>
    <w:rsid w:val="751EB8AE"/>
    <w:rsid w:val="752CF6DD"/>
    <w:rsid w:val="75367E40"/>
    <w:rsid w:val="7537098F"/>
    <w:rsid w:val="754A9C62"/>
    <w:rsid w:val="755B6D46"/>
    <w:rsid w:val="7574F1B7"/>
    <w:rsid w:val="7580BED6"/>
    <w:rsid w:val="75C2150F"/>
    <w:rsid w:val="762F1144"/>
    <w:rsid w:val="763EED9A"/>
    <w:rsid w:val="764D4751"/>
    <w:rsid w:val="7658D50A"/>
    <w:rsid w:val="769CB2B2"/>
    <w:rsid w:val="76A30F65"/>
    <w:rsid w:val="76ACE848"/>
    <w:rsid w:val="76B3D4EB"/>
    <w:rsid w:val="76C4EF66"/>
    <w:rsid w:val="76F84B77"/>
    <w:rsid w:val="770C3E66"/>
    <w:rsid w:val="771BDD05"/>
    <w:rsid w:val="771DD897"/>
    <w:rsid w:val="774E1D18"/>
    <w:rsid w:val="775AF25E"/>
    <w:rsid w:val="7776ACD8"/>
    <w:rsid w:val="77C54C3D"/>
    <w:rsid w:val="77D38AD6"/>
    <w:rsid w:val="780997AC"/>
    <w:rsid w:val="78240A58"/>
    <w:rsid w:val="78A77F63"/>
    <w:rsid w:val="78C5BBE4"/>
    <w:rsid w:val="791B542B"/>
    <w:rsid w:val="79D17598"/>
    <w:rsid w:val="79E1BAF9"/>
    <w:rsid w:val="7A1B02BD"/>
    <w:rsid w:val="7A3CCB80"/>
    <w:rsid w:val="7A3E9DC7"/>
    <w:rsid w:val="7A5A1E0F"/>
    <w:rsid w:val="7A864651"/>
    <w:rsid w:val="7B04DA7B"/>
    <w:rsid w:val="7B228E36"/>
    <w:rsid w:val="7B5587D0"/>
    <w:rsid w:val="7B73BEED"/>
    <w:rsid w:val="7B8D57CB"/>
    <w:rsid w:val="7BBA904D"/>
    <w:rsid w:val="7BDC5AE4"/>
    <w:rsid w:val="7BF58CD8"/>
    <w:rsid w:val="7C072544"/>
    <w:rsid w:val="7C334570"/>
    <w:rsid w:val="7C412932"/>
    <w:rsid w:val="7C5ED544"/>
    <w:rsid w:val="7C88A7D5"/>
    <w:rsid w:val="7CB2BB63"/>
    <w:rsid w:val="7CBAC38D"/>
    <w:rsid w:val="7CD5AA01"/>
    <w:rsid w:val="7D19363F"/>
    <w:rsid w:val="7D608DEB"/>
    <w:rsid w:val="7D8AD568"/>
    <w:rsid w:val="7D8D3024"/>
    <w:rsid w:val="7D97E0C9"/>
    <w:rsid w:val="7DAA89A5"/>
    <w:rsid w:val="7DBC833D"/>
    <w:rsid w:val="7DC67E5E"/>
    <w:rsid w:val="7DFB15ED"/>
    <w:rsid w:val="7E0758D7"/>
    <w:rsid w:val="7E1EB2DB"/>
    <w:rsid w:val="7E25F51B"/>
    <w:rsid w:val="7E3362C1"/>
    <w:rsid w:val="7E34815A"/>
    <w:rsid w:val="7E544B3E"/>
    <w:rsid w:val="7E6A305B"/>
    <w:rsid w:val="7E911DF4"/>
    <w:rsid w:val="7EAA1838"/>
    <w:rsid w:val="7EBF8C37"/>
    <w:rsid w:val="7EE6A684"/>
    <w:rsid w:val="7EEC38E9"/>
    <w:rsid w:val="7FAB7CFF"/>
    <w:rsid w:val="7FE94E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A3B07"/>
  <w15:chartTrackingRefBased/>
  <w15:docId w15:val="{38DAEEF8-036B-4A85-A36F-B4B395EEB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Heading4"/>
    <w:next w:val="Normal"/>
    <w:link w:val="Heading3Char"/>
    <w:uiPriority w:val="9"/>
    <w:unhideWhenUsed/>
    <w:qFormat/>
    <w:rsid w:val="001F2C73"/>
    <w:pPr>
      <w:jc w:val="center"/>
      <w:outlineLvl w:val="2"/>
    </w:pPr>
    <w:rPr>
      <w:rFonts w:ascii="Arial" w:hAnsi="Arial" w:cs="Arial"/>
      <w:i w:val="0"/>
      <w:iCs w:val="0"/>
      <w:sz w:val="22"/>
      <w:szCs w:val="22"/>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F2C73"/>
    <w:rPr>
      <w:rFonts w:ascii="Arial" w:eastAsiaTheme="majorEastAsia" w:hAnsi="Arial" w:cs="Arial"/>
      <w:color w:val="0F4761" w:themeColor="accent1" w:themeShade="BF"/>
      <w:sz w:val="22"/>
      <w:szCs w:val="22"/>
      <w:lang w:val="en-GB"/>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486C8F07"/>
    <w:pPr>
      <w:ind w:left="720"/>
      <w:contextualSpacing/>
    </w:pPr>
  </w:style>
  <w:style w:type="character" w:styleId="Hyperlink">
    <w:name w:val="Hyperlink"/>
    <w:basedOn w:val="DefaultParagraphFont"/>
    <w:uiPriority w:val="99"/>
    <w:unhideWhenUsed/>
    <w:rsid w:val="6ADD27D5"/>
    <w:rPr>
      <w:color w:val="467886"/>
      <w:u w:val="single"/>
    </w:rPr>
  </w:style>
  <w:style w:type="paragraph" w:styleId="TOC1">
    <w:name w:val="toc 1"/>
    <w:basedOn w:val="Normal"/>
    <w:next w:val="Normal"/>
    <w:uiPriority w:val="39"/>
    <w:unhideWhenUsed/>
    <w:rsid w:val="6ADD27D5"/>
    <w:pPr>
      <w:spacing w:before="120" w:after="0"/>
    </w:pPr>
    <w:rPr>
      <w:b/>
      <w:bCs/>
      <w:i/>
      <w:iCs/>
    </w:rPr>
  </w:style>
  <w:style w:type="paragraph" w:styleId="TOC2">
    <w:name w:val="toc 2"/>
    <w:basedOn w:val="Normal"/>
    <w:next w:val="Normal"/>
    <w:uiPriority w:val="39"/>
    <w:unhideWhenUsed/>
    <w:rsid w:val="6ADD27D5"/>
    <w:pPr>
      <w:spacing w:before="120" w:after="0"/>
      <w:ind w:left="240"/>
    </w:pPr>
    <w:rPr>
      <w:b/>
      <w:bCs/>
      <w:sz w:val="22"/>
      <w:szCs w:val="22"/>
    </w:rPr>
  </w:style>
  <w:style w:type="table" w:styleId="TableGrid">
    <w:name w:val="Table Grid"/>
    <w:basedOn w:val="Table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2E6566"/>
    <w:rPr>
      <w:b/>
      <w:bCs/>
    </w:rPr>
  </w:style>
  <w:style w:type="character" w:styleId="UnresolvedMention">
    <w:name w:val="Unresolved Mention"/>
    <w:basedOn w:val="DefaultParagraphFont"/>
    <w:uiPriority w:val="99"/>
    <w:semiHidden/>
    <w:unhideWhenUsed/>
    <w:rsid w:val="00CF28A6"/>
    <w:rPr>
      <w:color w:val="605E5C"/>
      <w:shd w:val="clear" w:color="auto" w:fill="E1DFDD"/>
    </w:rPr>
  </w:style>
  <w:style w:type="character" w:styleId="FollowedHyperlink">
    <w:name w:val="FollowedHyperlink"/>
    <w:basedOn w:val="DefaultParagraphFont"/>
    <w:uiPriority w:val="99"/>
    <w:semiHidden/>
    <w:unhideWhenUsed/>
    <w:rsid w:val="007E35EE"/>
    <w:rPr>
      <w:color w:val="96607D" w:themeColor="followedHyperlink"/>
      <w:u w:val="single"/>
    </w:rPr>
  </w:style>
  <w:style w:type="character" w:customStyle="1" w:styleId="normaltextrun">
    <w:name w:val="normaltextrun"/>
    <w:basedOn w:val="DefaultParagraphFont"/>
    <w:rsid w:val="00342C54"/>
  </w:style>
  <w:style w:type="character" w:styleId="PlaceholderText">
    <w:name w:val="Placeholder Text"/>
    <w:basedOn w:val="DefaultParagraphFont"/>
    <w:uiPriority w:val="99"/>
    <w:semiHidden/>
    <w:rsid w:val="004278F4"/>
    <w:rPr>
      <w:color w:val="666666"/>
    </w:rPr>
  </w:style>
  <w:style w:type="character" w:customStyle="1" w:styleId="katex-mathml">
    <w:name w:val="katex-mathml"/>
    <w:basedOn w:val="DefaultParagraphFont"/>
    <w:rsid w:val="006F45F6"/>
  </w:style>
  <w:style w:type="character" w:customStyle="1" w:styleId="mord">
    <w:name w:val="mord"/>
    <w:basedOn w:val="DefaultParagraphFont"/>
    <w:rsid w:val="006F45F6"/>
  </w:style>
  <w:style w:type="character" w:customStyle="1" w:styleId="vlist-s">
    <w:name w:val="vlist-s"/>
    <w:basedOn w:val="DefaultParagraphFont"/>
    <w:rsid w:val="00233DC1"/>
  </w:style>
  <w:style w:type="character" w:customStyle="1" w:styleId="mrel">
    <w:name w:val="mrel"/>
    <w:basedOn w:val="DefaultParagraphFont"/>
    <w:rsid w:val="00233DC1"/>
  </w:style>
  <w:style w:type="character" w:customStyle="1" w:styleId="mbin">
    <w:name w:val="mbin"/>
    <w:basedOn w:val="DefaultParagraphFont"/>
    <w:rsid w:val="00233DC1"/>
  </w:style>
  <w:style w:type="character" w:customStyle="1" w:styleId="mopen">
    <w:name w:val="mopen"/>
    <w:basedOn w:val="DefaultParagraphFont"/>
    <w:rsid w:val="00233DC1"/>
  </w:style>
  <w:style w:type="character" w:customStyle="1" w:styleId="mclose">
    <w:name w:val="mclose"/>
    <w:basedOn w:val="DefaultParagraphFont"/>
    <w:rsid w:val="00233DC1"/>
  </w:style>
  <w:style w:type="character" w:customStyle="1" w:styleId="wacimagecontainer">
    <w:name w:val="wacimagecontainer"/>
    <w:basedOn w:val="DefaultParagraphFont"/>
    <w:rsid w:val="00A40D2C"/>
  </w:style>
  <w:style w:type="character" w:styleId="Emphasis">
    <w:name w:val="Emphasis"/>
    <w:basedOn w:val="DefaultParagraphFont"/>
    <w:uiPriority w:val="20"/>
    <w:qFormat/>
    <w:rsid w:val="00E651A2"/>
    <w:rPr>
      <w:i/>
      <w:iCs/>
    </w:rPr>
  </w:style>
  <w:style w:type="character" w:customStyle="1" w:styleId="bold">
    <w:name w:val="bold"/>
    <w:basedOn w:val="DefaultParagraphFont"/>
    <w:rsid w:val="000C1889"/>
  </w:style>
  <w:style w:type="character" w:customStyle="1" w:styleId="ng-star-inserted">
    <w:name w:val="ng-star-inserted"/>
    <w:basedOn w:val="DefaultParagraphFont"/>
    <w:rsid w:val="000C1889"/>
  </w:style>
  <w:style w:type="paragraph" w:styleId="CommentText">
    <w:name w:val="annotation text"/>
    <w:basedOn w:val="Normal"/>
    <w:link w:val="CommentTextChar"/>
    <w:uiPriority w:val="99"/>
    <w:semiHidden/>
    <w:unhideWhenUsed/>
    <w:rsid w:val="00C92B2A"/>
    <w:pPr>
      <w:spacing w:line="240" w:lineRule="auto"/>
    </w:pPr>
    <w:rPr>
      <w:sz w:val="20"/>
      <w:szCs w:val="20"/>
    </w:rPr>
  </w:style>
  <w:style w:type="character" w:customStyle="1" w:styleId="CommentTextChar">
    <w:name w:val="Comment Text Char"/>
    <w:basedOn w:val="DefaultParagraphFont"/>
    <w:link w:val="CommentText"/>
    <w:uiPriority w:val="99"/>
    <w:semiHidden/>
    <w:rsid w:val="00C92B2A"/>
    <w:rPr>
      <w:sz w:val="20"/>
      <w:szCs w:val="20"/>
      <w:lang w:val="en-GB"/>
    </w:rPr>
  </w:style>
  <w:style w:type="character" w:styleId="CommentReference">
    <w:name w:val="annotation reference"/>
    <w:basedOn w:val="DefaultParagraphFont"/>
    <w:uiPriority w:val="99"/>
    <w:semiHidden/>
    <w:unhideWhenUsed/>
    <w:rsid w:val="00C92B2A"/>
    <w:rPr>
      <w:sz w:val="16"/>
      <w:szCs w:val="16"/>
    </w:rPr>
  </w:style>
  <w:style w:type="paragraph" w:styleId="Revision">
    <w:name w:val="Revision"/>
    <w:hidden/>
    <w:uiPriority w:val="99"/>
    <w:semiHidden/>
    <w:rsid w:val="003A53AC"/>
    <w:pPr>
      <w:spacing w:after="0" w:line="240" w:lineRule="auto"/>
    </w:pPr>
    <w:rPr>
      <w:lang w:val="en-GB"/>
    </w:rPr>
  </w:style>
  <w:style w:type="paragraph" w:customStyle="1" w:styleId="paragraph">
    <w:name w:val="paragraph"/>
    <w:basedOn w:val="Normal"/>
    <w:rsid w:val="003D4928"/>
    <w:pPr>
      <w:spacing w:before="100" w:beforeAutospacing="1" w:after="100" w:afterAutospacing="1" w:line="240" w:lineRule="auto"/>
    </w:pPr>
    <w:rPr>
      <w:rFonts w:ascii="Times New Roman" w:eastAsia="Times New Roman" w:hAnsi="Times New Roman" w:cs="Times New Roman"/>
      <w:lang w:eastAsia="en-GB"/>
    </w:rPr>
  </w:style>
  <w:style w:type="character" w:customStyle="1" w:styleId="eop">
    <w:name w:val="eop"/>
    <w:basedOn w:val="DefaultParagraphFont"/>
    <w:rsid w:val="003D4928"/>
  </w:style>
  <w:style w:type="paragraph" w:styleId="CommentSubject">
    <w:name w:val="annotation subject"/>
    <w:basedOn w:val="CommentText"/>
    <w:next w:val="CommentText"/>
    <w:link w:val="CommentSubjectChar"/>
    <w:uiPriority w:val="99"/>
    <w:semiHidden/>
    <w:unhideWhenUsed/>
    <w:rsid w:val="00E85E03"/>
    <w:rPr>
      <w:b/>
      <w:bCs/>
    </w:rPr>
  </w:style>
  <w:style w:type="character" w:customStyle="1" w:styleId="CommentSubjectChar">
    <w:name w:val="Comment Subject Char"/>
    <w:basedOn w:val="CommentTextChar"/>
    <w:link w:val="CommentSubject"/>
    <w:uiPriority w:val="99"/>
    <w:semiHidden/>
    <w:rsid w:val="00E85E03"/>
    <w:rPr>
      <w:b/>
      <w:bCs/>
      <w:sz w:val="20"/>
      <w:szCs w:val="20"/>
      <w:lang w:val="en-GB"/>
    </w:rPr>
  </w:style>
  <w:style w:type="character" w:customStyle="1" w:styleId="ms-1">
    <w:name w:val="ms-1"/>
    <w:basedOn w:val="DefaultParagraphFont"/>
    <w:rsid w:val="005B719C"/>
  </w:style>
  <w:style w:type="character" w:customStyle="1" w:styleId="max-w-full">
    <w:name w:val="max-w-full"/>
    <w:basedOn w:val="DefaultParagraphFont"/>
    <w:rsid w:val="005B719C"/>
  </w:style>
  <w:style w:type="paragraph" w:styleId="NormalWeb">
    <w:name w:val="Normal (Web)"/>
    <w:basedOn w:val="Normal"/>
    <w:uiPriority w:val="99"/>
    <w:semiHidden/>
    <w:unhideWhenUsed/>
    <w:rsid w:val="006B6DD4"/>
    <w:pPr>
      <w:spacing w:before="100" w:beforeAutospacing="1" w:after="100" w:afterAutospacing="1" w:line="240" w:lineRule="auto"/>
    </w:pPr>
    <w:rPr>
      <w:rFonts w:ascii="Times New Roman" w:eastAsia="Times New Roman" w:hAnsi="Times New Roman" w:cs="Times New Roman"/>
      <w:lang w:eastAsia="en-GB"/>
    </w:rPr>
  </w:style>
  <w:style w:type="paragraph" w:styleId="TOC3">
    <w:name w:val="toc 3"/>
    <w:basedOn w:val="Normal"/>
    <w:next w:val="Normal"/>
    <w:autoRedefine/>
    <w:uiPriority w:val="39"/>
    <w:unhideWhenUsed/>
    <w:rsid w:val="005C0027"/>
    <w:pPr>
      <w:spacing w:after="0"/>
      <w:ind w:left="480"/>
    </w:pPr>
    <w:rPr>
      <w:sz w:val="20"/>
      <w:szCs w:val="20"/>
    </w:rPr>
  </w:style>
  <w:style w:type="paragraph" w:styleId="TOCHeading">
    <w:name w:val="TOC Heading"/>
    <w:basedOn w:val="Heading1"/>
    <w:next w:val="Normal"/>
    <w:uiPriority w:val="39"/>
    <w:unhideWhenUsed/>
    <w:qFormat/>
    <w:rsid w:val="005C0027"/>
    <w:pPr>
      <w:spacing w:before="240" w:after="0"/>
      <w:outlineLvl w:val="9"/>
    </w:pPr>
    <w:rPr>
      <w:sz w:val="32"/>
      <w:szCs w:val="32"/>
    </w:rPr>
  </w:style>
  <w:style w:type="paragraph" w:styleId="TOC4">
    <w:name w:val="toc 4"/>
    <w:basedOn w:val="Normal"/>
    <w:next w:val="Normal"/>
    <w:autoRedefine/>
    <w:uiPriority w:val="39"/>
    <w:semiHidden/>
    <w:unhideWhenUsed/>
    <w:rsid w:val="001010A7"/>
    <w:pPr>
      <w:spacing w:after="0"/>
      <w:ind w:left="720"/>
    </w:pPr>
    <w:rPr>
      <w:sz w:val="20"/>
      <w:szCs w:val="20"/>
    </w:rPr>
  </w:style>
  <w:style w:type="paragraph" w:styleId="TOC5">
    <w:name w:val="toc 5"/>
    <w:basedOn w:val="Normal"/>
    <w:next w:val="Normal"/>
    <w:autoRedefine/>
    <w:uiPriority w:val="39"/>
    <w:semiHidden/>
    <w:unhideWhenUsed/>
    <w:rsid w:val="001010A7"/>
    <w:pPr>
      <w:spacing w:after="0"/>
      <w:ind w:left="960"/>
    </w:pPr>
    <w:rPr>
      <w:sz w:val="20"/>
      <w:szCs w:val="20"/>
    </w:rPr>
  </w:style>
  <w:style w:type="paragraph" w:styleId="TOC6">
    <w:name w:val="toc 6"/>
    <w:basedOn w:val="Normal"/>
    <w:next w:val="Normal"/>
    <w:autoRedefine/>
    <w:uiPriority w:val="39"/>
    <w:semiHidden/>
    <w:unhideWhenUsed/>
    <w:rsid w:val="001010A7"/>
    <w:pPr>
      <w:spacing w:after="0"/>
      <w:ind w:left="1200"/>
    </w:pPr>
    <w:rPr>
      <w:sz w:val="20"/>
      <w:szCs w:val="20"/>
    </w:rPr>
  </w:style>
  <w:style w:type="paragraph" w:styleId="TOC7">
    <w:name w:val="toc 7"/>
    <w:basedOn w:val="Normal"/>
    <w:next w:val="Normal"/>
    <w:autoRedefine/>
    <w:uiPriority w:val="39"/>
    <w:semiHidden/>
    <w:unhideWhenUsed/>
    <w:rsid w:val="001010A7"/>
    <w:pPr>
      <w:spacing w:after="0"/>
      <w:ind w:left="1440"/>
    </w:pPr>
    <w:rPr>
      <w:sz w:val="20"/>
      <w:szCs w:val="20"/>
    </w:rPr>
  </w:style>
  <w:style w:type="paragraph" w:styleId="TOC8">
    <w:name w:val="toc 8"/>
    <w:basedOn w:val="Normal"/>
    <w:next w:val="Normal"/>
    <w:autoRedefine/>
    <w:uiPriority w:val="39"/>
    <w:semiHidden/>
    <w:unhideWhenUsed/>
    <w:rsid w:val="001010A7"/>
    <w:pPr>
      <w:spacing w:after="0"/>
      <w:ind w:left="1680"/>
    </w:pPr>
    <w:rPr>
      <w:sz w:val="20"/>
      <w:szCs w:val="20"/>
    </w:rPr>
  </w:style>
  <w:style w:type="paragraph" w:styleId="TOC9">
    <w:name w:val="toc 9"/>
    <w:basedOn w:val="Normal"/>
    <w:next w:val="Normal"/>
    <w:autoRedefine/>
    <w:uiPriority w:val="39"/>
    <w:semiHidden/>
    <w:unhideWhenUsed/>
    <w:rsid w:val="001010A7"/>
    <w:pPr>
      <w:spacing w:after="0"/>
      <w:ind w:left="1920"/>
    </w:pPr>
    <w:rPr>
      <w:sz w:val="20"/>
      <w:szCs w:val="20"/>
    </w:rPr>
  </w:style>
  <w:style w:type="paragraph" w:styleId="Caption">
    <w:name w:val="caption"/>
    <w:basedOn w:val="Normal"/>
    <w:next w:val="Normal"/>
    <w:uiPriority w:val="35"/>
    <w:unhideWhenUsed/>
    <w:qFormat/>
    <w:rsid w:val="001F28A5"/>
    <w:pPr>
      <w:spacing w:after="200" w:line="240" w:lineRule="auto"/>
    </w:pPr>
    <w:rPr>
      <w:i/>
      <w:iCs/>
      <w:color w:val="0E2841" w:themeColor="text2"/>
      <w:sz w:val="18"/>
      <w:szCs w:val="18"/>
    </w:rPr>
  </w:style>
  <w:style w:type="paragraph" w:styleId="Header">
    <w:name w:val="header"/>
    <w:basedOn w:val="Normal"/>
    <w:link w:val="HeaderChar"/>
    <w:uiPriority w:val="99"/>
    <w:unhideWhenUsed/>
    <w:rsid w:val="00DC7B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7BB4"/>
    <w:rPr>
      <w:lang w:val="en-GB"/>
    </w:rPr>
  </w:style>
  <w:style w:type="paragraph" w:styleId="Footer">
    <w:name w:val="footer"/>
    <w:basedOn w:val="Normal"/>
    <w:link w:val="FooterChar"/>
    <w:uiPriority w:val="99"/>
    <w:unhideWhenUsed/>
    <w:rsid w:val="00DC7B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7BB4"/>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8361">
      <w:bodyDiv w:val="1"/>
      <w:marLeft w:val="0"/>
      <w:marRight w:val="0"/>
      <w:marTop w:val="0"/>
      <w:marBottom w:val="0"/>
      <w:divBdr>
        <w:top w:val="none" w:sz="0" w:space="0" w:color="auto"/>
        <w:left w:val="none" w:sz="0" w:space="0" w:color="auto"/>
        <w:bottom w:val="none" w:sz="0" w:space="0" w:color="auto"/>
        <w:right w:val="none" w:sz="0" w:space="0" w:color="auto"/>
      </w:divBdr>
      <w:divsChild>
        <w:div w:id="347298048">
          <w:marLeft w:val="0"/>
          <w:marRight w:val="720"/>
          <w:marTop w:val="0"/>
          <w:marBottom w:val="0"/>
          <w:divBdr>
            <w:top w:val="none" w:sz="0" w:space="0" w:color="auto"/>
            <w:left w:val="none" w:sz="0" w:space="0" w:color="auto"/>
            <w:bottom w:val="none" w:sz="0" w:space="0" w:color="auto"/>
            <w:right w:val="none" w:sz="0" w:space="0" w:color="auto"/>
          </w:divBdr>
        </w:div>
        <w:div w:id="78795615">
          <w:marLeft w:val="0"/>
          <w:marRight w:val="0"/>
          <w:marTop w:val="0"/>
          <w:marBottom w:val="0"/>
          <w:divBdr>
            <w:top w:val="none" w:sz="0" w:space="0" w:color="auto"/>
            <w:left w:val="none" w:sz="0" w:space="0" w:color="auto"/>
            <w:bottom w:val="none" w:sz="0" w:space="0" w:color="auto"/>
            <w:right w:val="none" w:sz="0" w:space="0" w:color="auto"/>
          </w:divBdr>
        </w:div>
      </w:divsChild>
    </w:div>
    <w:div w:id="16125074">
      <w:bodyDiv w:val="1"/>
      <w:marLeft w:val="0"/>
      <w:marRight w:val="0"/>
      <w:marTop w:val="0"/>
      <w:marBottom w:val="0"/>
      <w:divBdr>
        <w:top w:val="none" w:sz="0" w:space="0" w:color="auto"/>
        <w:left w:val="none" w:sz="0" w:space="0" w:color="auto"/>
        <w:bottom w:val="none" w:sz="0" w:space="0" w:color="auto"/>
        <w:right w:val="none" w:sz="0" w:space="0" w:color="auto"/>
      </w:divBdr>
      <w:divsChild>
        <w:div w:id="1206673912">
          <w:marLeft w:val="0"/>
          <w:marRight w:val="0"/>
          <w:marTop w:val="0"/>
          <w:marBottom w:val="0"/>
          <w:divBdr>
            <w:top w:val="none" w:sz="0" w:space="0" w:color="auto"/>
            <w:left w:val="none" w:sz="0" w:space="0" w:color="auto"/>
            <w:bottom w:val="none" w:sz="0" w:space="0" w:color="auto"/>
            <w:right w:val="none" w:sz="0" w:space="0" w:color="auto"/>
          </w:divBdr>
          <w:divsChild>
            <w:div w:id="433282804">
              <w:marLeft w:val="0"/>
              <w:marRight w:val="0"/>
              <w:marTop w:val="0"/>
              <w:marBottom w:val="0"/>
              <w:divBdr>
                <w:top w:val="none" w:sz="0" w:space="0" w:color="auto"/>
                <w:left w:val="none" w:sz="0" w:space="0" w:color="auto"/>
                <w:bottom w:val="none" w:sz="0" w:space="0" w:color="auto"/>
                <w:right w:val="none" w:sz="0" w:space="0" w:color="auto"/>
              </w:divBdr>
              <w:divsChild>
                <w:div w:id="905384608">
                  <w:marLeft w:val="0"/>
                  <w:marRight w:val="0"/>
                  <w:marTop w:val="0"/>
                  <w:marBottom w:val="0"/>
                  <w:divBdr>
                    <w:top w:val="none" w:sz="0" w:space="0" w:color="auto"/>
                    <w:left w:val="none" w:sz="0" w:space="0" w:color="auto"/>
                    <w:bottom w:val="none" w:sz="0" w:space="0" w:color="auto"/>
                    <w:right w:val="none" w:sz="0" w:space="0" w:color="auto"/>
                  </w:divBdr>
                  <w:divsChild>
                    <w:div w:id="813375031">
                      <w:marLeft w:val="0"/>
                      <w:marRight w:val="0"/>
                      <w:marTop w:val="0"/>
                      <w:marBottom w:val="0"/>
                      <w:divBdr>
                        <w:top w:val="none" w:sz="0" w:space="0" w:color="auto"/>
                        <w:left w:val="none" w:sz="0" w:space="0" w:color="auto"/>
                        <w:bottom w:val="none" w:sz="0" w:space="0" w:color="auto"/>
                        <w:right w:val="none" w:sz="0" w:space="0" w:color="auto"/>
                      </w:divBdr>
                      <w:divsChild>
                        <w:div w:id="2103991217">
                          <w:marLeft w:val="0"/>
                          <w:marRight w:val="0"/>
                          <w:marTop w:val="0"/>
                          <w:marBottom w:val="0"/>
                          <w:divBdr>
                            <w:top w:val="none" w:sz="0" w:space="0" w:color="auto"/>
                            <w:left w:val="none" w:sz="0" w:space="0" w:color="auto"/>
                            <w:bottom w:val="none" w:sz="0" w:space="0" w:color="auto"/>
                            <w:right w:val="none" w:sz="0" w:space="0" w:color="auto"/>
                          </w:divBdr>
                          <w:divsChild>
                            <w:div w:id="1414086500">
                              <w:marLeft w:val="0"/>
                              <w:marRight w:val="0"/>
                              <w:marTop w:val="0"/>
                              <w:marBottom w:val="0"/>
                              <w:divBdr>
                                <w:top w:val="none" w:sz="0" w:space="0" w:color="auto"/>
                                <w:left w:val="none" w:sz="0" w:space="0" w:color="auto"/>
                                <w:bottom w:val="none" w:sz="0" w:space="0" w:color="auto"/>
                                <w:right w:val="none" w:sz="0" w:space="0" w:color="auto"/>
                              </w:divBdr>
                              <w:divsChild>
                                <w:div w:id="563373596">
                                  <w:marLeft w:val="0"/>
                                  <w:marRight w:val="0"/>
                                  <w:marTop w:val="0"/>
                                  <w:marBottom w:val="0"/>
                                  <w:divBdr>
                                    <w:top w:val="none" w:sz="0" w:space="0" w:color="auto"/>
                                    <w:left w:val="none" w:sz="0" w:space="0" w:color="auto"/>
                                    <w:bottom w:val="none" w:sz="0" w:space="0" w:color="auto"/>
                                    <w:right w:val="none" w:sz="0" w:space="0" w:color="auto"/>
                                  </w:divBdr>
                                  <w:divsChild>
                                    <w:div w:id="19662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07836">
      <w:bodyDiv w:val="1"/>
      <w:marLeft w:val="0"/>
      <w:marRight w:val="0"/>
      <w:marTop w:val="0"/>
      <w:marBottom w:val="0"/>
      <w:divBdr>
        <w:top w:val="none" w:sz="0" w:space="0" w:color="auto"/>
        <w:left w:val="none" w:sz="0" w:space="0" w:color="auto"/>
        <w:bottom w:val="none" w:sz="0" w:space="0" w:color="auto"/>
        <w:right w:val="none" w:sz="0" w:space="0" w:color="auto"/>
      </w:divBdr>
      <w:divsChild>
        <w:div w:id="375155749">
          <w:marLeft w:val="0"/>
          <w:marRight w:val="0"/>
          <w:marTop w:val="0"/>
          <w:marBottom w:val="0"/>
          <w:divBdr>
            <w:top w:val="none" w:sz="0" w:space="0" w:color="auto"/>
            <w:left w:val="none" w:sz="0" w:space="0" w:color="auto"/>
            <w:bottom w:val="none" w:sz="0" w:space="0" w:color="auto"/>
            <w:right w:val="none" w:sz="0" w:space="0" w:color="auto"/>
          </w:divBdr>
          <w:divsChild>
            <w:div w:id="20018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79029">
      <w:bodyDiv w:val="1"/>
      <w:marLeft w:val="0"/>
      <w:marRight w:val="0"/>
      <w:marTop w:val="0"/>
      <w:marBottom w:val="0"/>
      <w:divBdr>
        <w:top w:val="none" w:sz="0" w:space="0" w:color="auto"/>
        <w:left w:val="none" w:sz="0" w:space="0" w:color="auto"/>
        <w:bottom w:val="none" w:sz="0" w:space="0" w:color="auto"/>
        <w:right w:val="none" w:sz="0" w:space="0" w:color="auto"/>
      </w:divBdr>
    </w:div>
    <w:div w:id="80685520">
      <w:bodyDiv w:val="1"/>
      <w:marLeft w:val="0"/>
      <w:marRight w:val="0"/>
      <w:marTop w:val="0"/>
      <w:marBottom w:val="0"/>
      <w:divBdr>
        <w:top w:val="none" w:sz="0" w:space="0" w:color="auto"/>
        <w:left w:val="none" w:sz="0" w:space="0" w:color="auto"/>
        <w:bottom w:val="none" w:sz="0" w:space="0" w:color="auto"/>
        <w:right w:val="none" w:sz="0" w:space="0" w:color="auto"/>
      </w:divBdr>
      <w:divsChild>
        <w:div w:id="1970091872">
          <w:marLeft w:val="0"/>
          <w:marRight w:val="0"/>
          <w:marTop w:val="0"/>
          <w:marBottom w:val="0"/>
          <w:divBdr>
            <w:top w:val="none" w:sz="0" w:space="0" w:color="auto"/>
            <w:left w:val="none" w:sz="0" w:space="0" w:color="auto"/>
            <w:bottom w:val="none" w:sz="0" w:space="0" w:color="auto"/>
            <w:right w:val="none" w:sz="0" w:space="0" w:color="auto"/>
          </w:divBdr>
        </w:div>
        <w:div w:id="2123568231">
          <w:marLeft w:val="0"/>
          <w:marRight w:val="0"/>
          <w:marTop w:val="0"/>
          <w:marBottom w:val="0"/>
          <w:divBdr>
            <w:top w:val="none" w:sz="0" w:space="0" w:color="auto"/>
            <w:left w:val="none" w:sz="0" w:space="0" w:color="auto"/>
            <w:bottom w:val="none" w:sz="0" w:space="0" w:color="auto"/>
            <w:right w:val="none" w:sz="0" w:space="0" w:color="auto"/>
          </w:divBdr>
        </w:div>
      </w:divsChild>
    </w:div>
    <w:div w:id="89085155">
      <w:bodyDiv w:val="1"/>
      <w:marLeft w:val="0"/>
      <w:marRight w:val="0"/>
      <w:marTop w:val="0"/>
      <w:marBottom w:val="0"/>
      <w:divBdr>
        <w:top w:val="none" w:sz="0" w:space="0" w:color="auto"/>
        <w:left w:val="none" w:sz="0" w:space="0" w:color="auto"/>
        <w:bottom w:val="none" w:sz="0" w:space="0" w:color="auto"/>
        <w:right w:val="none" w:sz="0" w:space="0" w:color="auto"/>
      </w:divBdr>
      <w:divsChild>
        <w:div w:id="785277342">
          <w:marLeft w:val="0"/>
          <w:marRight w:val="0"/>
          <w:marTop w:val="0"/>
          <w:marBottom w:val="0"/>
          <w:divBdr>
            <w:top w:val="none" w:sz="0" w:space="0" w:color="auto"/>
            <w:left w:val="none" w:sz="0" w:space="0" w:color="auto"/>
            <w:bottom w:val="none" w:sz="0" w:space="0" w:color="auto"/>
            <w:right w:val="none" w:sz="0" w:space="0" w:color="auto"/>
          </w:divBdr>
        </w:div>
      </w:divsChild>
    </w:div>
    <w:div w:id="99105979">
      <w:bodyDiv w:val="1"/>
      <w:marLeft w:val="0"/>
      <w:marRight w:val="0"/>
      <w:marTop w:val="0"/>
      <w:marBottom w:val="0"/>
      <w:divBdr>
        <w:top w:val="none" w:sz="0" w:space="0" w:color="auto"/>
        <w:left w:val="none" w:sz="0" w:space="0" w:color="auto"/>
        <w:bottom w:val="none" w:sz="0" w:space="0" w:color="auto"/>
        <w:right w:val="none" w:sz="0" w:space="0" w:color="auto"/>
      </w:divBdr>
      <w:divsChild>
        <w:div w:id="2116124117">
          <w:marLeft w:val="0"/>
          <w:marRight w:val="0"/>
          <w:marTop w:val="0"/>
          <w:marBottom w:val="0"/>
          <w:divBdr>
            <w:top w:val="none" w:sz="0" w:space="0" w:color="auto"/>
            <w:left w:val="none" w:sz="0" w:space="0" w:color="auto"/>
            <w:bottom w:val="none" w:sz="0" w:space="0" w:color="auto"/>
            <w:right w:val="none" w:sz="0" w:space="0" w:color="auto"/>
          </w:divBdr>
          <w:divsChild>
            <w:div w:id="1285381016">
              <w:marLeft w:val="0"/>
              <w:marRight w:val="0"/>
              <w:marTop w:val="0"/>
              <w:marBottom w:val="0"/>
              <w:divBdr>
                <w:top w:val="none" w:sz="0" w:space="0" w:color="auto"/>
                <w:left w:val="none" w:sz="0" w:space="0" w:color="auto"/>
                <w:bottom w:val="none" w:sz="0" w:space="0" w:color="auto"/>
                <w:right w:val="none" w:sz="0" w:space="0" w:color="auto"/>
              </w:divBdr>
              <w:divsChild>
                <w:div w:id="1300109936">
                  <w:marLeft w:val="0"/>
                  <w:marRight w:val="0"/>
                  <w:marTop w:val="0"/>
                  <w:marBottom w:val="0"/>
                  <w:divBdr>
                    <w:top w:val="none" w:sz="0" w:space="0" w:color="auto"/>
                    <w:left w:val="none" w:sz="0" w:space="0" w:color="auto"/>
                    <w:bottom w:val="none" w:sz="0" w:space="0" w:color="auto"/>
                    <w:right w:val="none" w:sz="0" w:space="0" w:color="auto"/>
                  </w:divBdr>
                  <w:divsChild>
                    <w:div w:id="1399597618">
                      <w:marLeft w:val="0"/>
                      <w:marRight w:val="0"/>
                      <w:marTop w:val="0"/>
                      <w:marBottom w:val="0"/>
                      <w:divBdr>
                        <w:top w:val="none" w:sz="0" w:space="0" w:color="auto"/>
                        <w:left w:val="none" w:sz="0" w:space="0" w:color="auto"/>
                        <w:bottom w:val="none" w:sz="0" w:space="0" w:color="auto"/>
                        <w:right w:val="none" w:sz="0" w:space="0" w:color="auto"/>
                      </w:divBdr>
                      <w:divsChild>
                        <w:div w:id="1922988156">
                          <w:marLeft w:val="0"/>
                          <w:marRight w:val="0"/>
                          <w:marTop w:val="0"/>
                          <w:marBottom w:val="0"/>
                          <w:divBdr>
                            <w:top w:val="none" w:sz="0" w:space="0" w:color="auto"/>
                            <w:left w:val="none" w:sz="0" w:space="0" w:color="auto"/>
                            <w:bottom w:val="none" w:sz="0" w:space="0" w:color="auto"/>
                            <w:right w:val="none" w:sz="0" w:space="0" w:color="auto"/>
                          </w:divBdr>
                          <w:divsChild>
                            <w:div w:id="1887988890">
                              <w:marLeft w:val="0"/>
                              <w:marRight w:val="0"/>
                              <w:marTop w:val="0"/>
                              <w:marBottom w:val="0"/>
                              <w:divBdr>
                                <w:top w:val="none" w:sz="0" w:space="0" w:color="auto"/>
                                <w:left w:val="none" w:sz="0" w:space="0" w:color="auto"/>
                                <w:bottom w:val="none" w:sz="0" w:space="0" w:color="auto"/>
                                <w:right w:val="none" w:sz="0" w:space="0" w:color="auto"/>
                              </w:divBdr>
                              <w:divsChild>
                                <w:div w:id="2043550695">
                                  <w:marLeft w:val="0"/>
                                  <w:marRight w:val="0"/>
                                  <w:marTop w:val="0"/>
                                  <w:marBottom w:val="0"/>
                                  <w:divBdr>
                                    <w:top w:val="none" w:sz="0" w:space="0" w:color="auto"/>
                                    <w:left w:val="none" w:sz="0" w:space="0" w:color="auto"/>
                                    <w:bottom w:val="none" w:sz="0" w:space="0" w:color="auto"/>
                                    <w:right w:val="none" w:sz="0" w:space="0" w:color="auto"/>
                                  </w:divBdr>
                                  <w:divsChild>
                                    <w:div w:id="200370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325156">
      <w:bodyDiv w:val="1"/>
      <w:marLeft w:val="0"/>
      <w:marRight w:val="0"/>
      <w:marTop w:val="0"/>
      <w:marBottom w:val="0"/>
      <w:divBdr>
        <w:top w:val="none" w:sz="0" w:space="0" w:color="auto"/>
        <w:left w:val="none" w:sz="0" w:space="0" w:color="auto"/>
        <w:bottom w:val="none" w:sz="0" w:space="0" w:color="auto"/>
        <w:right w:val="none" w:sz="0" w:space="0" w:color="auto"/>
      </w:divBdr>
    </w:div>
    <w:div w:id="138040371">
      <w:bodyDiv w:val="1"/>
      <w:marLeft w:val="0"/>
      <w:marRight w:val="0"/>
      <w:marTop w:val="0"/>
      <w:marBottom w:val="0"/>
      <w:divBdr>
        <w:top w:val="none" w:sz="0" w:space="0" w:color="auto"/>
        <w:left w:val="none" w:sz="0" w:space="0" w:color="auto"/>
        <w:bottom w:val="none" w:sz="0" w:space="0" w:color="auto"/>
        <w:right w:val="none" w:sz="0" w:space="0" w:color="auto"/>
      </w:divBdr>
    </w:div>
    <w:div w:id="152070536">
      <w:bodyDiv w:val="1"/>
      <w:marLeft w:val="0"/>
      <w:marRight w:val="0"/>
      <w:marTop w:val="0"/>
      <w:marBottom w:val="0"/>
      <w:divBdr>
        <w:top w:val="none" w:sz="0" w:space="0" w:color="auto"/>
        <w:left w:val="none" w:sz="0" w:space="0" w:color="auto"/>
        <w:bottom w:val="none" w:sz="0" w:space="0" w:color="auto"/>
        <w:right w:val="none" w:sz="0" w:space="0" w:color="auto"/>
      </w:divBdr>
    </w:div>
    <w:div w:id="163205845">
      <w:bodyDiv w:val="1"/>
      <w:marLeft w:val="0"/>
      <w:marRight w:val="0"/>
      <w:marTop w:val="0"/>
      <w:marBottom w:val="0"/>
      <w:divBdr>
        <w:top w:val="none" w:sz="0" w:space="0" w:color="auto"/>
        <w:left w:val="none" w:sz="0" w:space="0" w:color="auto"/>
        <w:bottom w:val="none" w:sz="0" w:space="0" w:color="auto"/>
        <w:right w:val="none" w:sz="0" w:space="0" w:color="auto"/>
      </w:divBdr>
    </w:div>
    <w:div w:id="163475282">
      <w:bodyDiv w:val="1"/>
      <w:marLeft w:val="0"/>
      <w:marRight w:val="0"/>
      <w:marTop w:val="0"/>
      <w:marBottom w:val="0"/>
      <w:divBdr>
        <w:top w:val="none" w:sz="0" w:space="0" w:color="auto"/>
        <w:left w:val="none" w:sz="0" w:space="0" w:color="auto"/>
        <w:bottom w:val="none" w:sz="0" w:space="0" w:color="auto"/>
        <w:right w:val="none" w:sz="0" w:space="0" w:color="auto"/>
      </w:divBdr>
    </w:div>
    <w:div w:id="168570888">
      <w:bodyDiv w:val="1"/>
      <w:marLeft w:val="0"/>
      <w:marRight w:val="0"/>
      <w:marTop w:val="0"/>
      <w:marBottom w:val="0"/>
      <w:divBdr>
        <w:top w:val="none" w:sz="0" w:space="0" w:color="auto"/>
        <w:left w:val="none" w:sz="0" w:space="0" w:color="auto"/>
        <w:bottom w:val="none" w:sz="0" w:space="0" w:color="auto"/>
        <w:right w:val="none" w:sz="0" w:space="0" w:color="auto"/>
      </w:divBdr>
      <w:divsChild>
        <w:div w:id="1047336284">
          <w:marLeft w:val="0"/>
          <w:marRight w:val="0"/>
          <w:marTop w:val="0"/>
          <w:marBottom w:val="0"/>
          <w:divBdr>
            <w:top w:val="none" w:sz="0" w:space="0" w:color="auto"/>
            <w:left w:val="none" w:sz="0" w:space="0" w:color="auto"/>
            <w:bottom w:val="none" w:sz="0" w:space="0" w:color="auto"/>
            <w:right w:val="none" w:sz="0" w:space="0" w:color="auto"/>
          </w:divBdr>
          <w:divsChild>
            <w:div w:id="1718621637">
              <w:marLeft w:val="0"/>
              <w:marRight w:val="0"/>
              <w:marTop w:val="0"/>
              <w:marBottom w:val="0"/>
              <w:divBdr>
                <w:top w:val="none" w:sz="0" w:space="0" w:color="auto"/>
                <w:left w:val="none" w:sz="0" w:space="0" w:color="auto"/>
                <w:bottom w:val="none" w:sz="0" w:space="0" w:color="auto"/>
                <w:right w:val="none" w:sz="0" w:space="0" w:color="auto"/>
              </w:divBdr>
              <w:divsChild>
                <w:div w:id="473259147">
                  <w:marLeft w:val="0"/>
                  <w:marRight w:val="0"/>
                  <w:marTop w:val="0"/>
                  <w:marBottom w:val="0"/>
                  <w:divBdr>
                    <w:top w:val="none" w:sz="0" w:space="0" w:color="auto"/>
                    <w:left w:val="none" w:sz="0" w:space="0" w:color="auto"/>
                    <w:bottom w:val="none" w:sz="0" w:space="0" w:color="auto"/>
                    <w:right w:val="none" w:sz="0" w:space="0" w:color="auto"/>
                  </w:divBdr>
                  <w:divsChild>
                    <w:div w:id="1809780054">
                      <w:marLeft w:val="0"/>
                      <w:marRight w:val="0"/>
                      <w:marTop w:val="0"/>
                      <w:marBottom w:val="0"/>
                      <w:divBdr>
                        <w:top w:val="none" w:sz="0" w:space="0" w:color="auto"/>
                        <w:left w:val="none" w:sz="0" w:space="0" w:color="auto"/>
                        <w:bottom w:val="none" w:sz="0" w:space="0" w:color="auto"/>
                        <w:right w:val="none" w:sz="0" w:space="0" w:color="auto"/>
                      </w:divBdr>
                      <w:divsChild>
                        <w:div w:id="995113784">
                          <w:marLeft w:val="0"/>
                          <w:marRight w:val="0"/>
                          <w:marTop w:val="0"/>
                          <w:marBottom w:val="0"/>
                          <w:divBdr>
                            <w:top w:val="none" w:sz="0" w:space="0" w:color="auto"/>
                            <w:left w:val="none" w:sz="0" w:space="0" w:color="auto"/>
                            <w:bottom w:val="none" w:sz="0" w:space="0" w:color="auto"/>
                            <w:right w:val="none" w:sz="0" w:space="0" w:color="auto"/>
                          </w:divBdr>
                          <w:divsChild>
                            <w:div w:id="1888685085">
                              <w:marLeft w:val="0"/>
                              <w:marRight w:val="0"/>
                              <w:marTop w:val="0"/>
                              <w:marBottom w:val="0"/>
                              <w:divBdr>
                                <w:top w:val="none" w:sz="0" w:space="0" w:color="auto"/>
                                <w:left w:val="none" w:sz="0" w:space="0" w:color="auto"/>
                                <w:bottom w:val="none" w:sz="0" w:space="0" w:color="auto"/>
                                <w:right w:val="none" w:sz="0" w:space="0" w:color="auto"/>
                              </w:divBdr>
                              <w:divsChild>
                                <w:div w:id="559292805">
                                  <w:marLeft w:val="0"/>
                                  <w:marRight w:val="0"/>
                                  <w:marTop w:val="0"/>
                                  <w:marBottom w:val="0"/>
                                  <w:divBdr>
                                    <w:top w:val="none" w:sz="0" w:space="0" w:color="auto"/>
                                    <w:left w:val="none" w:sz="0" w:space="0" w:color="auto"/>
                                    <w:bottom w:val="none" w:sz="0" w:space="0" w:color="auto"/>
                                    <w:right w:val="none" w:sz="0" w:space="0" w:color="auto"/>
                                  </w:divBdr>
                                  <w:divsChild>
                                    <w:div w:id="36059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061317">
      <w:bodyDiv w:val="1"/>
      <w:marLeft w:val="0"/>
      <w:marRight w:val="0"/>
      <w:marTop w:val="0"/>
      <w:marBottom w:val="0"/>
      <w:divBdr>
        <w:top w:val="none" w:sz="0" w:space="0" w:color="auto"/>
        <w:left w:val="none" w:sz="0" w:space="0" w:color="auto"/>
        <w:bottom w:val="none" w:sz="0" w:space="0" w:color="auto"/>
        <w:right w:val="none" w:sz="0" w:space="0" w:color="auto"/>
      </w:divBdr>
    </w:div>
    <w:div w:id="209002270">
      <w:bodyDiv w:val="1"/>
      <w:marLeft w:val="0"/>
      <w:marRight w:val="0"/>
      <w:marTop w:val="0"/>
      <w:marBottom w:val="0"/>
      <w:divBdr>
        <w:top w:val="none" w:sz="0" w:space="0" w:color="auto"/>
        <w:left w:val="none" w:sz="0" w:space="0" w:color="auto"/>
        <w:bottom w:val="none" w:sz="0" w:space="0" w:color="auto"/>
        <w:right w:val="none" w:sz="0" w:space="0" w:color="auto"/>
      </w:divBdr>
      <w:divsChild>
        <w:div w:id="653873675">
          <w:marLeft w:val="0"/>
          <w:marRight w:val="0"/>
          <w:marTop w:val="0"/>
          <w:marBottom w:val="0"/>
          <w:divBdr>
            <w:top w:val="none" w:sz="0" w:space="0" w:color="auto"/>
            <w:left w:val="none" w:sz="0" w:space="0" w:color="auto"/>
            <w:bottom w:val="none" w:sz="0" w:space="0" w:color="auto"/>
            <w:right w:val="none" w:sz="0" w:space="0" w:color="auto"/>
          </w:divBdr>
          <w:divsChild>
            <w:div w:id="1776629501">
              <w:marLeft w:val="0"/>
              <w:marRight w:val="0"/>
              <w:marTop w:val="0"/>
              <w:marBottom w:val="0"/>
              <w:divBdr>
                <w:top w:val="none" w:sz="0" w:space="0" w:color="auto"/>
                <w:left w:val="none" w:sz="0" w:space="0" w:color="auto"/>
                <w:bottom w:val="none" w:sz="0" w:space="0" w:color="auto"/>
                <w:right w:val="none" w:sz="0" w:space="0" w:color="auto"/>
              </w:divBdr>
              <w:divsChild>
                <w:div w:id="11036422">
                  <w:marLeft w:val="0"/>
                  <w:marRight w:val="0"/>
                  <w:marTop w:val="0"/>
                  <w:marBottom w:val="0"/>
                  <w:divBdr>
                    <w:top w:val="none" w:sz="0" w:space="0" w:color="auto"/>
                    <w:left w:val="none" w:sz="0" w:space="0" w:color="auto"/>
                    <w:bottom w:val="none" w:sz="0" w:space="0" w:color="auto"/>
                    <w:right w:val="none" w:sz="0" w:space="0" w:color="auto"/>
                  </w:divBdr>
                  <w:divsChild>
                    <w:div w:id="1051266993">
                      <w:marLeft w:val="0"/>
                      <w:marRight w:val="0"/>
                      <w:marTop w:val="0"/>
                      <w:marBottom w:val="0"/>
                      <w:divBdr>
                        <w:top w:val="none" w:sz="0" w:space="0" w:color="auto"/>
                        <w:left w:val="none" w:sz="0" w:space="0" w:color="auto"/>
                        <w:bottom w:val="none" w:sz="0" w:space="0" w:color="auto"/>
                        <w:right w:val="none" w:sz="0" w:space="0" w:color="auto"/>
                      </w:divBdr>
                      <w:divsChild>
                        <w:div w:id="874003545">
                          <w:marLeft w:val="0"/>
                          <w:marRight w:val="0"/>
                          <w:marTop w:val="0"/>
                          <w:marBottom w:val="0"/>
                          <w:divBdr>
                            <w:top w:val="none" w:sz="0" w:space="0" w:color="auto"/>
                            <w:left w:val="none" w:sz="0" w:space="0" w:color="auto"/>
                            <w:bottom w:val="none" w:sz="0" w:space="0" w:color="auto"/>
                            <w:right w:val="none" w:sz="0" w:space="0" w:color="auto"/>
                          </w:divBdr>
                          <w:divsChild>
                            <w:div w:id="347757209">
                              <w:marLeft w:val="0"/>
                              <w:marRight w:val="0"/>
                              <w:marTop w:val="0"/>
                              <w:marBottom w:val="0"/>
                              <w:divBdr>
                                <w:top w:val="none" w:sz="0" w:space="0" w:color="auto"/>
                                <w:left w:val="none" w:sz="0" w:space="0" w:color="auto"/>
                                <w:bottom w:val="none" w:sz="0" w:space="0" w:color="auto"/>
                                <w:right w:val="none" w:sz="0" w:space="0" w:color="auto"/>
                              </w:divBdr>
                              <w:divsChild>
                                <w:div w:id="2099596527">
                                  <w:marLeft w:val="0"/>
                                  <w:marRight w:val="0"/>
                                  <w:marTop w:val="0"/>
                                  <w:marBottom w:val="0"/>
                                  <w:divBdr>
                                    <w:top w:val="none" w:sz="0" w:space="0" w:color="auto"/>
                                    <w:left w:val="none" w:sz="0" w:space="0" w:color="auto"/>
                                    <w:bottom w:val="none" w:sz="0" w:space="0" w:color="auto"/>
                                    <w:right w:val="none" w:sz="0" w:space="0" w:color="auto"/>
                                  </w:divBdr>
                                  <w:divsChild>
                                    <w:div w:id="39139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438400">
      <w:bodyDiv w:val="1"/>
      <w:marLeft w:val="0"/>
      <w:marRight w:val="0"/>
      <w:marTop w:val="0"/>
      <w:marBottom w:val="0"/>
      <w:divBdr>
        <w:top w:val="none" w:sz="0" w:space="0" w:color="auto"/>
        <w:left w:val="none" w:sz="0" w:space="0" w:color="auto"/>
        <w:bottom w:val="none" w:sz="0" w:space="0" w:color="auto"/>
        <w:right w:val="none" w:sz="0" w:space="0" w:color="auto"/>
      </w:divBdr>
    </w:div>
    <w:div w:id="221525715">
      <w:bodyDiv w:val="1"/>
      <w:marLeft w:val="0"/>
      <w:marRight w:val="0"/>
      <w:marTop w:val="0"/>
      <w:marBottom w:val="0"/>
      <w:divBdr>
        <w:top w:val="none" w:sz="0" w:space="0" w:color="auto"/>
        <w:left w:val="none" w:sz="0" w:space="0" w:color="auto"/>
        <w:bottom w:val="none" w:sz="0" w:space="0" w:color="auto"/>
        <w:right w:val="none" w:sz="0" w:space="0" w:color="auto"/>
      </w:divBdr>
    </w:div>
    <w:div w:id="243346619">
      <w:bodyDiv w:val="1"/>
      <w:marLeft w:val="0"/>
      <w:marRight w:val="0"/>
      <w:marTop w:val="0"/>
      <w:marBottom w:val="0"/>
      <w:divBdr>
        <w:top w:val="none" w:sz="0" w:space="0" w:color="auto"/>
        <w:left w:val="none" w:sz="0" w:space="0" w:color="auto"/>
        <w:bottom w:val="none" w:sz="0" w:space="0" w:color="auto"/>
        <w:right w:val="none" w:sz="0" w:space="0" w:color="auto"/>
      </w:divBdr>
    </w:div>
    <w:div w:id="251163580">
      <w:bodyDiv w:val="1"/>
      <w:marLeft w:val="0"/>
      <w:marRight w:val="0"/>
      <w:marTop w:val="0"/>
      <w:marBottom w:val="0"/>
      <w:divBdr>
        <w:top w:val="none" w:sz="0" w:space="0" w:color="auto"/>
        <w:left w:val="none" w:sz="0" w:space="0" w:color="auto"/>
        <w:bottom w:val="none" w:sz="0" w:space="0" w:color="auto"/>
        <w:right w:val="none" w:sz="0" w:space="0" w:color="auto"/>
      </w:divBdr>
      <w:divsChild>
        <w:div w:id="1338117227">
          <w:marLeft w:val="0"/>
          <w:marRight w:val="0"/>
          <w:marTop w:val="0"/>
          <w:marBottom w:val="0"/>
          <w:divBdr>
            <w:top w:val="none" w:sz="0" w:space="0" w:color="auto"/>
            <w:left w:val="none" w:sz="0" w:space="0" w:color="auto"/>
            <w:bottom w:val="none" w:sz="0" w:space="0" w:color="auto"/>
            <w:right w:val="none" w:sz="0" w:space="0" w:color="auto"/>
          </w:divBdr>
          <w:divsChild>
            <w:div w:id="159555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690655">
      <w:bodyDiv w:val="1"/>
      <w:marLeft w:val="0"/>
      <w:marRight w:val="0"/>
      <w:marTop w:val="0"/>
      <w:marBottom w:val="0"/>
      <w:divBdr>
        <w:top w:val="none" w:sz="0" w:space="0" w:color="auto"/>
        <w:left w:val="none" w:sz="0" w:space="0" w:color="auto"/>
        <w:bottom w:val="none" w:sz="0" w:space="0" w:color="auto"/>
        <w:right w:val="none" w:sz="0" w:space="0" w:color="auto"/>
      </w:divBdr>
    </w:div>
    <w:div w:id="331567966">
      <w:bodyDiv w:val="1"/>
      <w:marLeft w:val="0"/>
      <w:marRight w:val="0"/>
      <w:marTop w:val="0"/>
      <w:marBottom w:val="0"/>
      <w:divBdr>
        <w:top w:val="none" w:sz="0" w:space="0" w:color="auto"/>
        <w:left w:val="none" w:sz="0" w:space="0" w:color="auto"/>
        <w:bottom w:val="none" w:sz="0" w:space="0" w:color="auto"/>
        <w:right w:val="none" w:sz="0" w:space="0" w:color="auto"/>
      </w:divBdr>
    </w:div>
    <w:div w:id="343558763">
      <w:bodyDiv w:val="1"/>
      <w:marLeft w:val="0"/>
      <w:marRight w:val="0"/>
      <w:marTop w:val="0"/>
      <w:marBottom w:val="0"/>
      <w:divBdr>
        <w:top w:val="none" w:sz="0" w:space="0" w:color="auto"/>
        <w:left w:val="none" w:sz="0" w:space="0" w:color="auto"/>
        <w:bottom w:val="none" w:sz="0" w:space="0" w:color="auto"/>
        <w:right w:val="none" w:sz="0" w:space="0" w:color="auto"/>
      </w:divBdr>
    </w:div>
    <w:div w:id="358967889">
      <w:bodyDiv w:val="1"/>
      <w:marLeft w:val="0"/>
      <w:marRight w:val="0"/>
      <w:marTop w:val="0"/>
      <w:marBottom w:val="0"/>
      <w:divBdr>
        <w:top w:val="none" w:sz="0" w:space="0" w:color="auto"/>
        <w:left w:val="none" w:sz="0" w:space="0" w:color="auto"/>
        <w:bottom w:val="none" w:sz="0" w:space="0" w:color="auto"/>
        <w:right w:val="none" w:sz="0" w:space="0" w:color="auto"/>
      </w:divBdr>
    </w:div>
    <w:div w:id="369694197">
      <w:bodyDiv w:val="1"/>
      <w:marLeft w:val="0"/>
      <w:marRight w:val="0"/>
      <w:marTop w:val="0"/>
      <w:marBottom w:val="0"/>
      <w:divBdr>
        <w:top w:val="none" w:sz="0" w:space="0" w:color="auto"/>
        <w:left w:val="none" w:sz="0" w:space="0" w:color="auto"/>
        <w:bottom w:val="none" w:sz="0" w:space="0" w:color="auto"/>
        <w:right w:val="none" w:sz="0" w:space="0" w:color="auto"/>
      </w:divBdr>
      <w:divsChild>
        <w:div w:id="1866937268">
          <w:marLeft w:val="0"/>
          <w:marRight w:val="0"/>
          <w:marTop w:val="0"/>
          <w:marBottom w:val="0"/>
          <w:divBdr>
            <w:top w:val="none" w:sz="0" w:space="0" w:color="auto"/>
            <w:left w:val="none" w:sz="0" w:space="0" w:color="auto"/>
            <w:bottom w:val="none" w:sz="0" w:space="0" w:color="auto"/>
            <w:right w:val="none" w:sz="0" w:space="0" w:color="auto"/>
          </w:divBdr>
          <w:divsChild>
            <w:div w:id="117873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189850">
      <w:bodyDiv w:val="1"/>
      <w:marLeft w:val="0"/>
      <w:marRight w:val="0"/>
      <w:marTop w:val="0"/>
      <w:marBottom w:val="0"/>
      <w:divBdr>
        <w:top w:val="none" w:sz="0" w:space="0" w:color="auto"/>
        <w:left w:val="none" w:sz="0" w:space="0" w:color="auto"/>
        <w:bottom w:val="none" w:sz="0" w:space="0" w:color="auto"/>
        <w:right w:val="none" w:sz="0" w:space="0" w:color="auto"/>
      </w:divBdr>
    </w:div>
    <w:div w:id="377779454">
      <w:bodyDiv w:val="1"/>
      <w:marLeft w:val="0"/>
      <w:marRight w:val="0"/>
      <w:marTop w:val="0"/>
      <w:marBottom w:val="0"/>
      <w:divBdr>
        <w:top w:val="none" w:sz="0" w:space="0" w:color="auto"/>
        <w:left w:val="none" w:sz="0" w:space="0" w:color="auto"/>
        <w:bottom w:val="none" w:sz="0" w:space="0" w:color="auto"/>
        <w:right w:val="none" w:sz="0" w:space="0" w:color="auto"/>
      </w:divBdr>
      <w:divsChild>
        <w:div w:id="606546053">
          <w:marLeft w:val="0"/>
          <w:marRight w:val="0"/>
          <w:marTop w:val="0"/>
          <w:marBottom w:val="0"/>
          <w:divBdr>
            <w:top w:val="none" w:sz="0" w:space="0" w:color="auto"/>
            <w:left w:val="none" w:sz="0" w:space="0" w:color="auto"/>
            <w:bottom w:val="none" w:sz="0" w:space="0" w:color="auto"/>
            <w:right w:val="none" w:sz="0" w:space="0" w:color="auto"/>
          </w:divBdr>
        </w:div>
      </w:divsChild>
    </w:div>
    <w:div w:id="378290415">
      <w:bodyDiv w:val="1"/>
      <w:marLeft w:val="0"/>
      <w:marRight w:val="0"/>
      <w:marTop w:val="0"/>
      <w:marBottom w:val="0"/>
      <w:divBdr>
        <w:top w:val="none" w:sz="0" w:space="0" w:color="auto"/>
        <w:left w:val="none" w:sz="0" w:space="0" w:color="auto"/>
        <w:bottom w:val="none" w:sz="0" w:space="0" w:color="auto"/>
        <w:right w:val="none" w:sz="0" w:space="0" w:color="auto"/>
      </w:divBdr>
    </w:div>
    <w:div w:id="386414700">
      <w:bodyDiv w:val="1"/>
      <w:marLeft w:val="0"/>
      <w:marRight w:val="0"/>
      <w:marTop w:val="0"/>
      <w:marBottom w:val="0"/>
      <w:divBdr>
        <w:top w:val="none" w:sz="0" w:space="0" w:color="auto"/>
        <w:left w:val="none" w:sz="0" w:space="0" w:color="auto"/>
        <w:bottom w:val="none" w:sz="0" w:space="0" w:color="auto"/>
        <w:right w:val="none" w:sz="0" w:space="0" w:color="auto"/>
      </w:divBdr>
      <w:divsChild>
        <w:div w:id="325132988">
          <w:marLeft w:val="0"/>
          <w:marRight w:val="0"/>
          <w:marTop w:val="0"/>
          <w:marBottom w:val="0"/>
          <w:divBdr>
            <w:top w:val="none" w:sz="0" w:space="0" w:color="auto"/>
            <w:left w:val="none" w:sz="0" w:space="0" w:color="auto"/>
            <w:bottom w:val="none" w:sz="0" w:space="0" w:color="auto"/>
            <w:right w:val="none" w:sz="0" w:space="0" w:color="auto"/>
          </w:divBdr>
          <w:divsChild>
            <w:div w:id="248126720">
              <w:marLeft w:val="0"/>
              <w:marRight w:val="0"/>
              <w:marTop w:val="0"/>
              <w:marBottom w:val="0"/>
              <w:divBdr>
                <w:top w:val="none" w:sz="0" w:space="0" w:color="auto"/>
                <w:left w:val="none" w:sz="0" w:space="0" w:color="auto"/>
                <w:bottom w:val="none" w:sz="0" w:space="0" w:color="auto"/>
                <w:right w:val="none" w:sz="0" w:space="0" w:color="auto"/>
              </w:divBdr>
              <w:divsChild>
                <w:div w:id="1511480594">
                  <w:marLeft w:val="0"/>
                  <w:marRight w:val="0"/>
                  <w:marTop w:val="0"/>
                  <w:marBottom w:val="0"/>
                  <w:divBdr>
                    <w:top w:val="none" w:sz="0" w:space="0" w:color="auto"/>
                    <w:left w:val="none" w:sz="0" w:space="0" w:color="auto"/>
                    <w:bottom w:val="none" w:sz="0" w:space="0" w:color="auto"/>
                    <w:right w:val="none" w:sz="0" w:space="0" w:color="auto"/>
                  </w:divBdr>
                  <w:divsChild>
                    <w:div w:id="841355971">
                      <w:marLeft w:val="0"/>
                      <w:marRight w:val="0"/>
                      <w:marTop w:val="0"/>
                      <w:marBottom w:val="0"/>
                      <w:divBdr>
                        <w:top w:val="none" w:sz="0" w:space="0" w:color="auto"/>
                        <w:left w:val="none" w:sz="0" w:space="0" w:color="auto"/>
                        <w:bottom w:val="none" w:sz="0" w:space="0" w:color="auto"/>
                        <w:right w:val="none" w:sz="0" w:space="0" w:color="auto"/>
                      </w:divBdr>
                      <w:divsChild>
                        <w:div w:id="1082411194">
                          <w:marLeft w:val="0"/>
                          <w:marRight w:val="0"/>
                          <w:marTop w:val="0"/>
                          <w:marBottom w:val="0"/>
                          <w:divBdr>
                            <w:top w:val="none" w:sz="0" w:space="0" w:color="auto"/>
                            <w:left w:val="none" w:sz="0" w:space="0" w:color="auto"/>
                            <w:bottom w:val="none" w:sz="0" w:space="0" w:color="auto"/>
                            <w:right w:val="none" w:sz="0" w:space="0" w:color="auto"/>
                          </w:divBdr>
                          <w:divsChild>
                            <w:div w:id="1414473672">
                              <w:marLeft w:val="0"/>
                              <w:marRight w:val="0"/>
                              <w:marTop w:val="0"/>
                              <w:marBottom w:val="0"/>
                              <w:divBdr>
                                <w:top w:val="none" w:sz="0" w:space="0" w:color="auto"/>
                                <w:left w:val="none" w:sz="0" w:space="0" w:color="auto"/>
                                <w:bottom w:val="none" w:sz="0" w:space="0" w:color="auto"/>
                                <w:right w:val="none" w:sz="0" w:space="0" w:color="auto"/>
                              </w:divBdr>
                              <w:divsChild>
                                <w:div w:id="861822931">
                                  <w:marLeft w:val="0"/>
                                  <w:marRight w:val="0"/>
                                  <w:marTop w:val="0"/>
                                  <w:marBottom w:val="0"/>
                                  <w:divBdr>
                                    <w:top w:val="none" w:sz="0" w:space="0" w:color="auto"/>
                                    <w:left w:val="none" w:sz="0" w:space="0" w:color="auto"/>
                                    <w:bottom w:val="none" w:sz="0" w:space="0" w:color="auto"/>
                                    <w:right w:val="none" w:sz="0" w:space="0" w:color="auto"/>
                                  </w:divBdr>
                                  <w:divsChild>
                                    <w:div w:id="140988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1606387">
      <w:bodyDiv w:val="1"/>
      <w:marLeft w:val="0"/>
      <w:marRight w:val="0"/>
      <w:marTop w:val="0"/>
      <w:marBottom w:val="0"/>
      <w:divBdr>
        <w:top w:val="none" w:sz="0" w:space="0" w:color="auto"/>
        <w:left w:val="none" w:sz="0" w:space="0" w:color="auto"/>
        <w:bottom w:val="none" w:sz="0" w:space="0" w:color="auto"/>
        <w:right w:val="none" w:sz="0" w:space="0" w:color="auto"/>
      </w:divBdr>
    </w:div>
    <w:div w:id="416444114">
      <w:bodyDiv w:val="1"/>
      <w:marLeft w:val="0"/>
      <w:marRight w:val="0"/>
      <w:marTop w:val="0"/>
      <w:marBottom w:val="0"/>
      <w:divBdr>
        <w:top w:val="none" w:sz="0" w:space="0" w:color="auto"/>
        <w:left w:val="none" w:sz="0" w:space="0" w:color="auto"/>
        <w:bottom w:val="none" w:sz="0" w:space="0" w:color="auto"/>
        <w:right w:val="none" w:sz="0" w:space="0" w:color="auto"/>
      </w:divBdr>
    </w:div>
    <w:div w:id="449053144">
      <w:bodyDiv w:val="1"/>
      <w:marLeft w:val="0"/>
      <w:marRight w:val="0"/>
      <w:marTop w:val="0"/>
      <w:marBottom w:val="0"/>
      <w:divBdr>
        <w:top w:val="none" w:sz="0" w:space="0" w:color="auto"/>
        <w:left w:val="none" w:sz="0" w:space="0" w:color="auto"/>
        <w:bottom w:val="none" w:sz="0" w:space="0" w:color="auto"/>
        <w:right w:val="none" w:sz="0" w:space="0" w:color="auto"/>
      </w:divBdr>
    </w:div>
    <w:div w:id="471018410">
      <w:bodyDiv w:val="1"/>
      <w:marLeft w:val="0"/>
      <w:marRight w:val="0"/>
      <w:marTop w:val="0"/>
      <w:marBottom w:val="0"/>
      <w:divBdr>
        <w:top w:val="none" w:sz="0" w:space="0" w:color="auto"/>
        <w:left w:val="none" w:sz="0" w:space="0" w:color="auto"/>
        <w:bottom w:val="none" w:sz="0" w:space="0" w:color="auto"/>
        <w:right w:val="none" w:sz="0" w:space="0" w:color="auto"/>
      </w:divBdr>
    </w:div>
    <w:div w:id="515271343">
      <w:bodyDiv w:val="1"/>
      <w:marLeft w:val="0"/>
      <w:marRight w:val="0"/>
      <w:marTop w:val="0"/>
      <w:marBottom w:val="0"/>
      <w:divBdr>
        <w:top w:val="none" w:sz="0" w:space="0" w:color="auto"/>
        <w:left w:val="none" w:sz="0" w:space="0" w:color="auto"/>
        <w:bottom w:val="none" w:sz="0" w:space="0" w:color="auto"/>
        <w:right w:val="none" w:sz="0" w:space="0" w:color="auto"/>
      </w:divBdr>
    </w:div>
    <w:div w:id="547111125">
      <w:bodyDiv w:val="1"/>
      <w:marLeft w:val="0"/>
      <w:marRight w:val="0"/>
      <w:marTop w:val="0"/>
      <w:marBottom w:val="0"/>
      <w:divBdr>
        <w:top w:val="none" w:sz="0" w:space="0" w:color="auto"/>
        <w:left w:val="none" w:sz="0" w:space="0" w:color="auto"/>
        <w:bottom w:val="none" w:sz="0" w:space="0" w:color="auto"/>
        <w:right w:val="none" w:sz="0" w:space="0" w:color="auto"/>
      </w:divBdr>
    </w:div>
    <w:div w:id="552237365">
      <w:bodyDiv w:val="1"/>
      <w:marLeft w:val="0"/>
      <w:marRight w:val="0"/>
      <w:marTop w:val="0"/>
      <w:marBottom w:val="0"/>
      <w:divBdr>
        <w:top w:val="none" w:sz="0" w:space="0" w:color="auto"/>
        <w:left w:val="none" w:sz="0" w:space="0" w:color="auto"/>
        <w:bottom w:val="none" w:sz="0" w:space="0" w:color="auto"/>
        <w:right w:val="none" w:sz="0" w:space="0" w:color="auto"/>
      </w:divBdr>
    </w:div>
    <w:div w:id="567230374">
      <w:bodyDiv w:val="1"/>
      <w:marLeft w:val="0"/>
      <w:marRight w:val="0"/>
      <w:marTop w:val="0"/>
      <w:marBottom w:val="0"/>
      <w:divBdr>
        <w:top w:val="none" w:sz="0" w:space="0" w:color="auto"/>
        <w:left w:val="none" w:sz="0" w:space="0" w:color="auto"/>
        <w:bottom w:val="none" w:sz="0" w:space="0" w:color="auto"/>
        <w:right w:val="none" w:sz="0" w:space="0" w:color="auto"/>
      </w:divBdr>
      <w:divsChild>
        <w:div w:id="237176883">
          <w:marLeft w:val="0"/>
          <w:marRight w:val="0"/>
          <w:marTop w:val="0"/>
          <w:marBottom w:val="0"/>
          <w:divBdr>
            <w:top w:val="none" w:sz="0" w:space="0" w:color="auto"/>
            <w:left w:val="none" w:sz="0" w:space="0" w:color="auto"/>
            <w:bottom w:val="none" w:sz="0" w:space="0" w:color="auto"/>
            <w:right w:val="none" w:sz="0" w:space="0" w:color="auto"/>
          </w:divBdr>
        </w:div>
        <w:div w:id="1172336488">
          <w:marLeft w:val="0"/>
          <w:marRight w:val="0"/>
          <w:marTop w:val="0"/>
          <w:marBottom w:val="0"/>
          <w:divBdr>
            <w:top w:val="none" w:sz="0" w:space="0" w:color="auto"/>
            <w:left w:val="none" w:sz="0" w:space="0" w:color="auto"/>
            <w:bottom w:val="none" w:sz="0" w:space="0" w:color="auto"/>
            <w:right w:val="none" w:sz="0" w:space="0" w:color="auto"/>
          </w:divBdr>
        </w:div>
      </w:divsChild>
    </w:div>
    <w:div w:id="571083089">
      <w:bodyDiv w:val="1"/>
      <w:marLeft w:val="0"/>
      <w:marRight w:val="0"/>
      <w:marTop w:val="0"/>
      <w:marBottom w:val="0"/>
      <w:divBdr>
        <w:top w:val="none" w:sz="0" w:space="0" w:color="auto"/>
        <w:left w:val="none" w:sz="0" w:space="0" w:color="auto"/>
        <w:bottom w:val="none" w:sz="0" w:space="0" w:color="auto"/>
        <w:right w:val="none" w:sz="0" w:space="0" w:color="auto"/>
      </w:divBdr>
    </w:div>
    <w:div w:id="601229248">
      <w:bodyDiv w:val="1"/>
      <w:marLeft w:val="0"/>
      <w:marRight w:val="0"/>
      <w:marTop w:val="0"/>
      <w:marBottom w:val="0"/>
      <w:divBdr>
        <w:top w:val="none" w:sz="0" w:space="0" w:color="auto"/>
        <w:left w:val="none" w:sz="0" w:space="0" w:color="auto"/>
        <w:bottom w:val="none" w:sz="0" w:space="0" w:color="auto"/>
        <w:right w:val="none" w:sz="0" w:space="0" w:color="auto"/>
      </w:divBdr>
      <w:divsChild>
        <w:div w:id="2132629751">
          <w:marLeft w:val="0"/>
          <w:marRight w:val="0"/>
          <w:marTop w:val="0"/>
          <w:marBottom w:val="0"/>
          <w:divBdr>
            <w:top w:val="none" w:sz="0" w:space="0" w:color="auto"/>
            <w:left w:val="none" w:sz="0" w:space="0" w:color="auto"/>
            <w:bottom w:val="none" w:sz="0" w:space="0" w:color="auto"/>
            <w:right w:val="none" w:sz="0" w:space="0" w:color="auto"/>
          </w:divBdr>
          <w:divsChild>
            <w:div w:id="31873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117247">
      <w:bodyDiv w:val="1"/>
      <w:marLeft w:val="0"/>
      <w:marRight w:val="0"/>
      <w:marTop w:val="0"/>
      <w:marBottom w:val="0"/>
      <w:divBdr>
        <w:top w:val="none" w:sz="0" w:space="0" w:color="auto"/>
        <w:left w:val="none" w:sz="0" w:space="0" w:color="auto"/>
        <w:bottom w:val="none" w:sz="0" w:space="0" w:color="auto"/>
        <w:right w:val="none" w:sz="0" w:space="0" w:color="auto"/>
      </w:divBdr>
    </w:div>
    <w:div w:id="623850535">
      <w:bodyDiv w:val="1"/>
      <w:marLeft w:val="0"/>
      <w:marRight w:val="0"/>
      <w:marTop w:val="0"/>
      <w:marBottom w:val="0"/>
      <w:divBdr>
        <w:top w:val="none" w:sz="0" w:space="0" w:color="auto"/>
        <w:left w:val="none" w:sz="0" w:space="0" w:color="auto"/>
        <w:bottom w:val="none" w:sz="0" w:space="0" w:color="auto"/>
        <w:right w:val="none" w:sz="0" w:space="0" w:color="auto"/>
      </w:divBdr>
      <w:divsChild>
        <w:div w:id="1693919346">
          <w:marLeft w:val="0"/>
          <w:marRight w:val="0"/>
          <w:marTop w:val="0"/>
          <w:marBottom w:val="0"/>
          <w:divBdr>
            <w:top w:val="none" w:sz="0" w:space="0" w:color="auto"/>
            <w:left w:val="none" w:sz="0" w:space="0" w:color="auto"/>
            <w:bottom w:val="none" w:sz="0" w:space="0" w:color="auto"/>
            <w:right w:val="none" w:sz="0" w:space="0" w:color="auto"/>
          </w:divBdr>
          <w:divsChild>
            <w:div w:id="166671583">
              <w:marLeft w:val="0"/>
              <w:marRight w:val="0"/>
              <w:marTop w:val="0"/>
              <w:marBottom w:val="0"/>
              <w:divBdr>
                <w:top w:val="none" w:sz="0" w:space="0" w:color="auto"/>
                <w:left w:val="none" w:sz="0" w:space="0" w:color="auto"/>
                <w:bottom w:val="none" w:sz="0" w:space="0" w:color="auto"/>
                <w:right w:val="none" w:sz="0" w:space="0" w:color="auto"/>
              </w:divBdr>
              <w:divsChild>
                <w:div w:id="1114599435">
                  <w:marLeft w:val="0"/>
                  <w:marRight w:val="0"/>
                  <w:marTop w:val="0"/>
                  <w:marBottom w:val="0"/>
                  <w:divBdr>
                    <w:top w:val="none" w:sz="0" w:space="0" w:color="auto"/>
                    <w:left w:val="none" w:sz="0" w:space="0" w:color="auto"/>
                    <w:bottom w:val="none" w:sz="0" w:space="0" w:color="auto"/>
                    <w:right w:val="none" w:sz="0" w:space="0" w:color="auto"/>
                  </w:divBdr>
                  <w:divsChild>
                    <w:div w:id="873537096">
                      <w:marLeft w:val="0"/>
                      <w:marRight w:val="0"/>
                      <w:marTop w:val="0"/>
                      <w:marBottom w:val="0"/>
                      <w:divBdr>
                        <w:top w:val="none" w:sz="0" w:space="0" w:color="auto"/>
                        <w:left w:val="none" w:sz="0" w:space="0" w:color="auto"/>
                        <w:bottom w:val="none" w:sz="0" w:space="0" w:color="auto"/>
                        <w:right w:val="none" w:sz="0" w:space="0" w:color="auto"/>
                      </w:divBdr>
                      <w:divsChild>
                        <w:div w:id="95827600">
                          <w:marLeft w:val="0"/>
                          <w:marRight w:val="0"/>
                          <w:marTop w:val="0"/>
                          <w:marBottom w:val="0"/>
                          <w:divBdr>
                            <w:top w:val="none" w:sz="0" w:space="0" w:color="auto"/>
                            <w:left w:val="none" w:sz="0" w:space="0" w:color="auto"/>
                            <w:bottom w:val="none" w:sz="0" w:space="0" w:color="auto"/>
                            <w:right w:val="none" w:sz="0" w:space="0" w:color="auto"/>
                          </w:divBdr>
                          <w:divsChild>
                            <w:div w:id="1513685986">
                              <w:marLeft w:val="0"/>
                              <w:marRight w:val="0"/>
                              <w:marTop w:val="0"/>
                              <w:marBottom w:val="0"/>
                              <w:divBdr>
                                <w:top w:val="none" w:sz="0" w:space="0" w:color="auto"/>
                                <w:left w:val="none" w:sz="0" w:space="0" w:color="auto"/>
                                <w:bottom w:val="none" w:sz="0" w:space="0" w:color="auto"/>
                                <w:right w:val="none" w:sz="0" w:space="0" w:color="auto"/>
                              </w:divBdr>
                              <w:divsChild>
                                <w:div w:id="1636254767">
                                  <w:marLeft w:val="0"/>
                                  <w:marRight w:val="0"/>
                                  <w:marTop w:val="0"/>
                                  <w:marBottom w:val="0"/>
                                  <w:divBdr>
                                    <w:top w:val="none" w:sz="0" w:space="0" w:color="auto"/>
                                    <w:left w:val="none" w:sz="0" w:space="0" w:color="auto"/>
                                    <w:bottom w:val="none" w:sz="0" w:space="0" w:color="auto"/>
                                    <w:right w:val="none" w:sz="0" w:space="0" w:color="auto"/>
                                  </w:divBdr>
                                  <w:divsChild>
                                    <w:div w:id="197598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892458">
                          <w:marLeft w:val="0"/>
                          <w:marRight w:val="0"/>
                          <w:marTop w:val="0"/>
                          <w:marBottom w:val="0"/>
                          <w:divBdr>
                            <w:top w:val="none" w:sz="0" w:space="0" w:color="auto"/>
                            <w:left w:val="none" w:sz="0" w:space="0" w:color="auto"/>
                            <w:bottom w:val="none" w:sz="0" w:space="0" w:color="auto"/>
                            <w:right w:val="none" w:sz="0" w:space="0" w:color="auto"/>
                          </w:divBdr>
                          <w:divsChild>
                            <w:div w:id="1475171647">
                              <w:marLeft w:val="0"/>
                              <w:marRight w:val="0"/>
                              <w:marTop w:val="0"/>
                              <w:marBottom w:val="0"/>
                              <w:divBdr>
                                <w:top w:val="none" w:sz="0" w:space="0" w:color="auto"/>
                                <w:left w:val="none" w:sz="0" w:space="0" w:color="auto"/>
                                <w:bottom w:val="none" w:sz="0" w:space="0" w:color="auto"/>
                                <w:right w:val="none" w:sz="0" w:space="0" w:color="auto"/>
                              </w:divBdr>
                              <w:divsChild>
                                <w:div w:id="129830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9041785">
      <w:bodyDiv w:val="1"/>
      <w:marLeft w:val="0"/>
      <w:marRight w:val="0"/>
      <w:marTop w:val="0"/>
      <w:marBottom w:val="0"/>
      <w:divBdr>
        <w:top w:val="none" w:sz="0" w:space="0" w:color="auto"/>
        <w:left w:val="none" w:sz="0" w:space="0" w:color="auto"/>
        <w:bottom w:val="none" w:sz="0" w:space="0" w:color="auto"/>
        <w:right w:val="none" w:sz="0" w:space="0" w:color="auto"/>
      </w:divBdr>
      <w:divsChild>
        <w:div w:id="55012005">
          <w:marLeft w:val="0"/>
          <w:marRight w:val="0"/>
          <w:marTop w:val="0"/>
          <w:marBottom w:val="0"/>
          <w:divBdr>
            <w:top w:val="none" w:sz="0" w:space="0" w:color="auto"/>
            <w:left w:val="none" w:sz="0" w:space="0" w:color="auto"/>
            <w:bottom w:val="none" w:sz="0" w:space="0" w:color="auto"/>
            <w:right w:val="none" w:sz="0" w:space="0" w:color="auto"/>
          </w:divBdr>
        </w:div>
        <w:div w:id="208149714">
          <w:marLeft w:val="0"/>
          <w:marRight w:val="0"/>
          <w:marTop w:val="0"/>
          <w:marBottom w:val="0"/>
          <w:divBdr>
            <w:top w:val="none" w:sz="0" w:space="0" w:color="auto"/>
            <w:left w:val="none" w:sz="0" w:space="0" w:color="auto"/>
            <w:bottom w:val="none" w:sz="0" w:space="0" w:color="auto"/>
            <w:right w:val="none" w:sz="0" w:space="0" w:color="auto"/>
          </w:divBdr>
        </w:div>
        <w:div w:id="538512316">
          <w:marLeft w:val="0"/>
          <w:marRight w:val="0"/>
          <w:marTop w:val="0"/>
          <w:marBottom w:val="0"/>
          <w:divBdr>
            <w:top w:val="none" w:sz="0" w:space="0" w:color="auto"/>
            <w:left w:val="none" w:sz="0" w:space="0" w:color="auto"/>
            <w:bottom w:val="none" w:sz="0" w:space="0" w:color="auto"/>
            <w:right w:val="none" w:sz="0" w:space="0" w:color="auto"/>
          </w:divBdr>
        </w:div>
      </w:divsChild>
    </w:div>
    <w:div w:id="642856280">
      <w:bodyDiv w:val="1"/>
      <w:marLeft w:val="0"/>
      <w:marRight w:val="0"/>
      <w:marTop w:val="0"/>
      <w:marBottom w:val="0"/>
      <w:divBdr>
        <w:top w:val="none" w:sz="0" w:space="0" w:color="auto"/>
        <w:left w:val="none" w:sz="0" w:space="0" w:color="auto"/>
        <w:bottom w:val="none" w:sz="0" w:space="0" w:color="auto"/>
        <w:right w:val="none" w:sz="0" w:space="0" w:color="auto"/>
      </w:divBdr>
    </w:div>
    <w:div w:id="667489591">
      <w:bodyDiv w:val="1"/>
      <w:marLeft w:val="0"/>
      <w:marRight w:val="0"/>
      <w:marTop w:val="0"/>
      <w:marBottom w:val="0"/>
      <w:divBdr>
        <w:top w:val="none" w:sz="0" w:space="0" w:color="auto"/>
        <w:left w:val="none" w:sz="0" w:space="0" w:color="auto"/>
        <w:bottom w:val="none" w:sz="0" w:space="0" w:color="auto"/>
        <w:right w:val="none" w:sz="0" w:space="0" w:color="auto"/>
      </w:divBdr>
      <w:divsChild>
        <w:div w:id="1109006188">
          <w:marLeft w:val="0"/>
          <w:marRight w:val="0"/>
          <w:marTop w:val="0"/>
          <w:marBottom w:val="0"/>
          <w:divBdr>
            <w:top w:val="none" w:sz="0" w:space="0" w:color="auto"/>
            <w:left w:val="none" w:sz="0" w:space="0" w:color="auto"/>
            <w:bottom w:val="none" w:sz="0" w:space="0" w:color="auto"/>
            <w:right w:val="none" w:sz="0" w:space="0" w:color="auto"/>
          </w:divBdr>
          <w:divsChild>
            <w:div w:id="59266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728915">
      <w:bodyDiv w:val="1"/>
      <w:marLeft w:val="0"/>
      <w:marRight w:val="0"/>
      <w:marTop w:val="0"/>
      <w:marBottom w:val="0"/>
      <w:divBdr>
        <w:top w:val="none" w:sz="0" w:space="0" w:color="auto"/>
        <w:left w:val="none" w:sz="0" w:space="0" w:color="auto"/>
        <w:bottom w:val="none" w:sz="0" w:space="0" w:color="auto"/>
        <w:right w:val="none" w:sz="0" w:space="0" w:color="auto"/>
      </w:divBdr>
      <w:divsChild>
        <w:div w:id="1392197838">
          <w:marLeft w:val="0"/>
          <w:marRight w:val="0"/>
          <w:marTop w:val="0"/>
          <w:marBottom w:val="0"/>
          <w:divBdr>
            <w:top w:val="none" w:sz="0" w:space="0" w:color="auto"/>
            <w:left w:val="none" w:sz="0" w:space="0" w:color="auto"/>
            <w:bottom w:val="none" w:sz="0" w:space="0" w:color="auto"/>
            <w:right w:val="none" w:sz="0" w:space="0" w:color="auto"/>
          </w:divBdr>
        </w:div>
        <w:div w:id="1880850262">
          <w:marLeft w:val="0"/>
          <w:marRight w:val="0"/>
          <w:marTop w:val="0"/>
          <w:marBottom w:val="0"/>
          <w:divBdr>
            <w:top w:val="none" w:sz="0" w:space="0" w:color="auto"/>
            <w:left w:val="none" w:sz="0" w:space="0" w:color="auto"/>
            <w:bottom w:val="none" w:sz="0" w:space="0" w:color="auto"/>
            <w:right w:val="none" w:sz="0" w:space="0" w:color="auto"/>
          </w:divBdr>
        </w:div>
        <w:div w:id="1972249424">
          <w:marLeft w:val="0"/>
          <w:marRight w:val="0"/>
          <w:marTop w:val="0"/>
          <w:marBottom w:val="0"/>
          <w:divBdr>
            <w:top w:val="none" w:sz="0" w:space="0" w:color="auto"/>
            <w:left w:val="none" w:sz="0" w:space="0" w:color="auto"/>
            <w:bottom w:val="none" w:sz="0" w:space="0" w:color="auto"/>
            <w:right w:val="none" w:sz="0" w:space="0" w:color="auto"/>
          </w:divBdr>
        </w:div>
      </w:divsChild>
    </w:div>
    <w:div w:id="674311052">
      <w:bodyDiv w:val="1"/>
      <w:marLeft w:val="0"/>
      <w:marRight w:val="0"/>
      <w:marTop w:val="0"/>
      <w:marBottom w:val="0"/>
      <w:divBdr>
        <w:top w:val="none" w:sz="0" w:space="0" w:color="auto"/>
        <w:left w:val="none" w:sz="0" w:space="0" w:color="auto"/>
        <w:bottom w:val="none" w:sz="0" w:space="0" w:color="auto"/>
        <w:right w:val="none" w:sz="0" w:space="0" w:color="auto"/>
      </w:divBdr>
    </w:div>
    <w:div w:id="702941186">
      <w:bodyDiv w:val="1"/>
      <w:marLeft w:val="0"/>
      <w:marRight w:val="0"/>
      <w:marTop w:val="0"/>
      <w:marBottom w:val="0"/>
      <w:divBdr>
        <w:top w:val="none" w:sz="0" w:space="0" w:color="auto"/>
        <w:left w:val="none" w:sz="0" w:space="0" w:color="auto"/>
        <w:bottom w:val="none" w:sz="0" w:space="0" w:color="auto"/>
        <w:right w:val="none" w:sz="0" w:space="0" w:color="auto"/>
      </w:divBdr>
      <w:divsChild>
        <w:div w:id="117920952">
          <w:marLeft w:val="0"/>
          <w:marRight w:val="0"/>
          <w:marTop w:val="0"/>
          <w:marBottom w:val="150"/>
          <w:divBdr>
            <w:top w:val="none" w:sz="0" w:space="0" w:color="auto"/>
            <w:left w:val="none" w:sz="0" w:space="0" w:color="auto"/>
            <w:bottom w:val="none" w:sz="0" w:space="0" w:color="auto"/>
            <w:right w:val="none" w:sz="0" w:space="0" w:color="auto"/>
          </w:divBdr>
          <w:divsChild>
            <w:div w:id="3801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837100">
      <w:bodyDiv w:val="1"/>
      <w:marLeft w:val="0"/>
      <w:marRight w:val="0"/>
      <w:marTop w:val="0"/>
      <w:marBottom w:val="0"/>
      <w:divBdr>
        <w:top w:val="none" w:sz="0" w:space="0" w:color="auto"/>
        <w:left w:val="none" w:sz="0" w:space="0" w:color="auto"/>
        <w:bottom w:val="none" w:sz="0" w:space="0" w:color="auto"/>
        <w:right w:val="none" w:sz="0" w:space="0" w:color="auto"/>
      </w:divBdr>
      <w:divsChild>
        <w:div w:id="119494892">
          <w:marLeft w:val="0"/>
          <w:marRight w:val="0"/>
          <w:marTop w:val="0"/>
          <w:marBottom w:val="0"/>
          <w:divBdr>
            <w:top w:val="none" w:sz="0" w:space="0" w:color="auto"/>
            <w:left w:val="none" w:sz="0" w:space="0" w:color="auto"/>
            <w:bottom w:val="none" w:sz="0" w:space="0" w:color="auto"/>
            <w:right w:val="none" w:sz="0" w:space="0" w:color="auto"/>
          </w:divBdr>
        </w:div>
        <w:div w:id="831915837">
          <w:marLeft w:val="0"/>
          <w:marRight w:val="0"/>
          <w:marTop w:val="0"/>
          <w:marBottom w:val="0"/>
          <w:divBdr>
            <w:top w:val="none" w:sz="0" w:space="0" w:color="auto"/>
            <w:left w:val="none" w:sz="0" w:space="0" w:color="auto"/>
            <w:bottom w:val="none" w:sz="0" w:space="0" w:color="auto"/>
            <w:right w:val="none" w:sz="0" w:space="0" w:color="auto"/>
          </w:divBdr>
        </w:div>
        <w:div w:id="1708068566">
          <w:marLeft w:val="0"/>
          <w:marRight w:val="0"/>
          <w:marTop w:val="0"/>
          <w:marBottom w:val="0"/>
          <w:divBdr>
            <w:top w:val="none" w:sz="0" w:space="0" w:color="auto"/>
            <w:left w:val="none" w:sz="0" w:space="0" w:color="auto"/>
            <w:bottom w:val="none" w:sz="0" w:space="0" w:color="auto"/>
            <w:right w:val="none" w:sz="0" w:space="0" w:color="auto"/>
          </w:divBdr>
        </w:div>
      </w:divsChild>
    </w:div>
    <w:div w:id="728772689">
      <w:bodyDiv w:val="1"/>
      <w:marLeft w:val="0"/>
      <w:marRight w:val="0"/>
      <w:marTop w:val="0"/>
      <w:marBottom w:val="0"/>
      <w:divBdr>
        <w:top w:val="none" w:sz="0" w:space="0" w:color="auto"/>
        <w:left w:val="none" w:sz="0" w:space="0" w:color="auto"/>
        <w:bottom w:val="none" w:sz="0" w:space="0" w:color="auto"/>
        <w:right w:val="none" w:sz="0" w:space="0" w:color="auto"/>
      </w:divBdr>
    </w:div>
    <w:div w:id="729839239">
      <w:bodyDiv w:val="1"/>
      <w:marLeft w:val="0"/>
      <w:marRight w:val="0"/>
      <w:marTop w:val="0"/>
      <w:marBottom w:val="0"/>
      <w:divBdr>
        <w:top w:val="none" w:sz="0" w:space="0" w:color="auto"/>
        <w:left w:val="none" w:sz="0" w:space="0" w:color="auto"/>
        <w:bottom w:val="none" w:sz="0" w:space="0" w:color="auto"/>
        <w:right w:val="none" w:sz="0" w:space="0" w:color="auto"/>
      </w:divBdr>
      <w:divsChild>
        <w:div w:id="186211462">
          <w:marLeft w:val="0"/>
          <w:marRight w:val="0"/>
          <w:marTop w:val="0"/>
          <w:marBottom w:val="0"/>
          <w:divBdr>
            <w:top w:val="none" w:sz="0" w:space="0" w:color="auto"/>
            <w:left w:val="none" w:sz="0" w:space="0" w:color="auto"/>
            <w:bottom w:val="none" w:sz="0" w:space="0" w:color="auto"/>
            <w:right w:val="none" w:sz="0" w:space="0" w:color="auto"/>
          </w:divBdr>
        </w:div>
      </w:divsChild>
    </w:div>
    <w:div w:id="742141016">
      <w:bodyDiv w:val="1"/>
      <w:marLeft w:val="0"/>
      <w:marRight w:val="0"/>
      <w:marTop w:val="0"/>
      <w:marBottom w:val="0"/>
      <w:divBdr>
        <w:top w:val="none" w:sz="0" w:space="0" w:color="auto"/>
        <w:left w:val="none" w:sz="0" w:space="0" w:color="auto"/>
        <w:bottom w:val="none" w:sz="0" w:space="0" w:color="auto"/>
        <w:right w:val="none" w:sz="0" w:space="0" w:color="auto"/>
      </w:divBdr>
    </w:div>
    <w:div w:id="744959601">
      <w:bodyDiv w:val="1"/>
      <w:marLeft w:val="0"/>
      <w:marRight w:val="0"/>
      <w:marTop w:val="0"/>
      <w:marBottom w:val="0"/>
      <w:divBdr>
        <w:top w:val="none" w:sz="0" w:space="0" w:color="auto"/>
        <w:left w:val="none" w:sz="0" w:space="0" w:color="auto"/>
        <w:bottom w:val="none" w:sz="0" w:space="0" w:color="auto"/>
        <w:right w:val="none" w:sz="0" w:space="0" w:color="auto"/>
      </w:divBdr>
      <w:divsChild>
        <w:div w:id="283657929">
          <w:marLeft w:val="0"/>
          <w:marRight w:val="0"/>
          <w:marTop w:val="0"/>
          <w:marBottom w:val="0"/>
          <w:divBdr>
            <w:top w:val="none" w:sz="0" w:space="0" w:color="auto"/>
            <w:left w:val="none" w:sz="0" w:space="0" w:color="auto"/>
            <w:bottom w:val="none" w:sz="0" w:space="0" w:color="auto"/>
            <w:right w:val="none" w:sz="0" w:space="0" w:color="auto"/>
          </w:divBdr>
          <w:divsChild>
            <w:div w:id="608705912">
              <w:marLeft w:val="0"/>
              <w:marRight w:val="0"/>
              <w:marTop w:val="0"/>
              <w:marBottom w:val="0"/>
              <w:divBdr>
                <w:top w:val="none" w:sz="0" w:space="0" w:color="auto"/>
                <w:left w:val="none" w:sz="0" w:space="0" w:color="auto"/>
                <w:bottom w:val="none" w:sz="0" w:space="0" w:color="auto"/>
                <w:right w:val="none" w:sz="0" w:space="0" w:color="auto"/>
              </w:divBdr>
              <w:divsChild>
                <w:div w:id="1158115854">
                  <w:marLeft w:val="0"/>
                  <w:marRight w:val="0"/>
                  <w:marTop w:val="0"/>
                  <w:marBottom w:val="0"/>
                  <w:divBdr>
                    <w:top w:val="none" w:sz="0" w:space="0" w:color="auto"/>
                    <w:left w:val="none" w:sz="0" w:space="0" w:color="auto"/>
                    <w:bottom w:val="none" w:sz="0" w:space="0" w:color="auto"/>
                    <w:right w:val="none" w:sz="0" w:space="0" w:color="auto"/>
                  </w:divBdr>
                  <w:divsChild>
                    <w:div w:id="1316910257">
                      <w:marLeft w:val="0"/>
                      <w:marRight w:val="0"/>
                      <w:marTop w:val="0"/>
                      <w:marBottom w:val="0"/>
                      <w:divBdr>
                        <w:top w:val="none" w:sz="0" w:space="0" w:color="auto"/>
                        <w:left w:val="none" w:sz="0" w:space="0" w:color="auto"/>
                        <w:bottom w:val="none" w:sz="0" w:space="0" w:color="auto"/>
                        <w:right w:val="none" w:sz="0" w:space="0" w:color="auto"/>
                      </w:divBdr>
                      <w:divsChild>
                        <w:div w:id="480118022">
                          <w:marLeft w:val="0"/>
                          <w:marRight w:val="0"/>
                          <w:marTop w:val="0"/>
                          <w:marBottom w:val="0"/>
                          <w:divBdr>
                            <w:top w:val="none" w:sz="0" w:space="0" w:color="auto"/>
                            <w:left w:val="none" w:sz="0" w:space="0" w:color="auto"/>
                            <w:bottom w:val="none" w:sz="0" w:space="0" w:color="auto"/>
                            <w:right w:val="none" w:sz="0" w:space="0" w:color="auto"/>
                          </w:divBdr>
                          <w:divsChild>
                            <w:div w:id="164244020">
                              <w:marLeft w:val="0"/>
                              <w:marRight w:val="0"/>
                              <w:marTop w:val="0"/>
                              <w:marBottom w:val="0"/>
                              <w:divBdr>
                                <w:top w:val="none" w:sz="0" w:space="0" w:color="auto"/>
                                <w:left w:val="none" w:sz="0" w:space="0" w:color="auto"/>
                                <w:bottom w:val="none" w:sz="0" w:space="0" w:color="auto"/>
                                <w:right w:val="none" w:sz="0" w:space="0" w:color="auto"/>
                              </w:divBdr>
                              <w:divsChild>
                                <w:div w:id="334571136">
                                  <w:marLeft w:val="0"/>
                                  <w:marRight w:val="0"/>
                                  <w:marTop w:val="0"/>
                                  <w:marBottom w:val="0"/>
                                  <w:divBdr>
                                    <w:top w:val="none" w:sz="0" w:space="0" w:color="auto"/>
                                    <w:left w:val="none" w:sz="0" w:space="0" w:color="auto"/>
                                    <w:bottom w:val="none" w:sz="0" w:space="0" w:color="auto"/>
                                    <w:right w:val="none" w:sz="0" w:space="0" w:color="auto"/>
                                  </w:divBdr>
                                  <w:divsChild>
                                    <w:div w:id="46596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6221169">
      <w:bodyDiv w:val="1"/>
      <w:marLeft w:val="0"/>
      <w:marRight w:val="0"/>
      <w:marTop w:val="0"/>
      <w:marBottom w:val="0"/>
      <w:divBdr>
        <w:top w:val="none" w:sz="0" w:space="0" w:color="auto"/>
        <w:left w:val="none" w:sz="0" w:space="0" w:color="auto"/>
        <w:bottom w:val="none" w:sz="0" w:space="0" w:color="auto"/>
        <w:right w:val="none" w:sz="0" w:space="0" w:color="auto"/>
      </w:divBdr>
    </w:div>
    <w:div w:id="798568125">
      <w:bodyDiv w:val="1"/>
      <w:marLeft w:val="0"/>
      <w:marRight w:val="0"/>
      <w:marTop w:val="0"/>
      <w:marBottom w:val="0"/>
      <w:divBdr>
        <w:top w:val="none" w:sz="0" w:space="0" w:color="auto"/>
        <w:left w:val="none" w:sz="0" w:space="0" w:color="auto"/>
        <w:bottom w:val="none" w:sz="0" w:space="0" w:color="auto"/>
        <w:right w:val="none" w:sz="0" w:space="0" w:color="auto"/>
      </w:divBdr>
      <w:divsChild>
        <w:div w:id="547227950">
          <w:marLeft w:val="0"/>
          <w:marRight w:val="0"/>
          <w:marTop w:val="0"/>
          <w:marBottom w:val="0"/>
          <w:divBdr>
            <w:top w:val="none" w:sz="0" w:space="0" w:color="auto"/>
            <w:left w:val="none" w:sz="0" w:space="0" w:color="auto"/>
            <w:bottom w:val="none" w:sz="0" w:space="0" w:color="auto"/>
            <w:right w:val="none" w:sz="0" w:space="0" w:color="auto"/>
          </w:divBdr>
          <w:divsChild>
            <w:div w:id="2014333201">
              <w:marLeft w:val="0"/>
              <w:marRight w:val="0"/>
              <w:marTop w:val="0"/>
              <w:marBottom w:val="0"/>
              <w:divBdr>
                <w:top w:val="none" w:sz="0" w:space="0" w:color="auto"/>
                <w:left w:val="none" w:sz="0" w:space="0" w:color="auto"/>
                <w:bottom w:val="none" w:sz="0" w:space="0" w:color="auto"/>
                <w:right w:val="none" w:sz="0" w:space="0" w:color="auto"/>
              </w:divBdr>
              <w:divsChild>
                <w:div w:id="178095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828650">
          <w:marLeft w:val="0"/>
          <w:marRight w:val="0"/>
          <w:marTop w:val="0"/>
          <w:marBottom w:val="0"/>
          <w:divBdr>
            <w:top w:val="none" w:sz="0" w:space="0" w:color="auto"/>
            <w:left w:val="none" w:sz="0" w:space="0" w:color="auto"/>
            <w:bottom w:val="none" w:sz="0" w:space="0" w:color="auto"/>
            <w:right w:val="none" w:sz="0" w:space="0" w:color="auto"/>
          </w:divBdr>
        </w:div>
      </w:divsChild>
    </w:div>
    <w:div w:id="807935939">
      <w:bodyDiv w:val="1"/>
      <w:marLeft w:val="0"/>
      <w:marRight w:val="0"/>
      <w:marTop w:val="0"/>
      <w:marBottom w:val="0"/>
      <w:divBdr>
        <w:top w:val="none" w:sz="0" w:space="0" w:color="auto"/>
        <w:left w:val="none" w:sz="0" w:space="0" w:color="auto"/>
        <w:bottom w:val="none" w:sz="0" w:space="0" w:color="auto"/>
        <w:right w:val="none" w:sz="0" w:space="0" w:color="auto"/>
      </w:divBdr>
      <w:divsChild>
        <w:div w:id="511145179">
          <w:marLeft w:val="0"/>
          <w:marRight w:val="0"/>
          <w:marTop w:val="0"/>
          <w:marBottom w:val="0"/>
          <w:divBdr>
            <w:top w:val="none" w:sz="0" w:space="0" w:color="auto"/>
            <w:left w:val="none" w:sz="0" w:space="0" w:color="auto"/>
            <w:bottom w:val="none" w:sz="0" w:space="0" w:color="auto"/>
            <w:right w:val="none" w:sz="0" w:space="0" w:color="auto"/>
          </w:divBdr>
        </w:div>
      </w:divsChild>
    </w:div>
    <w:div w:id="821242362">
      <w:bodyDiv w:val="1"/>
      <w:marLeft w:val="0"/>
      <w:marRight w:val="0"/>
      <w:marTop w:val="0"/>
      <w:marBottom w:val="0"/>
      <w:divBdr>
        <w:top w:val="none" w:sz="0" w:space="0" w:color="auto"/>
        <w:left w:val="none" w:sz="0" w:space="0" w:color="auto"/>
        <w:bottom w:val="none" w:sz="0" w:space="0" w:color="auto"/>
        <w:right w:val="none" w:sz="0" w:space="0" w:color="auto"/>
      </w:divBdr>
    </w:div>
    <w:div w:id="834954022">
      <w:bodyDiv w:val="1"/>
      <w:marLeft w:val="0"/>
      <w:marRight w:val="0"/>
      <w:marTop w:val="0"/>
      <w:marBottom w:val="0"/>
      <w:divBdr>
        <w:top w:val="none" w:sz="0" w:space="0" w:color="auto"/>
        <w:left w:val="none" w:sz="0" w:space="0" w:color="auto"/>
        <w:bottom w:val="none" w:sz="0" w:space="0" w:color="auto"/>
        <w:right w:val="none" w:sz="0" w:space="0" w:color="auto"/>
      </w:divBdr>
      <w:divsChild>
        <w:div w:id="1795974816">
          <w:marLeft w:val="0"/>
          <w:marRight w:val="0"/>
          <w:marTop w:val="0"/>
          <w:marBottom w:val="0"/>
          <w:divBdr>
            <w:top w:val="none" w:sz="0" w:space="0" w:color="auto"/>
            <w:left w:val="none" w:sz="0" w:space="0" w:color="auto"/>
            <w:bottom w:val="none" w:sz="0" w:space="0" w:color="auto"/>
            <w:right w:val="none" w:sz="0" w:space="0" w:color="auto"/>
          </w:divBdr>
          <w:divsChild>
            <w:div w:id="438763523">
              <w:marLeft w:val="0"/>
              <w:marRight w:val="0"/>
              <w:marTop w:val="0"/>
              <w:marBottom w:val="0"/>
              <w:divBdr>
                <w:top w:val="none" w:sz="0" w:space="0" w:color="auto"/>
                <w:left w:val="none" w:sz="0" w:space="0" w:color="auto"/>
                <w:bottom w:val="none" w:sz="0" w:space="0" w:color="auto"/>
                <w:right w:val="none" w:sz="0" w:space="0" w:color="auto"/>
              </w:divBdr>
              <w:divsChild>
                <w:div w:id="1666280243">
                  <w:marLeft w:val="0"/>
                  <w:marRight w:val="0"/>
                  <w:marTop w:val="0"/>
                  <w:marBottom w:val="0"/>
                  <w:divBdr>
                    <w:top w:val="none" w:sz="0" w:space="0" w:color="auto"/>
                    <w:left w:val="none" w:sz="0" w:space="0" w:color="auto"/>
                    <w:bottom w:val="none" w:sz="0" w:space="0" w:color="auto"/>
                    <w:right w:val="none" w:sz="0" w:space="0" w:color="auto"/>
                  </w:divBdr>
                  <w:divsChild>
                    <w:div w:id="914820099">
                      <w:marLeft w:val="0"/>
                      <w:marRight w:val="0"/>
                      <w:marTop w:val="0"/>
                      <w:marBottom w:val="0"/>
                      <w:divBdr>
                        <w:top w:val="none" w:sz="0" w:space="0" w:color="auto"/>
                        <w:left w:val="none" w:sz="0" w:space="0" w:color="auto"/>
                        <w:bottom w:val="none" w:sz="0" w:space="0" w:color="auto"/>
                        <w:right w:val="none" w:sz="0" w:space="0" w:color="auto"/>
                      </w:divBdr>
                      <w:divsChild>
                        <w:div w:id="1370257414">
                          <w:marLeft w:val="0"/>
                          <w:marRight w:val="0"/>
                          <w:marTop w:val="0"/>
                          <w:marBottom w:val="0"/>
                          <w:divBdr>
                            <w:top w:val="none" w:sz="0" w:space="0" w:color="auto"/>
                            <w:left w:val="none" w:sz="0" w:space="0" w:color="auto"/>
                            <w:bottom w:val="none" w:sz="0" w:space="0" w:color="auto"/>
                            <w:right w:val="none" w:sz="0" w:space="0" w:color="auto"/>
                          </w:divBdr>
                          <w:divsChild>
                            <w:div w:id="207690362">
                              <w:marLeft w:val="0"/>
                              <w:marRight w:val="0"/>
                              <w:marTop w:val="0"/>
                              <w:marBottom w:val="0"/>
                              <w:divBdr>
                                <w:top w:val="none" w:sz="0" w:space="0" w:color="auto"/>
                                <w:left w:val="none" w:sz="0" w:space="0" w:color="auto"/>
                                <w:bottom w:val="none" w:sz="0" w:space="0" w:color="auto"/>
                                <w:right w:val="none" w:sz="0" w:space="0" w:color="auto"/>
                              </w:divBdr>
                              <w:divsChild>
                                <w:div w:id="1293902965">
                                  <w:marLeft w:val="0"/>
                                  <w:marRight w:val="0"/>
                                  <w:marTop w:val="0"/>
                                  <w:marBottom w:val="0"/>
                                  <w:divBdr>
                                    <w:top w:val="none" w:sz="0" w:space="0" w:color="auto"/>
                                    <w:left w:val="none" w:sz="0" w:space="0" w:color="auto"/>
                                    <w:bottom w:val="none" w:sz="0" w:space="0" w:color="auto"/>
                                    <w:right w:val="none" w:sz="0" w:space="0" w:color="auto"/>
                                  </w:divBdr>
                                  <w:divsChild>
                                    <w:div w:id="192826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2500461">
      <w:bodyDiv w:val="1"/>
      <w:marLeft w:val="0"/>
      <w:marRight w:val="0"/>
      <w:marTop w:val="0"/>
      <w:marBottom w:val="0"/>
      <w:divBdr>
        <w:top w:val="none" w:sz="0" w:space="0" w:color="auto"/>
        <w:left w:val="none" w:sz="0" w:space="0" w:color="auto"/>
        <w:bottom w:val="none" w:sz="0" w:space="0" w:color="auto"/>
        <w:right w:val="none" w:sz="0" w:space="0" w:color="auto"/>
      </w:divBdr>
    </w:div>
    <w:div w:id="859320275">
      <w:bodyDiv w:val="1"/>
      <w:marLeft w:val="0"/>
      <w:marRight w:val="0"/>
      <w:marTop w:val="0"/>
      <w:marBottom w:val="0"/>
      <w:divBdr>
        <w:top w:val="none" w:sz="0" w:space="0" w:color="auto"/>
        <w:left w:val="none" w:sz="0" w:space="0" w:color="auto"/>
        <w:bottom w:val="none" w:sz="0" w:space="0" w:color="auto"/>
        <w:right w:val="none" w:sz="0" w:space="0" w:color="auto"/>
      </w:divBdr>
    </w:div>
    <w:div w:id="867641437">
      <w:bodyDiv w:val="1"/>
      <w:marLeft w:val="0"/>
      <w:marRight w:val="0"/>
      <w:marTop w:val="0"/>
      <w:marBottom w:val="0"/>
      <w:divBdr>
        <w:top w:val="none" w:sz="0" w:space="0" w:color="auto"/>
        <w:left w:val="none" w:sz="0" w:space="0" w:color="auto"/>
        <w:bottom w:val="none" w:sz="0" w:space="0" w:color="auto"/>
        <w:right w:val="none" w:sz="0" w:space="0" w:color="auto"/>
      </w:divBdr>
    </w:div>
    <w:div w:id="868183806">
      <w:bodyDiv w:val="1"/>
      <w:marLeft w:val="0"/>
      <w:marRight w:val="0"/>
      <w:marTop w:val="0"/>
      <w:marBottom w:val="0"/>
      <w:divBdr>
        <w:top w:val="none" w:sz="0" w:space="0" w:color="auto"/>
        <w:left w:val="none" w:sz="0" w:space="0" w:color="auto"/>
        <w:bottom w:val="none" w:sz="0" w:space="0" w:color="auto"/>
        <w:right w:val="none" w:sz="0" w:space="0" w:color="auto"/>
      </w:divBdr>
    </w:div>
    <w:div w:id="868838136">
      <w:bodyDiv w:val="1"/>
      <w:marLeft w:val="0"/>
      <w:marRight w:val="0"/>
      <w:marTop w:val="0"/>
      <w:marBottom w:val="0"/>
      <w:divBdr>
        <w:top w:val="none" w:sz="0" w:space="0" w:color="auto"/>
        <w:left w:val="none" w:sz="0" w:space="0" w:color="auto"/>
        <w:bottom w:val="none" w:sz="0" w:space="0" w:color="auto"/>
        <w:right w:val="none" w:sz="0" w:space="0" w:color="auto"/>
      </w:divBdr>
      <w:divsChild>
        <w:div w:id="1037315650">
          <w:marLeft w:val="0"/>
          <w:marRight w:val="0"/>
          <w:marTop w:val="0"/>
          <w:marBottom w:val="0"/>
          <w:divBdr>
            <w:top w:val="none" w:sz="0" w:space="0" w:color="auto"/>
            <w:left w:val="none" w:sz="0" w:space="0" w:color="auto"/>
            <w:bottom w:val="none" w:sz="0" w:space="0" w:color="auto"/>
            <w:right w:val="none" w:sz="0" w:space="0" w:color="auto"/>
          </w:divBdr>
          <w:divsChild>
            <w:div w:id="19439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544410">
      <w:bodyDiv w:val="1"/>
      <w:marLeft w:val="0"/>
      <w:marRight w:val="0"/>
      <w:marTop w:val="0"/>
      <w:marBottom w:val="0"/>
      <w:divBdr>
        <w:top w:val="none" w:sz="0" w:space="0" w:color="auto"/>
        <w:left w:val="none" w:sz="0" w:space="0" w:color="auto"/>
        <w:bottom w:val="none" w:sz="0" w:space="0" w:color="auto"/>
        <w:right w:val="none" w:sz="0" w:space="0" w:color="auto"/>
      </w:divBdr>
    </w:div>
    <w:div w:id="891236204">
      <w:bodyDiv w:val="1"/>
      <w:marLeft w:val="0"/>
      <w:marRight w:val="0"/>
      <w:marTop w:val="0"/>
      <w:marBottom w:val="0"/>
      <w:divBdr>
        <w:top w:val="none" w:sz="0" w:space="0" w:color="auto"/>
        <w:left w:val="none" w:sz="0" w:space="0" w:color="auto"/>
        <w:bottom w:val="none" w:sz="0" w:space="0" w:color="auto"/>
        <w:right w:val="none" w:sz="0" w:space="0" w:color="auto"/>
      </w:divBdr>
    </w:div>
    <w:div w:id="906841922">
      <w:bodyDiv w:val="1"/>
      <w:marLeft w:val="0"/>
      <w:marRight w:val="0"/>
      <w:marTop w:val="0"/>
      <w:marBottom w:val="0"/>
      <w:divBdr>
        <w:top w:val="none" w:sz="0" w:space="0" w:color="auto"/>
        <w:left w:val="none" w:sz="0" w:space="0" w:color="auto"/>
        <w:bottom w:val="none" w:sz="0" w:space="0" w:color="auto"/>
        <w:right w:val="none" w:sz="0" w:space="0" w:color="auto"/>
      </w:divBdr>
    </w:div>
    <w:div w:id="922880986">
      <w:bodyDiv w:val="1"/>
      <w:marLeft w:val="0"/>
      <w:marRight w:val="0"/>
      <w:marTop w:val="0"/>
      <w:marBottom w:val="0"/>
      <w:divBdr>
        <w:top w:val="none" w:sz="0" w:space="0" w:color="auto"/>
        <w:left w:val="none" w:sz="0" w:space="0" w:color="auto"/>
        <w:bottom w:val="none" w:sz="0" w:space="0" w:color="auto"/>
        <w:right w:val="none" w:sz="0" w:space="0" w:color="auto"/>
      </w:divBdr>
    </w:div>
    <w:div w:id="975404715">
      <w:bodyDiv w:val="1"/>
      <w:marLeft w:val="0"/>
      <w:marRight w:val="0"/>
      <w:marTop w:val="0"/>
      <w:marBottom w:val="0"/>
      <w:divBdr>
        <w:top w:val="none" w:sz="0" w:space="0" w:color="auto"/>
        <w:left w:val="none" w:sz="0" w:space="0" w:color="auto"/>
        <w:bottom w:val="none" w:sz="0" w:space="0" w:color="auto"/>
        <w:right w:val="none" w:sz="0" w:space="0" w:color="auto"/>
      </w:divBdr>
      <w:divsChild>
        <w:div w:id="172494052">
          <w:marLeft w:val="0"/>
          <w:marRight w:val="0"/>
          <w:marTop w:val="0"/>
          <w:marBottom w:val="0"/>
          <w:divBdr>
            <w:top w:val="none" w:sz="0" w:space="0" w:color="auto"/>
            <w:left w:val="none" w:sz="0" w:space="0" w:color="auto"/>
            <w:bottom w:val="none" w:sz="0" w:space="0" w:color="auto"/>
            <w:right w:val="none" w:sz="0" w:space="0" w:color="auto"/>
          </w:divBdr>
          <w:divsChild>
            <w:div w:id="259917855">
              <w:marLeft w:val="0"/>
              <w:marRight w:val="0"/>
              <w:marTop w:val="0"/>
              <w:marBottom w:val="0"/>
              <w:divBdr>
                <w:top w:val="none" w:sz="0" w:space="0" w:color="auto"/>
                <w:left w:val="none" w:sz="0" w:space="0" w:color="auto"/>
                <w:bottom w:val="none" w:sz="0" w:space="0" w:color="auto"/>
                <w:right w:val="none" w:sz="0" w:space="0" w:color="auto"/>
              </w:divBdr>
            </w:div>
          </w:divsChild>
        </w:div>
        <w:div w:id="1778333813">
          <w:marLeft w:val="0"/>
          <w:marRight w:val="0"/>
          <w:marTop w:val="0"/>
          <w:marBottom w:val="0"/>
          <w:divBdr>
            <w:top w:val="none" w:sz="0" w:space="0" w:color="auto"/>
            <w:left w:val="none" w:sz="0" w:space="0" w:color="auto"/>
            <w:bottom w:val="none" w:sz="0" w:space="0" w:color="auto"/>
            <w:right w:val="none" w:sz="0" w:space="0" w:color="auto"/>
          </w:divBdr>
          <w:divsChild>
            <w:div w:id="44558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149554">
      <w:bodyDiv w:val="1"/>
      <w:marLeft w:val="0"/>
      <w:marRight w:val="0"/>
      <w:marTop w:val="0"/>
      <w:marBottom w:val="0"/>
      <w:divBdr>
        <w:top w:val="none" w:sz="0" w:space="0" w:color="auto"/>
        <w:left w:val="none" w:sz="0" w:space="0" w:color="auto"/>
        <w:bottom w:val="none" w:sz="0" w:space="0" w:color="auto"/>
        <w:right w:val="none" w:sz="0" w:space="0" w:color="auto"/>
      </w:divBdr>
    </w:div>
    <w:div w:id="1005477115">
      <w:bodyDiv w:val="1"/>
      <w:marLeft w:val="0"/>
      <w:marRight w:val="0"/>
      <w:marTop w:val="0"/>
      <w:marBottom w:val="0"/>
      <w:divBdr>
        <w:top w:val="none" w:sz="0" w:space="0" w:color="auto"/>
        <w:left w:val="none" w:sz="0" w:space="0" w:color="auto"/>
        <w:bottom w:val="none" w:sz="0" w:space="0" w:color="auto"/>
        <w:right w:val="none" w:sz="0" w:space="0" w:color="auto"/>
      </w:divBdr>
    </w:div>
    <w:div w:id="1011490947">
      <w:bodyDiv w:val="1"/>
      <w:marLeft w:val="0"/>
      <w:marRight w:val="0"/>
      <w:marTop w:val="0"/>
      <w:marBottom w:val="0"/>
      <w:divBdr>
        <w:top w:val="none" w:sz="0" w:space="0" w:color="auto"/>
        <w:left w:val="none" w:sz="0" w:space="0" w:color="auto"/>
        <w:bottom w:val="none" w:sz="0" w:space="0" w:color="auto"/>
        <w:right w:val="none" w:sz="0" w:space="0" w:color="auto"/>
      </w:divBdr>
      <w:divsChild>
        <w:div w:id="1705444597">
          <w:marLeft w:val="0"/>
          <w:marRight w:val="0"/>
          <w:marTop w:val="0"/>
          <w:marBottom w:val="0"/>
          <w:divBdr>
            <w:top w:val="none" w:sz="0" w:space="0" w:color="auto"/>
            <w:left w:val="none" w:sz="0" w:space="0" w:color="auto"/>
            <w:bottom w:val="none" w:sz="0" w:space="0" w:color="auto"/>
            <w:right w:val="none" w:sz="0" w:space="0" w:color="auto"/>
          </w:divBdr>
          <w:divsChild>
            <w:div w:id="2076392945">
              <w:marLeft w:val="0"/>
              <w:marRight w:val="0"/>
              <w:marTop w:val="0"/>
              <w:marBottom w:val="0"/>
              <w:divBdr>
                <w:top w:val="none" w:sz="0" w:space="0" w:color="auto"/>
                <w:left w:val="none" w:sz="0" w:space="0" w:color="auto"/>
                <w:bottom w:val="none" w:sz="0" w:space="0" w:color="auto"/>
                <w:right w:val="none" w:sz="0" w:space="0" w:color="auto"/>
              </w:divBdr>
              <w:divsChild>
                <w:div w:id="950670477">
                  <w:marLeft w:val="0"/>
                  <w:marRight w:val="0"/>
                  <w:marTop w:val="0"/>
                  <w:marBottom w:val="0"/>
                  <w:divBdr>
                    <w:top w:val="none" w:sz="0" w:space="0" w:color="auto"/>
                    <w:left w:val="none" w:sz="0" w:space="0" w:color="auto"/>
                    <w:bottom w:val="none" w:sz="0" w:space="0" w:color="auto"/>
                    <w:right w:val="none" w:sz="0" w:space="0" w:color="auto"/>
                  </w:divBdr>
                  <w:divsChild>
                    <w:div w:id="979001045">
                      <w:marLeft w:val="0"/>
                      <w:marRight w:val="0"/>
                      <w:marTop w:val="0"/>
                      <w:marBottom w:val="0"/>
                      <w:divBdr>
                        <w:top w:val="none" w:sz="0" w:space="0" w:color="auto"/>
                        <w:left w:val="none" w:sz="0" w:space="0" w:color="auto"/>
                        <w:bottom w:val="none" w:sz="0" w:space="0" w:color="auto"/>
                        <w:right w:val="none" w:sz="0" w:space="0" w:color="auto"/>
                      </w:divBdr>
                      <w:divsChild>
                        <w:div w:id="516427365">
                          <w:marLeft w:val="0"/>
                          <w:marRight w:val="0"/>
                          <w:marTop w:val="0"/>
                          <w:marBottom w:val="0"/>
                          <w:divBdr>
                            <w:top w:val="none" w:sz="0" w:space="0" w:color="auto"/>
                            <w:left w:val="none" w:sz="0" w:space="0" w:color="auto"/>
                            <w:bottom w:val="none" w:sz="0" w:space="0" w:color="auto"/>
                            <w:right w:val="none" w:sz="0" w:space="0" w:color="auto"/>
                          </w:divBdr>
                          <w:divsChild>
                            <w:div w:id="703292367">
                              <w:marLeft w:val="0"/>
                              <w:marRight w:val="0"/>
                              <w:marTop w:val="0"/>
                              <w:marBottom w:val="0"/>
                              <w:divBdr>
                                <w:top w:val="none" w:sz="0" w:space="0" w:color="auto"/>
                                <w:left w:val="none" w:sz="0" w:space="0" w:color="auto"/>
                                <w:bottom w:val="none" w:sz="0" w:space="0" w:color="auto"/>
                                <w:right w:val="none" w:sz="0" w:space="0" w:color="auto"/>
                              </w:divBdr>
                              <w:divsChild>
                                <w:div w:id="1710107669">
                                  <w:marLeft w:val="0"/>
                                  <w:marRight w:val="0"/>
                                  <w:marTop w:val="0"/>
                                  <w:marBottom w:val="0"/>
                                  <w:divBdr>
                                    <w:top w:val="none" w:sz="0" w:space="0" w:color="auto"/>
                                    <w:left w:val="none" w:sz="0" w:space="0" w:color="auto"/>
                                    <w:bottom w:val="none" w:sz="0" w:space="0" w:color="auto"/>
                                    <w:right w:val="none" w:sz="0" w:space="0" w:color="auto"/>
                                  </w:divBdr>
                                  <w:divsChild>
                                    <w:div w:id="89601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9235210">
      <w:bodyDiv w:val="1"/>
      <w:marLeft w:val="0"/>
      <w:marRight w:val="0"/>
      <w:marTop w:val="0"/>
      <w:marBottom w:val="0"/>
      <w:divBdr>
        <w:top w:val="none" w:sz="0" w:space="0" w:color="auto"/>
        <w:left w:val="none" w:sz="0" w:space="0" w:color="auto"/>
        <w:bottom w:val="none" w:sz="0" w:space="0" w:color="auto"/>
        <w:right w:val="none" w:sz="0" w:space="0" w:color="auto"/>
      </w:divBdr>
    </w:div>
    <w:div w:id="1025399839">
      <w:bodyDiv w:val="1"/>
      <w:marLeft w:val="0"/>
      <w:marRight w:val="0"/>
      <w:marTop w:val="0"/>
      <w:marBottom w:val="0"/>
      <w:divBdr>
        <w:top w:val="none" w:sz="0" w:space="0" w:color="auto"/>
        <w:left w:val="none" w:sz="0" w:space="0" w:color="auto"/>
        <w:bottom w:val="none" w:sz="0" w:space="0" w:color="auto"/>
        <w:right w:val="none" w:sz="0" w:space="0" w:color="auto"/>
      </w:divBdr>
    </w:div>
    <w:div w:id="1028947540">
      <w:bodyDiv w:val="1"/>
      <w:marLeft w:val="0"/>
      <w:marRight w:val="0"/>
      <w:marTop w:val="0"/>
      <w:marBottom w:val="0"/>
      <w:divBdr>
        <w:top w:val="none" w:sz="0" w:space="0" w:color="auto"/>
        <w:left w:val="none" w:sz="0" w:space="0" w:color="auto"/>
        <w:bottom w:val="none" w:sz="0" w:space="0" w:color="auto"/>
        <w:right w:val="none" w:sz="0" w:space="0" w:color="auto"/>
      </w:divBdr>
    </w:div>
    <w:div w:id="1035890666">
      <w:bodyDiv w:val="1"/>
      <w:marLeft w:val="0"/>
      <w:marRight w:val="0"/>
      <w:marTop w:val="0"/>
      <w:marBottom w:val="0"/>
      <w:divBdr>
        <w:top w:val="none" w:sz="0" w:space="0" w:color="auto"/>
        <w:left w:val="none" w:sz="0" w:space="0" w:color="auto"/>
        <w:bottom w:val="none" w:sz="0" w:space="0" w:color="auto"/>
        <w:right w:val="none" w:sz="0" w:space="0" w:color="auto"/>
      </w:divBdr>
    </w:div>
    <w:div w:id="1047945960">
      <w:bodyDiv w:val="1"/>
      <w:marLeft w:val="0"/>
      <w:marRight w:val="0"/>
      <w:marTop w:val="0"/>
      <w:marBottom w:val="0"/>
      <w:divBdr>
        <w:top w:val="none" w:sz="0" w:space="0" w:color="auto"/>
        <w:left w:val="none" w:sz="0" w:space="0" w:color="auto"/>
        <w:bottom w:val="none" w:sz="0" w:space="0" w:color="auto"/>
        <w:right w:val="none" w:sz="0" w:space="0" w:color="auto"/>
      </w:divBdr>
    </w:div>
    <w:div w:id="1058044419">
      <w:bodyDiv w:val="1"/>
      <w:marLeft w:val="0"/>
      <w:marRight w:val="0"/>
      <w:marTop w:val="0"/>
      <w:marBottom w:val="0"/>
      <w:divBdr>
        <w:top w:val="none" w:sz="0" w:space="0" w:color="auto"/>
        <w:left w:val="none" w:sz="0" w:space="0" w:color="auto"/>
        <w:bottom w:val="none" w:sz="0" w:space="0" w:color="auto"/>
        <w:right w:val="none" w:sz="0" w:space="0" w:color="auto"/>
      </w:divBdr>
    </w:div>
    <w:div w:id="1077509878">
      <w:bodyDiv w:val="1"/>
      <w:marLeft w:val="0"/>
      <w:marRight w:val="0"/>
      <w:marTop w:val="0"/>
      <w:marBottom w:val="0"/>
      <w:divBdr>
        <w:top w:val="none" w:sz="0" w:space="0" w:color="auto"/>
        <w:left w:val="none" w:sz="0" w:space="0" w:color="auto"/>
        <w:bottom w:val="none" w:sz="0" w:space="0" w:color="auto"/>
        <w:right w:val="none" w:sz="0" w:space="0" w:color="auto"/>
      </w:divBdr>
      <w:divsChild>
        <w:div w:id="1876311346">
          <w:marLeft w:val="0"/>
          <w:marRight w:val="0"/>
          <w:marTop w:val="0"/>
          <w:marBottom w:val="0"/>
          <w:divBdr>
            <w:top w:val="none" w:sz="0" w:space="0" w:color="auto"/>
            <w:left w:val="none" w:sz="0" w:space="0" w:color="auto"/>
            <w:bottom w:val="none" w:sz="0" w:space="0" w:color="auto"/>
            <w:right w:val="none" w:sz="0" w:space="0" w:color="auto"/>
          </w:divBdr>
          <w:divsChild>
            <w:div w:id="183449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228392">
      <w:bodyDiv w:val="1"/>
      <w:marLeft w:val="0"/>
      <w:marRight w:val="0"/>
      <w:marTop w:val="0"/>
      <w:marBottom w:val="0"/>
      <w:divBdr>
        <w:top w:val="none" w:sz="0" w:space="0" w:color="auto"/>
        <w:left w:val="none" w:sz="0" w:space="0" w:color="auto"/>
        <w:bottom w:val="none" w:sz="0" w:space="0" w:color="auto"/>
        <w:right w:val="none" w:sz="0" w:space="0" w:color="auto"/>
      </w:divBdr>
      <w:divsChild>
        <w:div w:id="2140612706">
          <w:marLeft w:val="0"/>
          <w:marRight w:val="0"/>
          <w:marTop w:val="0"/>
          <w:marBottom w:val="150"/>
          <w:divBdr>
            <w:top w:val="none" w:sz="0" w:space="0" w:color="auto"/>
            <w:left w:val="none" w:sz="0" w:space="0" w:color="auto"/>
            <w:bottom w:val="none" w:sz="0" w:space="0" w:color="auto"/>
            <w:right w:val="none" w:sz="0" w:space="0" w:color="auto"/>
          </w:divBdr>
          <w:divsChild>
            <w:div w:id="165348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991811">
      <w:bodyDiv w:val="1"/>
      <w:marLeft w:val="0"/>
      <w:marRight w:val="0"/>
      <w:marTop w:val="0"/>
      <w:marBottom w:val="0"/>
      <w:divBdr>
        <w:top w:val="none" w:sz="0" w:space="0" w:color="auto"/>
        <w:left w:val="none" w:sz="0" w:space="0" w:color="auto"/>
        <w:bottom w:val="none" w:sz="0" w:space="0" w:color="auto"/>
        <w:right w:val="none" w:sz="0" w:space="0" w:color="auto"/>
      </w:divBdr>
    </w:div>
    <w:div w:id="1109467770">
      <w:bodyDiv w:val="1"/>
      <w:marLeft w:val="0"/>
      <w:marRight w:val="0"/>
      <w:marTop w:val="0"/>
      <w:marBottom w:val="0"/>
      <w:divBdr>
        <w:top w:val="none" w:sz="0" w:space="0" w:color="auto"/>
        <w:left w:val="none" w:sz="0" w:space="0" w:color="auto"/>
        <w:bottom w:val="none" w:sz="0" w:space="0" w:color="auto"/>
        <w:right w:val="none" w:sz="0" w:space="0" w:color="auto"/>
      </w:divBdr>
    </w:div>
    <w:div w:id="1138378541">
      <w:bodyDiv w:val="1"/>
      <w:marLeft w:val="0"/>
      <w:marRight w:val="0"/>
      <w:marTop w:val="0"/>
      <w:marBottom w:val="0"/>
      <w:divBdr>
        <w:top w:val="none" w:sz="0" w:space="0" w:color="auto"/>
        <w:left w:val="none" w:sz="0" w:space="0" w:color="auto"/>
        <w:bottom w:val="none" w:sz="0" w:space="0" w:color="auto"/>
        <w:right w:val="none" w:sz="0" w:space="0" w:color="auto"/>
      </w:divBdr>
    </w:div>
    <w:div w:id="1152871461">
      <w:bodyDiv w:val="1"/>
      <w:marLeft w:val="0"/>
      <w:marRight w:val="0"/>
      <w:marTop w:val="0"/>
      <w:marBottom w:val="0"/>
      <w:divBdr>
        <w:top w:val="none" w:sz="0" w:space="0" w:color="auto"/>
        <w:left w:val="none" w:sz="0" w:space="0" w:color="auto"/>
        <w:bottom w:val="none" w:sz="0" w:space="0" w:color="auto"/>
        <w:right w:val="none" w:sz="0" w:space="0" w:color="auto"/>
      </w:divBdr>
      <w:divsChild>
        <w:div w:id="570502699">
          <w:marLeft w:val="0"/>
          <w:marRight w:val="0"/>
          <w:marTop w:val="0"/>
          <w:marBottom w:val="0"/>
          <w:divBdr>
            <w:top w:val="none" w:sz="0" w:space="0" w:color="auto"/>
            <w:left w:val="none" w:sz="0" w:space="0" w:color="auto"/>
            <w:bottom w:val="none" w:sz="0" w:space="0" w:color="auto"/>
            <w:right w:val="none" w:sz="0" w:space="0" w:color="auto"/>
          </w:divBdr>
          <w:divsChild>
            <w:div w:id="1442994206">
              <w:marLeft w:val="0"/>
              <w:marRight w:val="0"/>
              <w:marTop w:val="0"/>
              <w:marBottom w:val="0"/>
              <w:divBdr>
                <w:top w:val="none" w:sz="0" w:space="0" w:color="auto"/>
                <w:left w:val="none" w:sz="0" w:space="0" w:color="auto"/>
                <w:bottom w:val="none" w:sz="0" w:space="0" w:color="auto"/>
                <w:right w:val="none" w:sz="0" w:space="0" w:color="auto"/>
              </w:divBdr>
              <w:divsChild>
                <w:div w:id="20476721">
                  <w:marLeft w:val="0"/>
                  <w:marRight w:val="0"/>
                  <w:marTop w:val="0"/>
                  <w:marBottom w:val="0"/>
                  <w:divBdr>
                    <w:top w:val="none" w:sz="0" w:space="0" w:color="auto"/>
                    <w:left w:val="none" w:sz="0" w:space="0" w:color="auto"/>
                    <w:bottom w:val="none" w:sz="0" w:space="0" w:color="auto"/>
                    <w:right w:val="none" w:sz="0" w:space="0" w:color="auto"/>
                  </w:divBdr>
                  <w:divsChild>
                    <w:div w:id="1073888914">
                      <w:marLeft w:val="0"/>
                      <w:marRight w:val="0"/>
                      <w:marTop w:val="0"/>
                      <w:marBottom w:val="0"/>
                      <w:divBdr>
                        <w:top w:val="none" w:sz="0" w:space="0" w:color="auto"/>
                        <w:left w:val="none" w:sz="0" w:space="0" w:color="auto"/>
                        <w:bottom w:val="none" w:sz="0" w:space="0" w:color="auto"/>
                        <w:right w:val="none" w:sz="0" w:space="0" w:color="auto"/>
                      </w:divBdr>
                      <w:divsChild>
                        <w:div w:id="1467042449">
                          <w:marLeft w:val="0"/>
                          <w:marRight w:val="0"/>
                          <w:marTop w:val="0"/>
                          <w:marBottom w:val="0"/>
                          <w:divBdr>
                            <w:top w:val="none" w:sz="0" w:space="0" w:color="auto"/>
                            <w:left w:val="none" w:sz="0" w:space="0" w:color="auto"/>
                            <w:bottom w:val="none" w:sz="0" w:space="0" w:color="auto"/>
                            <w:right w:val="none" w:sz="0" w:space="0" w:color="auto"/>
                          </w:divBdr>
                          <w:divsChild>
                            <w:div w:id="1765491028">
                              <w:marLeft w:val="0"/>
                              <w:marRight w:val="0"/>
                              <w:marTop w:val="0"/>
                              <w:marBottom w:val="0"/>
                              <w:divBdr>
                                <w:top w:val="none" w:sz="0" w:space="0" w:color="auto"/>
                                <w:left w:val="none" w:sz="0" w:space="0" w:color="auto"/>
                                <w:bottom w:val="none" w:sz="0" w:space="0" w:color="auto"/>
                                <w:right w:val="none" w:sz="0" w:space="0" w:color="auto"/>
                              </w:divBdr>
                              <w:divsChild>
                                <w:div w:id="1775441070">
                                  <w:marLeft w:val="0"/>
                                  <w:marRight w:val="0"/>
                                  <w:marTop w:val="0"/>
                                  <w:marBottom w:val="0"/>
                                  <w:divBdr>
                                    <w:top w:val="none" w:sz="0" w:space="0" w:color="auto"/>
                                    <w:left w:val="none" w:sz="0" w:space="0" w:color="auto"/>
                                    <w:bottom w:val="none" w:sz="0" w:space="0" w:color="auto"/>
                                    <w:right w:val="none" w:sz="0" w:space="0" w:color="auto"/>
                                  </w:divBdr>
                                  <w:divsChild>
                                    <w:div w:id="140949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8206567">
      <w:bodyDiv w:val="1"/>
      <w:marLeft w:val="0"/>
      <w:marRight w:val="0"/>
      <w:marTop w:val="0"/>
      <w:marBottom w:val="0"/>
      <w:divBdr>
        <w:top w:val="none" w:sz="0" w:space="0" w:color="auto"/>
        <w:left w:val="none" w:sz="0" w:space="0" w:color="auto"/>
        <w:bottom w:val="none" w:sz="0" w:space="0" w:color="auto"/>
        <w:right w:val="none" w:sz="0" w:space="0" w:color="auto"/>
      </w:divBdr>
    </w:div>
    <w:div w:id="1227956838">
      <w:bodyDiv w:val="1"/>
      <w:marLeft w:val="0"/>
      <w:marRight w:val="0"/>
      <w:marTop w:val="0"/>
      <w:marBottom w:val="0"/>
      <w:divBdr>
        <w:top w:val="none" w:sz="0" w:space="0" w:color="auto"/>
        <w:left w:val="none" w:sz="0" w:space="0" w:color="auto"/>
        <w:bottom w:val="none" w:sz="0" w:space="0" w:color="auto"/>
        <w:right w:val="none" w:sz="0" w:space="0" w:color="auto"/>
      </w:divBdr>
    </w:div>
    <w:div w:id="1245842360">
      <w:bodyDiv w:val="1"/>
      <w:marLeft w:val="0"/>
      <w:marRight w:val="0"/>
      <w:marTop w:val="0"/>
      <w:marBottom w:val="0"/>
      <w:divBdr>
        <w:top w:val="none" w:sz="0" w:space="0" w:color="auto"/>
        <w:left w:val="none" w:sz="0" w:space="0" w:color="auto"/>
        <w:bottom w:val="none" w:sz="0" w:space="0" w:color="auto"/>
        <w:right w:val="none" w:sz="0" w:space="0" w:color="auto"/>
      </w:divBdr>
      <w:divsChild>
        <w:div w:id="1849055046">
          <w:marLeft w:val="0"/>
          <w:marRight w:val="0"/>
          <w:marTop w:val="0"/>
          <w:marBottom w:val="0"/>
          <w:divBdr>
            <w:top w:val="none" w:sz="0" w:space="0" w:color="auto"/>
            <w:left w:val="none" w:sz="0" w:space="0" w:color="auto"/>
            <w:bottom w:val="none" w:sz="0" w:space="0" w:color="auto"/>
            <w:right w:val="none" w:sz="0" w:space="0" w:color="auto"/>
          </w:divBdr>
          <w:divsChild>
            <w:div w:id="189334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844601">
      <w:bodyDiv w:val="1"/>
      <w:marLeft w:val="0"/>
      <w:marRight w:val="0"/>
      <w:marTop w:val="0"/>
      <w:marBottom w:val="0"/>
      <w:divBdr>
        <w:top w:val="none" w:sz="0" w:space="0" w:color="auto"/>
        <w:left w:val="none" w:sz="0" w:space="0" w:color="auto"/>
        <w:bottom w:val="none" w:sz="0" w:space="0" w:color="auto"/>
        <w:right w:val="none" w:sz="0" w:space="0" w:color="auto"/>
      </w:divBdr>
    </w:div>
    <w:div w:id="1246720772">
      <w:bodyDiv w:val="1"/>
      <w:marLeft w:val="0"/>
      <w:marRight w:val="0"/>
      <w:marTop w:val="0"/>
      <w:marBottom w:val="0"/>
      <w:divBdr>
        <w:top w:val="none" w:sz="0" w:space="0" w:color="auto"/>
        <w:left w:val="none" w:sz="0" w:space="0" w:color="auto"/>
        <w:bottom w:val="none" w:sz="0" w:space="0" w:color="auto"/>
        <w:right w:val="none" w:sz="0" w:space="0" w:color="auto"/>
      </w:divBdr>
    </w:div>
    <w:div w:id="1274944272">
      <w:bodyDiv w:val="1"/>
      <w:marLeft w:val="0"/>
      <w:marRight w:val="0"/>
      <w:marTop w:val="0"/>
      <w:marBottom w:val="0"/>
      <w:divBdr>
        <w:top w:val="none" w:sz="0" w:space="0" w:color="auto"/>
        <w:left w:val="none" w:sz="0" w:space="0" w:color="auto"/>
        <w:bottom w:val="none" w:sz="0" w:space="0" w:color="auto"/>
        <w:right w:val="none" w:sz="0" w:space="0" w:color="auto"/>
      </w:divBdr>
    </w:div>
    <w:div w:id="1276525043">
      <w:bodyDiv w:val="1"/>
      <w:marLeft w:val="0"/>
      <w:marRight w:val="0"/>
      <w:marTop w:val="0"/>
      <w:marBottom w:val="0"/>
      <w:divBdr>
        <w:top w:val="none" w:sz="0" w:space="0" w:color="auto"/>
        <w:left w:val="none" w:sz="0" w:space="0" w:color="auto"/>
        <w:bottom w:val="none" w:sz="0" w:space="0" w:color="auto"/>
        <w:right w:val="none" w:sz="0" w:space="0" w:color="auto"/>
      </w:divBdr>
    </w:div>
    <w:div w:id="1317563240">
      <w:bodyDiv w:val="1"/>
      <w:marLeft w:val="0"/>
      <w:marRight w:val="0"/>
      <w:marTop w:val="0"/>
      <w:marBottom w:val="0"/>
      <w:divBdr>
        <w:top w:val="none" w:sz="0" w:space="0" w:color="auto"/>
        <w:left w:val="none" w:sz="0" w:space="0" w:color="auto"/>
        <w:bottom w:val="none" w:sz="0" w:space="0" w:color="auto"/>
        <w:right w:val="none" w:sz="0" w:space="0" w:color="auto"/>
      </w:divBdr>
    </w:div>
    <w:div w:id="1320424374">
      <w:bodyDiv w:val="1"/>
      <w:marLeft w:val="0"/>
      <w:marRight w:val="0"/>
      <w:marTop w:val="0"/>
      <w:marBottom w:val="0"/>
      <w:divBdr>
        <w:top w:val="none" w:sz="0" w:space="0" w:color="auto"/>
        <w:left w:val="none" w:sz="0" w:space="0" w:color="auto"/>
        <w:bottom w:val="none" w:sz="0" w:space="0" w:color="auto"/>
        <w:right w:val="none" w:sz="0" w:space="0" w:color="auto"/>
      </w:divBdr>
      <w:divsChild>
        <w:div w:id="1671564848">
          <w:marLeft w:val="0"/>
          <w:marRight w:val="0"/>
          <w:marTop w:val="0"/>
          <w:marBottom w:val="0"/>
          <w:divBdr>
            <w:top w:val="none" w:sz="0" w:space="0" w:color="auto"/>
            <w:left w:val="none" w:sz="0" w:space="0" w:color="auto"/>
            <w:bottom w:val="none" w:sz="0" w:space="0" w:color="auto"/>
            <w:right w:val="none" w:sz="0" w:space="0" w:color="auto"/>
          </w:divBdr>
        </w:div>
      </w:divsChild>
    </w:div>
    <w:div w:id="1326595473">
      <w:bodyDiv w:val="1"/>
      <w:marLeft w:val="0"/>
      <w:marRight w:val="0"/>
      <w:marTop w:val="0"/>
      <w:marBottom w:val="0"/>
      <w:divBdr>
        <w:top w:val="none" w:sz="0" w:space="0" w:color="auto"/>
        <w:left w:val="none" w:sz="0" w:space="0" w:color="auto"/>
        <w:bottom w:val="none" w:sz="0" w:space="0" w:color="auto"/>
        <w:right w:val="none" w:sz="0" w:space="0" w:color="auto"/>
      </w:divBdr>
      <w:divsChild>
        <w:div w:id="4938159">
          <w:marLeft w:val="0"/>
          <w:marRight w:val="0"/>
          <w:marTop w:val="0"/>
          <w:marBottom w:val="0"/>
          <w:divBdr>
            <w:top w:val="none" w:sz="0" w:space="0" w:color="auto"/>
            <w:left w:val="none" w:sz="0" w:space="0" w:color="auto"/>
            <w:bottom w:val="none" w:sz="0" w:space="0" w:color="auto"/>
            <w:right w:val="none" w:sz="0" w:space="0" w:color="auto"/>
          </w:divBdr>
        </w:div>
        <w:div w:id="766073042">
          <w:marLeft w:val="0"/>
          <w:marRight w:val="0"/>
          <w:marTop w:val="0"/>
          <w:marBottom w:val="0"/>
          <w:divBdr>
            <w:top w:val="none" w:sz="0" w:space="0" w:color="auto"/>
            <w:left w:val="none" w:sz="0" w:space="0" w:color="auto"/>
            <w:bottom w:val="none" w:sz="0" w:space="0" w:color="auto"/>
            <w:right w:val="none" w:sz="0" w:space="0" w:color="auto"/>
          </w:divBdr>
        </w:div>
        <w:div w:id="389228566">
          <w:marLeft w:val="0"/>
          <w:marRight w:val="0"/>
          <w:marTop w:val="0"/>
          <w:marBottom w:val="0"/>
          <w:divBdr>
            <w:top w:val="none" w:sz="0" w:space="0" w:color="auto"/>
            <w:left w:val="none" w:sz="0" w:space="0" w:color="auto"/>
            <w:bottom w:val="none" w:sz="0" w:space="0" w:color="auto"/>
            <w:right w:val="none" w:sz="0" w:space="0" w:color="auto"/>
          </w:divBdr>
        </w:div>
        <w:div w:id="1868327812">
          <w:marLeft w:val="0"/>
          <w:marRight w:val="0"/>
          <w:marTop w:val="0"/>
          <w:marBottom w:val="0"/>
          <w:divBdr>
            <w:top w:val="none" w:sz="0" w:space="0" w:color="auto"/>
            <w:left w:val="none" w:sz="0" w:space="0" w:color="auto"/>
            <w:bottom w:val="none" w:sz="0" w:space="0" w:color="auto"/>
            <w:right w:val="none" w:sz="0" w:space="0" w:color="auto"/>
          </w:divBdr>
        </w:div>
      </w:divsChild>
    </w:div>
    <w:div w:id="1329402879">
      <w:bodyDiv w:val="1"/>
      <w:marLeft w:val="0"/>
      <w:marRight w:val="0"/>
      <w:marTop w:val="0"/>
      <w:marBottom w:val="0"/>
      <w:divBdr>
        <w:top w:val="none" w:sz="0" w:space="0" w:color="auto"/>
        <w:left w:val="none" w:sz="0" w:space="0" w:color="auto"/>
        <w:bottom w:val="none" w:sz="0" w:space="0" w:color="auto"/>
        <w:right w:val="none" w:sz="0" w:space="0" w:color="auto"/>
      </w:divBdr>
    </w:div>
    <w:div w:id="1339894396">
      <w:bodyDiv w:val="1"/>
      <w:marLeft w:val="0"/>
      <w:marRight w:val="0"/>
      <w:marTop w:val="0"/>
      <w:marBottom w:val="0"/>
      <w:divBdr>
        <w:top w:val="none" w:sz="0" w:space="0" w:color="auto"/>
        <w:left w:val="none" w:sz="0" w:space="0" w:color="auto"/>
        <w:bottom w:val="none" w:sz="0" w:space="0" w:color="auto"/>
        <w:right w:val="none" w:sz="0" w:space="0" w:color="auto"/>
      </w:divBdr>
      <w:divsChild>
        <w:div w:id="1874611484">
          <w:marLeft w:val="0"/>
          <w:marRight w:val="0"/>
          <w:marTop w:val="0"/>
          <w:marBottom w:val="0"/>
          <w:divBdr>
            <w:top w:val="none" w:sz="0" w:space="0" w:color="auto"/>
            <w:left w:val="none" w:sz="0" w:space="0" w:color="auto"/>
            <w:bottom w:val="none" w:sz="0" w:space="0" w:color="auto"/>
            <w:right w:val="none" w:sz="0" w:space="0" w:color="auto"/>
          </w:divBdr>
        </w:div>
      </w:divsChild>
    </w:div>
    <w:div w:id="1350989095">
      <w:bodyDiv w:val="1"/>
      <w:marLeft w:val="0"/>
      <w:marRight w:val="0"/>
      <w:marTop w:val="0"/>
      <w:marBottom w:val="0"/>
      <w:divBdr>
        <w:top w:val="none" w:sz="0" w:space="0" w:color="auto"/>
        <w:left w:val="none" w:sz="0" w:space="0" w:color="auto"/>
        <w:bottom w:val="none" w:sz="0" w:space="0" w:color="auto"/>
        <w:right w:val="none" w:sz="0" w:space="0" w:color="auto"/>
      </w:divBdr>
    </w:div>
    <w:div w:id="1361977190">
      <w:bodyDiv w:val="1"/>
      <w:marLeft w:val="0"/>
      <w:marRight w:val="0"/>
      <w:marTop w:val="0"/>
      <w:marBottom w:val="0"/>
      <w:divBdr>
        <w:top w:val="none" w:sz="0" w:space="0" w:color="auto"/>
        <w:left w:val="none" w:sz="0" w:space="0" w:color="auto"/>
        <w:bottom w:val="none" w:sz="0" w:space="0" w:color="auto"/>
        <w:right w:val="none" w:sz="0" w:space="0" w:color="auto"/>
      </w:divBdr>
    </w:div>
    <w:div w:id="1388146874">
      <w:bodyDiv w:val="1"/>
      <w:marLeft w:val="0"/>
      <w:marRight w:val="0"/>
      <w:marTop w:val="0"/>
      <w:marBottom w:val="0"/>
      <w:divBdr>
        <w:top w:val="none" w:sz="0" w:space="0" w:color="auto"/>
        <w:left w:val="none" w:sz="0" w:space="0" w:color="auto"/>
        <w:bottom w:val="none" w:sz="0" w:space="0" w:color="auto"/>
        <w:right w:val="none" w:sz="0" w:space="0" w:color="auto"/>
      </w:divBdr>
    </w:div>
    <w:div w:id="1394502030">
      <w:bodyDiv w:val="1"/>
      <w:marLeft w:val="0"/>
      <w:marRight w:val="0"/>
      <w:marTop w:val="0"/>
      <w:marBottom w:val="0"/>
      <w:divBdr>
        <w:top w:val="none" w:sz="0" w:space="0" w:color="auto"/>
        <w:left w:val="none" w:sz="0" w:space="0" w:color="auto"/>
        <w:bottom w:val="none" w:sz="0" w:space="0" w:color="auto"/>
        <w:right w:val="none" w:sz="0" w:space="0" w:color="auto"/>
      </w:divBdr>
    </w:div>
    <w:div w:id="1396195853">
      <w:bodyDiv w:val="1"/>
      <w:marLeft w:val="0"/>
      <w:marRight w:val="0"/>
      <w:marTop w:val="0"/>
      <w:marBottom w:val="0"/>
      <w:divBdr>
        <w:top w:val="none" w:sz="0" w:space="0" w:color="auto"/>
        <w:left w:val="none" w:sz="0" w:space="0" w:color="auto"/>
        <w:bottom w:val="none" w:sz="0" w:space="0" w:color="auto"/>
        <w:right w:val="none" w:sz="0" w:space="0" w:color="auto"/>
      </w:divBdr>
      <w:divsChild>
        <w:div w:id="2056854702">
          <w:marLeft w:val="0"/>
          <w:marRight w:val="0"/>
          <w:marTop w:val="0"/>
          <w:marBottom w:val="0"/>
          <w:divBdr>
            <w:top w:val="none" w:sz="0" w:space="0" w:color="auto"/>
            <w:left w:val="none" w:sz="0" w:space="0" w:color="auto"/>
            <w:bottom w:val="none" w:sz="0" w:space="0" w:color="auto"/>
            <w:right w:val="none" w:sz="0" w:space="0" w:color="auto"/>
          </w:divBdr>
        </w:div>
      </w:divsChild>
    </w:div>
    <w:div w:id="1400518957">
      <w:bodyDiv w:val="1"/>
      <w:marLeft w:val="0"/>
      <w:marRight w:val="0"/>
      <w:marTop w:val="0"/>
      <w:marBottom w:val="0"/>
      <w:divBdr>
        <w:top w:val="none" w:sz="0" w:space="0" w:color="auto"/>
        <w:left w:val="none" w:sz="0" w:space="0" w:color="auto"/>
        <w:bottom w:val="none" w:sz="0" w:space="0" w:color="auto"/>
        <w:right w:val="none" w:sz="0" w:space="0" w:color="auto"/>
      </w:divBdr>
    </w:div>
    <w:div w:id="1420253373">
      <w:bodyDiv w:val="1"/>
      <w:marLeft w:val="0"/>
      <w:marRight w:val="0"/>
      <w:marTop w:val="0"/>
      <w:marBottom w:val="0"/>
      <w:divBdr>
        <w:top w:val="none" w:sz="0" w:space="0" w:color="auto"/>
        <w:left w:val="none" w:sz="0" w:space="0" w:color="auto"/>
        <w:bottom w:val="none" w:sz="0" w:space="0" w:color="auto"/>
        <w:right w:val="none" w:sz="0" w:space="0" w:color="auto"/>
      </w:divBdr>
    </w:div>
    <w:div w:id="1422530147">
      <w:bodyDiv w:val="1"/>
      <w:marLeft w:val="0"/>
      <w:marRight w:val="0"/>
      <w:marTop w:val="0"/>
      <w:marBottom w:val="0"/>
      <w:divBdr>
        <w:top w:val="none" w:sz="0" w:space="0" w:color="auto"/>
        <w:left w:val="none" w:sz="0" w:space="0" w:color="auto"/>
        <w:bottom w:val="none" w:sz="0" w:space="0" w:color="auto"/>
        <w:right w:val="none" w:sz="0" w:space="0" w:color="auto"/>
      </w:divBdr>
    </w:div>
    <w:div w:id="1437167560">
      <w:bodyDiv w:val="1"/>
      <w:marLeft w:val="0"/>
      <w:marRight w:val="0"/>
      <w:marTop w:val="0"/>
      <w:marBottom w:val="0"/>
      <w:divBdr>
        <w:top w:val="none" w:sz="0" w:space="0" w:color="auto"/>
        <w:left w:val="none" w:sz="0" w:space="0" w:color="auto"/>
        <w:bottom w:val="none" w:sz="0" w:space="0" w:color="auto"/>
        <w:right w:val="none" w:sz="0" w:space="0" w:color="auto"/>
      </w:divBdr>
    </w:div>
    <w:div w:id="1451245079">
      <w:bodyDiv w:val="1"/>
      <w:marLeft w:val="0"/>
      <w:marRight w:val="0"/>
      <w:marTop w:val="0"/>
      <w:marBottom w:val="0"/>
      <w:divBdr>
        <w:top w:val="none" w:sz="0" w:space="0" w:color="auto"/>
        <w:left w:val="none" w:sz="0" w:space="0" w:color="auto"/>
        <w:bottom w:val="none" w:sz="0" w:space="0" w:color="auto"/>
        <w:right w:val="none" w:sz="0" w:space="0" w:color="auto"/>
      </w:divBdr>
      <w:divsChild>
        <w:div w:id="729689133">
          <w:marLeft w:val="0"/>
          <w:marRight w:val="0"/>
          <w:marTop w:val="0"/>
          <w:marBottom w:val="0"/>
          <w:divBdr>
            <w:top w:val="none" w:sz="0" w:space="0" w:color="auto"/>
            <w:left w:val="none" w:sz="0" w:space="0" w:color="auto"/>
            <w:bottom w:val="none" w:sz="0" w:space="0" w:color="auto"/>
            <w:right w:val="none" w:sz="0" w:space="0" w:color="auto"/>
          </w:divBdr>
          <w:divsChild>
            <w:div w:id="155978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939848">
      <w:bodyDiv w:val="1"/>
      <w:marLeft w:val="0"/>
      <w:marRight w:val="0"/>
      <w:marTop w:val="0"/>
      <w:marBottom w:val="0"/>
      <w:divBdr>
        <w:top w:val="none" w:sz="0" w:space="0" w:color="auto"/>
        <w:left w:val="none" w:sz="0" w:space="0" w:color="auto"/>
        <w:bottom w:val="none" w:sz="0" w:space="0" w:color="auto"/>
        <w:right w:val="none" w:sz="0" w:space="0" w:color="auto"/>
      </w:divBdr>
    </w:div>
    <w:div w:id="1464084199">
      <w:bodyDiv w:val="1"/>
      <w:marLeft w:val="0"/>
      <w:marRight w:val="0"/>
      <w:marTop w:val="0"/>
      <w:marBottom w:val="0"/>
      <w:divBdr>
        <w:top w:val="none" w:sz="0" w:space="0" w:color="auto"/>
        <w:left w:val="none" w:sz="0" w:space="0" w:color="auto"/>
        <w:bottom w:val="none" w:sz="0" w:space="0" w:color="auto"/>
        <w:right w:val="none" w:sz="0" w:space="0" w:color="auto"/>
      </w:divBdr>
    </w:div>
    <w:div w:id="1478716986">
      <w:bodyDiv w:val="1"/>
      <w:marLeft w:val="0"/>
      <w:marRight w:val="0"/>
      <w:marTop w:val="0"/>
      <w:marBottom w:val="0"/>
      <w:divBdr>
        <w:top w:val="none" w:sz="0" w:space="0" w:color="auto"/>
        <w:left w:val="none" w:sz="0" w:space="0" w:color="auto"/>
        <w:bottom w:val="none" w:sz="0" w:space="0" w:color="auto"/>
        <w:right w:val="none" w:sz="0" w:space="0" w:color="auto"/>
      </w:divBdr>
    </w:div>
    <w:div w:id="1497913927">
      <w:bodyDiv w:val="1"/>
      <w:marLeft w:val="0"/>
      <w:marRight w:val="0"/>
      <w:marTop w:val="0"/>
      <w:marBottom w:val="0"/>
      <w:divBdr>
        <w:top w:val="none" w:sz="0" w:space="0" w:color="auto"/>
        <w:left w:val="none" w:sz="0" w:space="0" w:color="auto"/>
        <w:bottom w:val="none" w:sz="0" w:space="0" w:color="auto"/>
        <w:right w:val="none" w:sz="0" w:space="0" w:color="auto"/>
      </w:divBdr>
    </w:div>
    <w:div w:id="1504122151">
      <w:bodyDiv w:val="1"/>
      <w:marLeft w:val="0"/>
      <w:marRight w:val="0"/>
      <w:marTop w:val="0"/>
      <w:marBottom w:val="0"/>
      <w:divBdr>
        <w:top w:val="none" w:sz="0" w:space="0" w:color="auto"/>
        <w:left w:val="none" w:sz="0" w:space="0" w:color="auto"/>
        <w:bottom w:val="none" w:sz="0" w:space="0" w:color="auto"/>
        <w:right w:val="none" w:sz="0" w:space="0" w:color="auto"/>
      </w:divBdr>
    </w:div>
    <w:div w:id="1516656207">
      <w:bodyDiv w:val="1"/>
      <w:marLeft w:val="0"/>
      <w:marRight w:val="0"/>
      <w:marTop w:val="0"/>
      <w:marBottom w:val="0"/>
      <w:divBdr>
        <w:top w:val="none" w:sz="0" w:space="0" w:color="auto"/>
        <w:left w:val="none" w:sz="0" w:space="0" w:color="auto"/>
        <w:bottom w:val="none" w:sz="0" w:space="0" w:color="auto"/>
        <w:right w:val="none" w:sz="0" w:space="0" w:color="auto"/>
      </w:divBdr>
      <w:divsChild>
        <w:div w:id="1997876830">
          <w:marLeft w:val="0"/>
          <w:marRight w:val="0"/>
          <w:marTop w:val="0"/>
          <w:marBottom w:val="150"/>
          <w:divBdr>
            <w:top w:val="none" w:sz="0" w:space="0" w:color="auto"/>
            <w:left w:val="none" w:sz="0" w:space="0" w:color="auto"/>
            <w:bottom w:val="none" w:sz="0" w:space="0" w:color="auto"/>
            <w:right w:val="none" w:sz="0" w:space="0" w:color="auto"/>
          </w:divBdr>
          <w:divsChild>
            <w:div w:id="47495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020956">
      <w:bodyDiv w:val="1"/>
      <w:marLeft w:val="0"/>
      <w:marRight w:val="0"/>
      <w:marTop w:val="0"/>
      <w:marBottom w:val="0"/>
      <w:divBdr>
        <w:top w:val="none" w:sz="0" w:space="0" w:color="auto"/>
        <w:left w:val="none" w:sz="0" w:space="0" w:color="auto"/>
        <w:bottom w:val="none" w:sz="0" w:space="0" w:color="auto"/>
        <w:right w:val="none" w:sz="0" w:space="0" w:color="auto"/>
      </w:divBdr>
    </w:div>
    <w:div w:id="1535075471">
      <w:bodyDiv w:val="1"/>
      <w:marLeft w:val="0"/>
      <w:marRight w:val="0"/>
      <w:marTop w:val="0"/>
      <w:marBottom w:val="0"/>
      <w:divBdr>
        <w:top w:val="none" w:sz="0" w:space="0" w:color="auto"/>
        <w:left w:val="none" w:sz="0" w:space="0" w:color="auto"/>
        <w:bottom w:val="none" w:sz="0" w:space="0" w:color="auto"/>
        <w:right w:val="none" w:sz="0" w:space="0" w:color="auto"/>
      </w:divBdr>
    </w:div>
    <w:div w:id="1541700718">
      <w:bodyDiv w:val="1"/>
      <w:marLeft w:val="0"/>
      <w:marRight w:val="0"/>
      <w:marTop w:val="0"/>
      <w:marBottom w:val="0"/>
      <w:divBdr>
        <w:top w:val="none" w:sz="0" w:space="0" w:color="auto"/>
        <w:left w:val="none" w:sz="0" w:space="0" w:color="auto"/>
        <w:bottom w:val="none" w:sz="0" w:space="0" w:color="auto"/>
        <w:right w:val="none" w:sz="0" w:space="0" w:color="auto"/>
      </w:divBdr>
    </w:div>
    <w:div w:id="1551645949">
      <w:bodyDiv w:val="1"/>
      <w:marLeft w:val="0"/>
      <w:marRight w:val="0"/>
      <w:marTop w:val="0"/>
      <w:marBottom w:val="0"/>
      <w:divBdr>
        <w:top w:val="none" w:sz="0" w:space="0" w:color="auto"/>
        <w:left w:val="none" w:sz="0" w:space="0" w:color="auto"/>
        <w:bottom w:val="none" w:sz="0" w:space="0" w:color="auto"/>
        <w:right w:val="none" w:sz="0" w:space="0" w:color="auto"/>
      </w:divBdr>
    </w:div>
    <w:div w:id="1553730510">
      <w:bodyDiv w:val="1"/>
      <w:marLeft w:val="0"/>
      <w:marRight w:val="0"/>
      <w:marTop w:val="0"/>
      <w:marBottom w:val="0"/>
      <w:divBdr>
        <w:top w:val="none" w:sz="0" w:space="0" w:color="auto"/>
        <w:left w:val="none" w:sz="0" w:space="0" w:color="auto"/>
        <w:bottom w:val="none" w:sz="0" w:space="0" w:color="auto"/>
        <w:right w:val="none" w:sz="0" w:space="0" w:color="auto"/>
      </w:divBdr>
    </w:div>
    <w:div w:id="1562906858">
      <w:bodyDiv w:val="1"/>
      <w:marLeft w:val="0"/>
      <w:marRight w:val="0"/>
      <w:marTop w:val="0"/>
      <w:marBottom w:val="0"/>
      <w:divBdr>
        <w:top w:val="none" w:sz="0" w:space="0" w:color="auto"/>
        <w:left w:val="none" w:sz="0" w:space="0" w:color="auto"/>
        <w:bottom w:val="none" w:sz="0" w:space="0" w:color="auto"/>
        <w:right w:val="none" w:sz="0" w:space="0" w:color="auto"/>
      </w:divBdr>
      <w:divsChild>
        <w:div w:id="597253539">
          <w:marLeft w:val="0"/>
          <w:marRight w:val="0"/>
          <w:marTop w:val="0"/>
          <w:marBottom w:val="0"/>
          <w:divBdr>
            <w:top w:val="none" w:sz="0" w:space="0" w:color="auto"/>
            <w:left w:val="none" w:sz="0" w:space="0" w:color="auto"/>
            <w:bottom w:val="none" w:sz="0" w:space="0" w:color="auto"/>
            <w:right w:val="none" w:sz="0" w:space="0" w:color="auto"/>
          </w:divBdr>
          <w:divsChild>
            <w:div w:id="190817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221141">
      <w:bodyDiv w:val="1"/>
      <w:marLeft w:val="0"/>
      <w:marRight w:val="0"/>
      <w:marTop w:val="0"/>
      <w:marBottom w:val="0"/>
      <w:divBdr>
        <w:top w:val="none" w:sz="0" w:space="0" w:color="auto"/>
        <w:left w:val="none" w:sz="0" w:space="0" w:color="auto"/>
        <w:bottom w:val="none" w:sz="0" w:space="0" w:color="auto"/>
        <w:right w:val="none" w:sz="0" w:space="0" w:color="auto"/>
      </w:divBdr>
      <w:divsChild>
        <w:div w:id="344211873">
          <w:marLeft w:val="0"/>
          <w:marRight w:val="0"/>
          <w:marTop w:val="0"/>
          <w:marBottom w:val="0"/>
          <w:divBdr>
            <w:top w:val="none" w:sz="0" w:space="0" w:color="auto"/>
            <w:left w:val="none" w:sz="0" w:space="0" w:color="auto"/>
            <w:bottom w:val="none" w:sz="0" w:space="0" w:color="auto"/>
            <w:right w:val="none" w:sz="0" w:space="0" w:color="auto"/>
          </w:divBdr>
          <w:divsChild>
            <w:div w:id="1008407287">
              <w:marLeft w:val="0"/>
              <w:marRight w:val="0"/>
              <w:marTop w:val="0"/>
              <w:marBottom w:val="0"/>
              <w:divBdr>
                <w:top w:val="none" w:sz="0" w:space="0" w:color="auto"/>
                <w:left w:val="none" w:sz="0" w:space="0" w:color="auto"/>
                <w:bottom w:val="none" w:sz="0" w:space="0" w:color="auto"/>
                <w:right w:val="none" w:sz="0" w:space="0" w:color="auto"/>
              </w:divBdr>
              <w:divsChild>
                <w:div w:id="2047753672">
                  <w:marLeft w:val="0"/>
                  <w:marRight w:val="0"/>
                  <w:marTop w:val="0"/>
                  <w:marBottom w:val="0"/>
                  <w:divBdr>
                    <w:top w:val="none" w:sz="0" w:space="0" w:color="auto"/>
                    <w:left w:val="none" w:sz="0" w:space="0" w:color="auto"/>
                    <w:bottom w:val="none" w:sz="0" w:space="0" w:color="auto"/>
                    <w:right w:val="none" w:sz="0" w:space="0" w:color="auto"/>
                  </w:divBdr>
                  <w:divsChild>
                    <w:div w:id="1348094197">
                      <w:marLeft w:val="0"/>
                      <w:marRight w:val="0"/>
                      <w:marTop w:val="0"/>
                      <w:marBottom w:val="0"/>
                      <w:divBdr>
                        <w:top w:val="none" w:sz="0" w:space="0" w:color="auto"/>
                        <w:left w:val="none" w:sz="0" w:space="0" w:color="auto"/>
                        <w:bottom w:val="none" w:sz="0" w:space="0" w:color="auto"/>
                        <w:right w:val="none" w:sz="0" w:space="0" w:color="auto"/>
                      </w:divBdr>
                      <w:divsChild>
                        <w:div w:id="764956469">
                          <w:marLeft w:val="0"/>
                          <w:marRight w:val="0"/>
                          <w:marTop w:val="0"/>
                          <w:marBottom w:val="0"/>
                          <w:divBdr>
                            <w:top w:val="none" w:sz="0" w:space="0" w:color="auto"/>
                            <w:left w:val="none" w:sz="0" w:space="0" w:color="auto"/>
                            <w:bottom w:val="none" w:sz="0" w:space="0" w:color="auto"/>
                            <w:right w:val="none" w:sz="0" w:space="0" w:color="auto"/>
                          </w:divBdr>
                          <w:divsChild>
                            <w:div w:id="760949744">
                              <w:marLeft w:val="0"/>
                              <w:marRight w:val="0"/>
                              <w:marTop w:val="0"/>
                              <w:marBottom w:val="0"/>
                              <w:divBdr>
                                <w:top w:val="none" w:sz="0" w:space="0" w:color="auto"/>
                                <w:left w:val="none" w:sz="0" w:space="0" w:color="auto"/>
                                <w:bottom w:val="none" w:sz="0" w:space="0" w:color="auto"/>
                                <w:right w:val="none" w:sz="0" w:space="0" w:color="auto"/>
                              </w:divBdr>
                              <w:divsChild>
                                <w:div w:id="1768227778">
                                  <w:marLeft w:val="0"/>
                                  <w:marRight w:val="0"/>
                                  <w:marTop w:val="0"/>
                                  <w:marBottom w:val="0"/>
                                  <w:divBdr>
                                    <w:top w:val="none" w:sz="0" w:space="0" w:color="auto"/>
                                    <w:left w:val="none" w:sz="0" w:space="0" w:color="auto"/>
                                    <w:bottom w:val="none" w:sz="0" w:space="0" w:color="auto"/>
                                    <w:right w:val="none" w:sz="0" w:space="0" w:color="auto"/>
                                  </w:divBdr>
                                  <w:divsChild>
                                    <w:div w:id="89327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5774773">
      <w:bodyDiv w:val="1"/>
      <w:marLeft w:val="0"/>
      <w:marRight w:val="0"/>
      <w:marTop w:val="0"/>
      <w:marBottom w:val="0"/>
      <w:divBdr>
        <w:top w:val="none" w:sz="0" w:space="0" w:color="auto"/>
        <w:left w:val="none" w:sz="0" w:space="0" w:color="auto"/>
        <w:bottom w:val="none" w:sz="0" w:space="0" w:color="auto"/>
        <w:right w:val="none" w:sz="0" w:space="0" w:color="auto"/>
      </w:divBdr>
    </w:div>
    <w:div w:id="1599484172">
      <w:bodyDiv w:val="1"/>
      <w:marLeft w:val="0"/>
      <w:marRight w:val="0"/>
      <w:marTop w:val="0"/>
      <w:marBottom w:val="0"/>
      <w:divBdr>
        <w:top w:val="none" w:sz="0" w:space="0" w:color="auto"/>
        <w:left w:val="none" w:sz="0" w:space="0" w:color="auto"/>
        <w:bottom w:val="none" w:sz="0" w:space="0" w:color="auto"/>
        <w:right w:val="none" w:sz="0" w:space="0" w:color="auto"/>
      </w:divBdr>
    </w:div>
    <w:div w:id="1601908577">
      <w:bodyDiv w:val="1"/>
      <w:marLeft w:val="0"/>
      <w:marRight w:val="0"/>
      <w:marTop w:val="0"/>
      <w:marBottom w:val="0"/>
      <w:divBdr>
        <w:top w:val="none" w:sz="0" w:space="0" w:color="auto"/>
        <w:left w:val="none" w:sz="0" w:space="0" w:color="auto"/>
        <w:bottom w:val="none" w:sz="0" w:space="0" w:color="auto"/>
        <w:right w:val="none" w:sz="0" w:space="0" w:color="auto"/>
      </w:divBdr>
    </w:div>
    <w:div w:id="1612471027">
      <w:bodyDiv w:val="1"/>
      <w:marLeft w:val="0"/>
      <w:marRight w:val="0"/>
      <w:marTop w:val="0"/>
      <w:marBottom w:val="0"/>
      <w:divBdr>
        <w:top w:val="none" w:sz="0" w:space="0" w:color="auto"/>
        <w:left w:val="none" w:sz="0" w:space="0" w:color="auto"/>
        <w:bottom w:val="none" w:sz="0" w:space="0" w:color="auto"/>
        <w:right w:val="none" w:sz="0" w:space="0" w:color="auto"/>
      </w:divBdr>
    </w:div>
    <w:div w:id="1625454930">
      <w:bodyDiv w:val="1"/>
      <w:marLeft w:val="0"/>
      <w:marRight w:val="0"/>
      <w:marTop w:val="0"/>
      <w:marBottom w:val="0"/>
      <w:divBdr>
        <w:top w:val="none" w:sz="0" w:space="0" w:color="auto"/>
        <w:left w:val="none" w:sz="0" w:space="0" w:color="auto"/>
        <w:bottom w:val="none" w:sz="0" w:space="0" w:color="auto"/>
        <w:right w:val="none" w:sz="0" w:space="0" w:color="auto"/>
      </w:divBdr>
      <w:divsChild>
        <w:div w:id="1598714797">
          <w:blockQuote w:val="1"/>
          <w:marLeft w:val="720"/>
          <w:marRight w:val="720"/>
          <w:marTop w:val="100"/>
          <w:marBottom w:val="100"/>
          <w:divBdr>
            <w:top w:val="none" w:sz="0" w:space="0" w:color="auto"/>
            <w:left w:val="none" w:sz="0" w:space="0" w:color="auto"/>
            <w:bottom w:val="none" w:sz="0" w:space="0" w:color="auto"/>
            <w:right w:val="none" w:sz="0" w:space="0" w:color="auto"/>
          </w:divBdr>
        </w:div>
        <w:div w:id="12993358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7106017">
      <w:bodyDiv w:val="1"/>
      <w:marLeft w:val="0"/>
      <w:marRight w:val="0"/>
      <w:marTop w:val="0"/>
      <w:marBottom w:val="0"/>
      <w:divBdr>
        <w:top w:val="none" w:sz="0" w:space="0" w:color="auto"/>
        <w:left w:val="none" w:sz="0" w:space="0" w:color="auto"/>
        <w:bottom w:val="none" w:sz="0" w:space="0" w:color="auto"/>
        <w:right w:val="none" w:sz="0" w:space="0" w:color="auto"/>
      </w:divBdr>
    </w:div>
    <w:div w:id="1664046927">
      <w:bodyDiv w:val="1"/>
      <w:marLeft w:val="0"/>
      <w:marRight w:val="0"/>
      <w:marTop w:val="0"/>
      <w:marBottom w:val="0"/>
      <w:divBdr>
        <w:top w:val="none" w:sz="0" w:space="0" w:color="auto"/>
        <w:left w:val="none" w:sz="0" w:space="0" w:color="auto"/>
        <w:bottom w:val="none" w:sz="0" w:space="0" w:color="auto"/>
        <w:right w:val="none" w:sz="0" w:space="0" w:color="auto"/>
      </w:divBdr>
    </w:div>
    <w:div w:id="1680426779">
      <w:bodyDiv w:val="1"/>
      <w:marLeft w:val="0"/>
      <w:marRight w:val="0"/>
      <w:marTop w:val="0"/>
      <w:marBottom w:val="0"/>
      <w:divBdr>
        <w:top w:val="none" w:sz="0" w:space="0" w:color="auto"/>
        <w:left w:val="none" w:sz="0" w:space="0" w:color="auto"/>
        <w:bottom w:val="none" w:sz="0" w:space="0" w:color="auto"/>
        <w:right w:val="none" w:sz="0" w:space="0" w:color="auto"/>
      </w:divBdr>
      <w:divsChild>
        <w:div w:id="1072191834">
          <w:marLeft w:val="0"/>
          <w:marRight w:val="0"/>
          <w:marTop w:val="0"/>
          <w:marBottom w:val="150"/>
          <w:divBdr>
            <w:top w:val="none" w:sz="0" w:space="0" w:color="auto"/>
            <w:left w:val="none" w:sz="0" w:space="0" w:color="auto"/>
            <w:bottom w:val="none" w:sz="0" w:space="0" w:color="auto"/>
            <w:right w:val="none" w:sz="0" w:space="0" w:color="auto"/>
          </w:divBdr>
          <w:divsChild>
            <w:div w:id="75637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521438">
      <w:bodyDiv w:val="1"/>
      <w:marLeft w:val="0"/>
      <w:marRight w:val="0"/>
      <w:marTop w:val="0"/>
      <w:marBottom w:val="0"/>
      <w:divBdr>
        <w:top w:val="none" w:sz="0" w:space="0" w:color="auto"/>
        <w:left w:val="none" w:sz="0" w:space="0" w:color="auto"/>
        <w:bottom w:val="none" w:sz="0" w:space="0" w:color="auto"/>
        <w:right w:val="none" w:sz="0" w:space="0" w:color="auto"/>
      </w:divBdr>
    </w:div>
    <w:div w:id="1710257169">
      <w:bodyDiv w:val="1"/>
      <w:marLeft w:val="0"/>
      <w:marRight w:val="0"/>
      <w:marTop w:val="0"/>
      <w:marBottom w:val="0"/>
      <w:divBdr>
        <w:top w:val="none" w:sz="0" w:space="0" w:color="auto"/>
        <w:left w:val="none" w:sz="0" w:space="0" w:color="auto"/>
        <w:bottom w:val="none" w:sz="0" w:space="0" w:color="auto"/>
        <w:right w:val="none" w:sz="0" w:space="0" w:color="auto"/>
      </w:divBdr>
      <w:divsChild>
        <w:div w:id="941032804">
          <w:marLeft w:val="0"/>
          <w:marRight w:val="0"/>
          <w:marTop w:val="0"/>
          <w:marBottom w:val="0"/>
          <w:divBdr>
            <w:top w:val="none" w:sz="0" w:space="0" w:color="auto"/>
            <w:left w:val="none" w:sz="0" w:space="0" w:color="auto"/>
            <w:bottom w:val="none" w:sz="0" w:space="0" w:color="auto"/>
            <w:right w:val="none" w:sz="0" w:space="0" w:color="auto"/>
          </w:divBdr>
          <w:divsChild>
            <w:div w:id="169333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113373">
      <w:bodyDiv w:val="1"/>
      <w:marLeft w:val="0"/>
      <w:marRight w:val="0"/>
      <w:marTop w:val="0"/>
      <w:marBottom w:val="0"/>
      <w:divBdr>
        <w:top w:val="none" w:sz="0" w:space="0" w:color="auto"/>
        <w:left w:val="none" w:sz="0" w:space="0" w:color="auto"/>
        <w:bottom w:val="none" w:sz="0" w:space="0" w:color="auto"/>
        <w:right w:val="none" w:sz="0" w:space="0" w:color="auto"/>
      </w:divBdr>
      <w:divsChild>
        <w:div w:id="357584175">
          <w:marLeft w:val="0"/>
          <w:marRight w:val="0"/>
          <w:marTop w:val="0"/>
          <w:marBottom w:val="0"/>
          <w:divBdr>
            <w:top w:val="none" w:sz="0" w:space="0" w:color="auto"/>
            <w:left w:val="none" w:sz="0" w:space="0" w:color="auto"/>
            <w:bottom w:val="none" w:sz="0" w:space="0" w:color="auto"/>
            <w:right w:val="none" w:sz="0" w:space="0" w:color="auto"/>
          </w:divBdr>
          <w:divsChild>
            <w:div w:id="151063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280175">
      <w:bodyDiv w:val="1"/>
      <w:marLeft w:val="0"/>
      <w:marRight w:val="0"/>
      <w:marTop w:val="0"/>
      <w:marBottom w:val="0"/>
      <w:divBdr>
        <w:top w:val="none" w:sz="0" w:space="0" w:color="auto"/>
        <w:left w:val="none" w:sz="0" w:space="0" w:color="auto"/>
        <w:bottom w:val="none" w:sz="0" w:space="0" w:color="auto"/>
        <w:right w:val="none" w:sz="0" w:space="0" w:color="auto"/>
      </w:divBdr>
    </w:div>
    <w:div w:id="1719359095">
      <w:bodyDiv w:val="1"/>
      <w:marLeft w:val="0"/>
      <w:marRight w:val="0"/>
      <w:marTop w:val="0"/>
      <w:marBottom w:val="0"/>
      <w:divBdr>
        <w:top w:val="none" w:sz="0" w:space="0" w:color="auto"/>
        <w:left w:val="none" w:sz="0" w:space="0" w:color="auto"/>
        <w:bottom w:val="none" w:sz="0" w:space="0" w:color="auto"/>
        <w:right w:val="none" w:sz="0" w:space="0" w:color="auto"/>
      </w:divBdr>
    </w:div>
    <w:div w:id="1732996724">
      <w:bodyDiv w:val="1"/>
      <w:marLeft w:val="0"/>
      <w:marRight w:val="0"/>
      <w:marTop w:val="0"/>
      <w:marBottom w:val="0"/>
      <w:divBdr>
        <w:top w:val="none" w:sz="0" w:space="0" w:color="auto"/>
        <w:left w:val="none" w:sz="0" w:space="0" w:color="auto"/>
        <w:bottom w:val="none" w:sz="0" w:space="0" w:color="auto"/>
        <w:right w:val="none" w:sz="0" w:space="0" w:color="auto"/>
      </w:divBdr>
    </w:div>
    <w:div w:id="1735083105">
      <w:bodyDiv w:val="1"/>
      <w:marLeft w:val="0"/>
      <w:marRight w:val="0"/>
      <w:marTop w:val="0"/>
      <w:marBottom w:val="0"/>
      <w:divBdr>
        <w:top w:val="none" w:sz="0" w:space="0" w:color="auto"/>
        <w:left w:val="none" w:sz="0" w:space="0" w:color="auto"/>
        <w:bottom w:val="none" w:sz="0" w:space="0" w:color="auto"/>
        <w:right w:val="none" w:sz="0" w:space="0" w:color="auto"/>
      </w:divBdr>
      <w:divsChild>
        <w:div w:id="368146213">
          <w:marLeft w:val="0"/>
          <w:marRight w:val="0"/>
          <w:marTop w:val="0"/>
          <w:marBottom w:val="150"/>
          <w:divBdr>
            <w:top w:val="none" w:sz="0" w:space="0" w:color="auto"/>
            <w:left w:val="none" w:sz="0" w:space="0" w:color="auto"/>
            <w:bottom w:val="none" w:sz="0" w:space="0" w:color="auto"/>
            <w:right w:val="none" w:sz="0" w:space="0" w:color="auto"/>
          </w:divBdr>
          <w:divsChild>
            <w:div w:id="19878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289215">
      <w:bodyDiv w:val="1"/>
      <w:marLeft w:val="0"/>
      <w:marRight w:val="0"/>
      <w:marTop w:val="0"/>
      <w:marBottom w:val="0"/>
      <w:divBdr>
        <w:top w:val="none" w:sz="0" w:space="0" w:color="auto"/>
        <w:left w:val="none" w:sz="0" w:space="0" w:color="auto"/>
        <w:bottom w:val="none" w:sz="0" w:space="0" w:color="auto"/>
        <w:right w:val="none" w:sz="0" w:space="0" w:color="auto"/>
      </w:divBdr>
      <w:divsChild>
        <w:div w:id="127404031">
          <w:marLeft w:val="0"/>
          <w:marRight w:val="0"/>
          <w:marTop w:val="0"/>
          <w:marBottom w:val="0"/>
          <w:divBdr>
            <w:top w:val="none" w:sz="0" w:space="0" w:color="auto"/>
            <w:left w:val="none" w:sz="0" w:space="0" w:color="auto"/>
            <w:bottom w:val="none" w:sz="0" w:space="0" w:color="auto"/>
            <w:right w:val="none" w:sz="0" w:space="0" w:color="auto"/>
          </w:divBdr>
        </w:div>
        <w:div w:id="1005479782">
          <w:marLeft w:val="0"/>
          <w:marRight w:val="0"/>
          <w:marTop w:val="0"/>
          <w:marBottom w:val="0"/>
          <w:divBdr>
            <w:top w:val="none" w:sz="0" w:space="0" w:color="auto"/>
            <w:left w:val="none" w:sz="0" w:space="0" w:color="auto"/>
            <w:bottom w:val="none" w:sz="0" w:space="0" w:color="auto"/>
            <w:right w:val="none" w:sz="0" w:space="0" w:color="auto"/>
          </w:divBdr>
        </w:div>
      </w:divsChild>
    </w:div>
    <w:div w:id="1752699725">
      <w:bodyDiv w:val="1"/>
      <w:marLeft w:val="0"/>
      <w:marRight w:val="0"/>
      <w:marTop w:val="0"/>
      <w:marBottom w:val="0"/>
      <w:divBdr>
        <w:top w:val="none" w:sz="0" w:space="0" w:color="auto"/>
        <w:left w:val="none" w:sz="0" w:space="0" w:color="auto"/>
        <w:bottom w:val="none" w:sz="0" w:space="0" w:color="auto"/>
        <w:right w:val="none" w:sz="0" w:space="0" w:color="auto"/>
      </w:divBdr>
      <w:divsChild>
        <w:div w:id="676857198">
          <w:marLeft w:val="0"/>
          <w:marRight w:val="0"/>
          <w:marTop w:val="0"/>
          <w:marBottom w:val="0"/>
          <w:divBdr>
            <w:top w:val="none" w:sz="0" w:space="0" w:color="auto"/>
            <w:left w:val="none" w:sz="0" w:space="0" w:color="auto"/>
            <w:bottom w:val="none" w:sz="0" w:space="0" w:color="auto"/>
            <w:right w:val="none" w:sz="0" w:space="0" w:color="auto"/>
          </w:divBdr>
          <w:divsChild>
            <w:div w:id="172432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463171">
      <w:bodyDiv w:val="1"/>
      <w:marLeft w:val="0"/>
      <w:marRight w:val="0"/>
      <w:marTop w:val="0"/>
      <w:marBottom w:val="0"/>
      <w:divBdr>
        <w:top w:val="none" w:sz="0" w:space="0" w:color="auto"/>
        <w:left w:val="none" w:sz="0" w:space="0" w:color="auto"/>
        <w:bottom w:val="none" w:sz="0" w:space="0" w:color="auto"/>
        <w:right w:val="none" w:sz="0" w:space="0" w:color="auto"/>
      </w:divBdr>
    </w:div>
    <w:div w:id="1773089334">
      <w:bodyDiv w:val="1"/>
      <w:marLeft w:val="0"/>
      <w:marRight w:val="0"/>
      <w:marTop w:val="0"/>
      <w:marBottom w:val="0"/>
      <w:divBdr>
        <w:top w:val="none" w:sz="0" w:space="0" w:color="auto"/>
        <w:left w:val="none" w:sz="0" w:space="0" w:color="auto"/>
        <w:bottom w:val="none" w:sz="0" w:space="0" w:color="auto"/>
        <w:right w:val="none" w:sz="0" w:space="0" w:color="auto"/>
      </w:divBdr>
      <w:divsChild>
        <w:div w:id="2008291112">
          <w:marLeft w:val="0"/>
          <w:marRight w:val="0"/>
          <w:marTop w:val="0"/>
          <w:marBottom w:val="0"/>
          <w:divBdr>
            <w:top w:val="none" w:sz="0" w:space="0" w:color="auto"/>
            <w:left w:val="none" w:sz="0" w:space="0" w:color="auto"/>
            <w:bottom w:val="none" w:sz="0" w:space="0" w:color="auto"/>
            <w:right w:val="none" w:sz="0" w:space="0" w:color="auto"/>
          </w:divBdr>
        </w:div>
      </w:divsChild>
    </w:div>
    <w:div w:id="1776292056">
      <w:bodyDiv w:val="1"/>
      <w:marLeft w:val="0"/>
      <w:marRight w:val="0"/>
      <w:marTop w:val="0"/>
      <w:marBottom w:val="0"/>
      <w:divBdr>
        <w:top w:val="none" w:sz="0" w:space="0" w:color="auto"/>
        <w:left w:val="none" w:sz="0" w:space="0" w:color="auto"/>
        <w:bottom w:val="none" w:sz="0" w:space="0" w:color="auto"/>
        <w:right w:val="none" w:sz="0" w:space="0" w:color="auto"/>
      </w:divBdr>
      <w:divsChild>
        <w:div w:id="1291012532">
          <w:blockQuote w:val="1"/>
          <w:marLeft w:val="720"/>
          <w:marRight w:val="720"/>
          <w:marTop w:val="100"/>
          <w:marBottom w:val="100"/>
          <w:divBdr>
            <w:top w:val="none" w:sz="0" w:space="0" w:color="auto"/>
            <w:left w:val="none" w:sz="0" w:space="0" w:color="auto"/>
            <w:bottom w:val="none" w:sz="0" w:space="0" w:color="auto"/>
            <w:right w:val="none" w:sz="0" w:space="0" w:color="auto"/>
          </w:divBdr>
        </w:div>
        <w:div w:id="5174735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9030204">
      <w:bodyDiv w:val="1"/>
      <w:marLeft w:val="0"/>
      <w:marRight w:val="0"/>
      <w:marTop w:val="0"/>
      <w:marBottom w:val="0"/>
      <w:divBdr>
        <w:top w:val="none" w:sz="0" w:space="0" w:color="auto"/>
        <w:left w:val="none" w:sz="0" w:space="0" w:color="auto"/>
        <w:bottom w:val="none" w:sz="0" w:space="0" w:color="auto"/>
        <w:right w:val="none" w:sz="0" w:space="0" w:color="auto"/>
      </w:divBdr>
    </w:div>
    <w:div w:id="1827164922">
      <w:bodyDiv w:val="1"/>
      <w:marLeft w:val="0"/>
      <w:marRight w:val="0"/>
      <w:marTop w:val="0"/>
      <w:marBottom w:val="0"/>
      <w:divBdr>
        <w:top w:val="none" w:sz="0" w:space="0" w:color="auto"/>
        <w:left w:val="none" w:sz="0" w:space="0" w:color="auto"/>
        <w:bottom w:val="none" w:sz="0" w:space="0" w:color="auto"/>
        <w:right w:val="none" w:sz="0" w:space="0" w:color="auto"/>
      </w:divBdr>
    </w:div>
    <w:div w:id="1845775736">
      <w:bodyDiv w:val="1"/>
      <w:marLeft w:val="0"/>
      <w:marRight w:val="0"/>
      <w:marTop w:val="0"/>
      <w:marBottom w:val="0"/>
      <w:divBdr>
        <w:top w:val="none" w:sz="0" w:space="0" w:color="auto"/>
        <w:left w:val="none" w:sz="0" w:space="0" w:color="auto"/>
        <w:bottom w:val="none" w:sz="0" w:space="0" w:color="auto"/>
        <w:right w:val="none" w:sz="0" w:space="0" w:color="auto"/>
      </w:divBdr>
    </w:div>
    <w:div w:id="1873960870">
      <w:bodyDiv w:val="1"/>
      <w:marLeft w:val="0"/>
      <w:marRight w:val="0"/>
      <w:marTop w:val="0"/>
      <w:marBottom w:val="0"/>
      <w:divBdr>
        <w:top w:val="none" w:sz="0" w:space="0" w:color="auto"/>
        <w:left w:val="none" w:sz="0" w:space="0" w:color="auto"/>
        <w:bottom w:val="none" w:sz="0" w:space="0" w:color="auto"/>
        <w:right w:val="none" w:sz="0" w:space="0" w:color="auto"/>
      </w:divBdr>
    </w:div>
    <w:div w:id="1919246898">
      <w:bodyDiv w:val="1"/>
      <w:marLeft w:val="0"/>
      <w:marRight w:val="0"/>
      <w:marTop w:val="0"/>
      <w:marBottom w:val="0"/>
      <w:divBdr>
        <w:top w:val="none" w:sz="0" w:space="0" w:color="auto"/>
        <w:left w:val="none" w:sz="0" w:space="0" w:color="auto"/>
        <w:bottom w:val="none" w:sz="0" w:space="0" w:color="auto"/>
        <w:right w:val="none" w:sz="0" w:space="0" w:color="auto"/>
      </w:divBdr>
      <w:divsChild>
        <w:div w:id="1675380313">
          <w:marLeft w:val="0"/>
          <w:marRight w:val="0"/>
          <w:marTop w:val="0"/>
          <w:marBottom w:val="0"/>
          <w:divBdr>
            <w:top w:val="none" w:sz="0" w:space="0" w:color="auto"/>
            <w:left w:val="none" w:sz="0" w:space="0" w:color="auto"/>
            <w:bottom w:val="none" w:sz="0" w:space="0" w:color="auto"/>
            <w:right w:val="none" w:sz="0" w:space="0" w:color="auto"/>
          </w:divBdr>
        </w:div>
      </w:divsChild>
    </w:div>
    <w:div w:id="1926718548">
      <w:bodyDiv w:val="1"/>
      <w:marLeft w:val="0"/>
      <w:marRight w:val="0"/>
      <w:marTop w:val="0"/>
      <w:marBottom w:val="0"/>
      <w:divBdr>
        <w:top w:val="none" w:sz="0" w:space="0" w:color="auto"/>
        <w:left w:val="none" w:sz="0" w:space="0" w:color="auto"/>
        <w:bottom w:val="none" w:sz="0" w:space="0" w:color="auto"/>
        <w:right w:val="none" w:sz="0" w:space="0" w:color="auto"/>
      </w:divBdr>
    </w:div>
    <w:div w:id="1935093437">
      <w:bodyDiv w:val="1"/>
      <w:marLeft w:val="0"/>
      <w:marRight w:val="0"/>
      <w:marTop w:val="0"/>
      <w:marBottom w:val="0"/>
      <w:divBdr>
        <w:top w:val="none" w:sz="0" w:space="0" w:color="auto"/>
        <w:left w:val="none" w:sz="0" w:space="0" w:color="auto"/>
        <w:bottom w:val="none" w:sz="0" w:space="0" w:color="auto"/>
        <w:right w:val="none" w:sz="0" w:space="0" w:color="auto"/>
      </w:divBdr>
      <w:divsChild>
        <w:div w:id="307824964">
          <w:marLeft w:val="0"/>
          <w:marRight w:val="0"/>
          <w:marTop w:val="0"/>
          <w:marBottom w:val="0"/>
          <w:divBdr>
            <w:top w:val="none" w:sz="0" w:space="0" w:color="auto"/>
            <w:left w:val="none" w:sz="0" w:space="0" w:color="auto"/>
            <w:bottom w:val="none" w:sz="0" w:space="0" w:color="auto"/>
            <w:right w:val="none" w:sz="0" w:space="0" w:color="auto"/>
          </w:divBdr>
          <w:divsChild>
            <w:div w:id="138058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263721">
      <w:bodyDiv w:val="1"/>
      <w:marLeft w:val="0"/>
      <w:marRight w:val="0"/>
      <w:marTop w:val="0"/>
      <w:marBottom w:val="0"/>
      <w:divBdr>
        <w:top w:val="none" w:sz="0" w:space="0" w:color="auto"/>
        <w:left w:val="none" w:sz="0" w:space="0" w:color="auto"/>
        <w:bottom w:val="none" w:sz="0" w:space="0" w:color="auto"/>
        <w:right w:val="none" w:sz="0" w:space="0" w:color="auto"/>
      </w:divBdr>
      <w:divsChild>
        <w:div w:id="432752908">
          <w:marLeft w:val="0"/>
          <w:marRight w:val="0"/>
          <w:marTop w:val="0"/>
          <w:marBottom w:val="0"/>
          <w:divBdr>
            <w:top w:val="none" w:sz="0" w:space="0" w:color="auto"/>
            <w:left w:val="none" w:sz="0" w:space="0" w:color="auto"/>
            <w:bottom w:val="none" w:sz="0" w:space="0" w:color="auto"/>
            <w:right w:val="none" w:sz="0" w:space="0" w:color="auto"/>
          </w:divBdr>
          <w:divsChild>
            <w:div w:id="183352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662352">
      <w:bodyDiv w:val="1"/>
      <w:marLeft w:val="0"/>
      <w:marRight w:val="0"/>
      <w:marTop w:val="0"/>
      <w:marBottom w:val="0"/>
      <w:divBdr>
        <w:top w:val="none" w:sz="0" w:space="0" w:color="auto"/>
        <w:left w:val="none" w:sz="0" w:space="0" w:color="auto"/>
        <w:bottom w:val="none" w:sz="0" w:space="0" w:color="auto"/>
        <w:right w:val="none" w:sz="0" w:space="0" w:color="auto"/>
      </w:divBdr>
      <w:divsChild>
        <w:div w:id="1898008268">
          <w:marLeft w:val="0"/>
          <w:marRight w:val="720"/>
          <w:marTop w:val="0"/>
          <w:marBottom w:val="0"/>
          <w:divBdr>
            <w:top w:val="none" w:sz="0" w:space="0" w:color="auto"/>
            <w:left w:val="none" w:sz="0" w:space="0" w:color="auto"/>
            <w:bottom w:val="none" w:sz="0" w:space="0" w:color="auto"/>
            <w:right w:val="none" w:sz="0" w:space="0" w:color="auto"/>
          </w:divBdr>
        </w:div>
        <w:div w:id="281543586">
          <w:marLeft w:val="0"/>
          <w:marRight w:val="0"/>
          <w:marTop w:val="0"/>
          <w:marBottom w:val="0"/>
          <w:divBdr>
            <w:top w:val="none" w:sz="0" w:space="0" w:color="auto"/>
            <w:left w:val="none" w:sz="0" w:space="0" w:color="auto"/>
            <w:bottom w:val="none" w:sz="0" w:space="0" w:color="auto"/>
            <w:right w:val="none" w:sz="0" w:space="0" w:color="auto"/>
          </w:divBdr>
        </w:div>
      </w:divsChild>
    </w:div>
    <w:div w:id="1975255275">
      <w:bodyDiv w:val="1"/>
      <w:marLeft w:val="0"/>
      <w:marRight w:val="0"/>
      <w:marTop w:val="0"/>
      <w:marBottom w:val="0"/>
      <w:divBdr>
        <w:top w:val="none" w:sz="0" w:space="0" w:color="auto"/>
        <w:left w:val="none" w:sz="0" w:space="0" w:color="auto"/>
        <w:bottom w:val="none" w:sz="0" w:space="0" w:color="auto"/>
        <w:right w:val="none" w:sz="0" w:space="0" w:color="auto"/>
      </w:divBdr>
    </w:div>
    <w:div w:id="2000032790">
      <w:bodyDiv w:val="1"/>
      <w:marLeft w:val="0"/>
      <w:marRight w:val="0"/>
      <w:marTop w:val="0"/>
      <w:marBottom w:val="0"/>
      <w:divBdr>
        <w:top w:val="none" w:sz="0" w:space="0" w:color="auto"/>
        <w:left w:val="none" w:sz="0" w:space="0" w:color="auto"/>
        <w:bottom w:val="none" w:sz="0" w:space="0" w:color="auto"/>
        <w:right w:val="none" w:sz="0" w:space="0" w:color="auto"/>
      </w:divBdr>
    </w:div>
    <w:div w:id="2051372658">
      <w:bodyDiv w:val="1"/>
      <w:marLeft w:val="0"/>
      <w:marRight w:val="0"/>
      <w:marTop w:val="0"/>
      <w:marBottom w:val="0"/>
      <w:divBdr>
        <w:top w:val="none" w:sz="0" w:space="0" w:color="auto"/>
        <w:left w:val="none" w:sz="0" w:space="0" w:color="auto"/>
        <w:bottom w:val="none" w:sz="0" w:space="0" w:color="auto"/>
        <w:right w:val="none" w:sz="0" w:space="0" w:color="auto"/>
      </w:divBdr>
    </w:div>
    <w:div w:id="2052879519">
      <w:bodyDiv w:val="1"/>
      <w:marLeft w:val="0"/>
      <w:marRight w:val="0"/>
      <w:marTop w:val="0"/>
      <w:marBottom w:val="0"/>
      <w:divBdr>
        <w:top w:val="none" w:sz="0" w:space="0" w:color="auto"/>
        <w:left w:val="none" w:sz="0" w:space="0" w:color="auto"/>
        <w:bottom w:val="none" w:sz="0" w:space="0" w:color="auto"/>
        <w:right w:val="none" w:sz="0" w:space="0" w:color="auto"/>
      </w:divBdr>
    </w:div>
    <w:div w:id="2073653260">
      <w:bodyDiv w:val="1"/>
      <w:marLeft w:val="0"/>
      <w:marRight w:val="0"/>
      <w:marTop w:val="0"/>
      <w:marBottom w:val="0"/>
      <w:divBdr>
        <w:top w:val="none" w:sz="0" w:space="0" w:color="auto"/>
        <w:left w:val="none" w:sz="0" w:space="0" w:color="auto"/>
        <w:bottom w:val="none" w:sz="0" w:space="0" w:color="auto"/>
        <w:right w:val="none" w:sz="0" w:space="0" w:color="auto"/>
      </w:divBdr>
    </w:div>
    <w:div w:id="2076463926">
      <w:bodyDiv w:val="1"/>
      <w:marLeft w:val="0"/>
      <w:marRight w:val="0"/>
      <w:marTop w:val="0"/>
      <w:marBottom w:val="0"/>
      <w:divBdr>
        <w:top w:val="none" w:sz="0" w:space="0" w:color="auto"/>
        <w:left w:val="none" w:sz="0" w:space="0" w:color="auto"/>
        <w:bottom w:val="none" w:sz="0" w:space="0" w:color="auto"/>
        <w:right w:val="none" w:sz="0" w:space="0" w:color="auto"/>
      </w:divBdr>
    </w:div>
    <w:div w:id="2140681265">
      <w:bodyDiv w:val="1"/>
      <w:marLeft w:val="0"/>
      <w:marRight w:val="0"/>
      <w:marTop w:val="0"/>
      <w:marBottom w:val="0"/>
      <w:divBdr>
        <w:top w:val="none" w:sz="0" w:space="0" w:color="auto"/>
        <w:left w:val="none" w:sz="0" w:space="0" w:color="auto"/>
        <w:bottom w:val="none" w:sz="0" w:space="0" w:color="auto"/>
        <w:right w:val="none" w:sz="0" w:space="0" w:color="auto"/>
      </w:divBdr>
      <w:divsChild>
        <w:div w:id="892354618">
          <w:marLeft w:val="0"/>
          <w:marRight w:val="0"/>
          <w:marTop w:val="0"/>
          <w:marBottom w:val="0"/>
          <w:divBdr>
            <w:top w:val="none" w:sz="0" w:space="0" w:color="auto"/>
            <w:left w:val="none" w:sz="0" w:space="0" w:color="auto"/>
            <w:bottom w:val="none" w:sz="0" w:space="0" w:color="auto"/>
            <w:right w:val="none" w:sz="0" w:space="0" w:color="auto"/>
          </w:divBdr>
          <w:divsChild>
            <w:div w:id="482819545">
              <w:marLeft w:val="0"/>
              <w:marRight w:val="0"/>
              <w:marTop w:val="0"/>
              <w:marBottom w:val="0"/>
              <w:divBdr>
                <w:top w:val="none" w:sz="0" w:space="0" w:color="auto"/>
                <w:left w:val="none" w:sz="0" w:space="0" w:color="auto"/>
                <w:bottom w:val="none" w:sz="0" w:space="0" w:color="auto"/>
                <w:right w:val="none" w:sz="0" w:space="0" w:color="auto"/>
              </w:divBdr>
              <w:divsChild>
                <w:div w:id="151872216">
                  <w:marLeft w:val="0"/>
                  <w:marRight w:val="0"/>
                  <w:marTop w:val="0"/>
                  <w:marBottom w:val="0"/>
                  <w:divBdr>
                    <w:top w:val="none" w:sz="0" w:space="0" w:color="auto"/>
                    <w:left w:val="none" w:sz="0" w:space="0" w:color="auto"/>
                    <w:bottom w:val="none" w:sz="0" w:space="0" w:color="auto"/>
                    <w:right w:val="none" w:sz="0" w:space="0" w:color="auto"/>
                  </w:divBdr>
                  <w:divsChild>
                    <w:div w:id="1168207379">
                      <w:marLeft w:val="0"/>
                      <w:marRight w:val="0"/>
                      <w:marTop w:val="0"/>
                      <w:marBottom w:val="0"/>
                      <w:divBdr>
                        <w:top w:val="none" w:sz="0" w:space="0" w:color="auto"/>
                        <w:left w:val="none" w:sz="0" w:space="0" w:color="auto"/>
                        <w:bottom w:val="none" w:sz="0" w:space="0" w:color="auto"/>
                        <w:right w:val="none" w:sz="0" w:space="0" w:color="auto"/>
                      </w:divBdr>
                      <w:divsChild>
                        <w:div w:id="301930786">
                          <w:marLeft w:val="0"/>
                          <w:marRight w:val="0"/>
                          <w:marTop w:val="0"/>
                          <w:marBottom w:val="0"/>
                          <w:divBdr>
                            <w:top w:val="none" w:sz="0" w:space="0" w:color="auto"/>
                            <w:left w:val="none" w:sz="0" w:space="0" w:color="auto"/>
                            <w:bottom w:val="none" w:sz="0" w:space="0" w:color="auto"/>
                            <w:right w:val="none" w:sz="0" w:space="0" w:color="auto"/>
                          </w:divBdr>
                          <w:divsChild>
                            <w:div w:id="922109363">
                              <w:marLeft w:val="0"/>
                              <w:marRight w:val="0"/>
                              <w:marTop w:val="0"/>
                              <w:marBottom w:val="0"/>
                              <w:divBdr>
                                <w:top w:val="none" w:sz="0" w:space="0" w:color="auto"/>
                                <w:left w:val="none" w:sz="0" w:space="0" w:color="auto"/>
                                <w:bottom w:val="none" w:sz="0" w:space="0" w:color="auto"/>
                                <w:right w:val="none" w:sz="0" w:space="0" w:color="auto"/>
                              </w:divBdr>
                              <w:divsChild>
                                <w:div w:id="259532007">
                                  <w:marLeft w:val="0"/>
                                  <w:marRight w:val="0"/>
                                  <w:marTop w:val="0"/>
                                  <w:marBottom w:val="0"/>
                                  <w:divBdr>
                                    <w:top w:val="none" w:sz="0" w:space="0" w:color="auto"/>
                                    <w:left w:val="none" w:sz="0" w:space="0" w:color="auto"/>
                                    <w:bottom w:val="none" w:sz="0" w:space="0" w:color="auto"/>
                                    <w:right w:val="none" w:sz="0" w:space="0" w:color="auto"/>
                                  </w:divBdr>
                                  <w:divsChild>
                                    <w:div w:id="46670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comments" Target="comments.xml"/><Relationship Id="rId26" Type="http://schemas.openxmlformats.org/officeDocument/2006/relationships/image" Target="media/image12.png"/><Relationship Id="rId39" Type="http://schemas.openxmlformats.org/officeDocument/2006/relationships/image" Target="media/image23.png"/><Relationship Id="rId21" Type="http://schemas.microsoft.com/office/2018/08/relationships/commentsExtensible" Target="commentsExtensible.xml"/><Relationship Id="rId34" Type="http://schemas.openxmlformats.org/officeDocument/2006/relationships/image" Target="media/image19.png"/><Relationship Id="rId42" Type="http://schemas.openxmlformats.org/officeDocument/2006/relationships/image" Target="media/image26.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jpeg"/><Relationship Id="rId29" Type="http://schemas.openxmlformats.org/officeDocument/2006/relationships/hyperlink" Target="https://www.jmlr.org/papers/volume22/20-1364/20-1364.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7.png"/><Relationship Id="rId37" Type="http://schemas.openxmlformats.org/officeDocument/2006/relationships/hyperlink" Target="https://esbiomech.org/papers/ESB_congress_2013/oral/S61.4-581.pdf" TargetMode="External"/><Relationship Id="rId40" Type="http://schemas.openxmlformats.org/officeDocument/2006/relationships/image" Target="media/image24.png"/><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1.png"/><Relationship Id="rId10" Type="http://schemas.openxmlformats.org/officeDocument/2006/relationships/endnotes" Target="endnotes.xml"/><Relationship Id="rId19" Type="http://schemas.microsoft.com/office/2011/relationships/commentsExtended" Target="commentsExtended.xml"/><Relationship Id="rId31" Type="http://schemas.openxmlformats.org/officeDocument/2006/relationships/image" Target="media/image16.png"/><Relationship Id="rId44"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1.png"/><Relationship Id="rId33" Type="http://schemas.openxmlformats.org/officeDocument/2006/relationships/image" Target="media/image18.png"/><Relationship Id="rId38" Type="http://schemas.openxmlformats.org/officeDocument/2006/relationships/image" Target="media/image22.png"/><Relationship Id="rId20" Type="http://schemas.microsoft.com/office/2016/09/relationships/commentsIds" Target="commentsIds.xml"/><Relationship Id="rId4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E43C9068EC3A549BCC1476BEA24076F" ma:contentTypeVersion="4" ma:contentTypeDescription="Create a new document." ma:contentTypeScope="" ma:versionID="4c3fa5b81f78f166ae4a20644823bd7a">
  <xsd:schema xmlns:xsd="http://www.w3.org/2001/XMLSchema" xmlns:xs="http://www.w3.org/2001/XMLSchema" xmlns:p="http://schemas.microsoft.com/office/2006/metadata/properties" xmlns:ns2="6ab628e2-5ba5-4d39-81a7-79f2916a6bfc" targetNamespace="http://schemas.microsoft.com/office/2006/metadata/properties" ma:root="true" ma:fieldsID="9c7ed26e01204f5e58836fb4bea82e1e" ns2:_="">
    <xsd:import namespace="6ab628e2-5ba5-4d39-81a7-79f2916a6bf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b628e2-5ba5-4d39-81a7-79f2916a6b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0658FBC-D891-4A76-A15C-513833AE48DE}">
  <ds:schemaRefs>
    <ds:schemaRef ds:uri="http://schemas.microsoft.com/sharepoint/v3/contenttype/forms"/>
  </ds:schemaRefs>
</ds:datastoreItem>
</file>

<file path=customXml/itemProps2.xml><?xml version="1.0" encoding="utf-8"?>
<ds:datastoreItem xmlns:ds="http://schemas.openxmlformats.org/officeDocument/2006/customXml" ds:itemID="{C1A896C1-8916-B34D-AEDE-998A9827F895}">
  <ds:schemaRefs>
    <ds:schemaRef ds:uri="http://schemas.openxmlformats.org/officeDocument/2006/bibliography"/>
  </ds:schemaRefs>
</ds:datastoreItem>
</file>

<file path=customXml/itemProps3.xml><?xml version="1.0" encoding="utf-8"?>
<ds:datastoreItem xmlns:ds="http://schemas.openxmlformats.org/officeDocument/2006/customXml" ds:itemID="{AA4A69C1-0330-4ED2-AD1A-65565F8D1B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b628e2-5ba5-4d39-81a7-79f2916a6b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872BC26-DFCF-4499-A115-DCF706250941}">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1faf88fe-a998-4c5b-93c9-210a11d9a5c2}" enabled="0" method="" siteId="{1faf88fe-a998-4c5b-93c9-210a11d9a5c2}" removed="1"/>
</clbl:labelList>
</file>

<file path=docProps/app.xml><?xml version="1.0" encoding="utf-8"?>
<Properties xmlns="http://schemas.openxmlformats.org/officeDocument/2006/extended-properties" xmlns:vt="http://schemas.openxmlformats.org/officeDocument/2006/docPropsVTypes">
  <Template>Normal.dotm</Template>
  <TotalTime>25</TotalTime>
  <Pages>43</Pages>
  <Words>12414</Words>
  <Characters>70761</Characters>
  <Application>Microsoft Office Word</Application>
  <DocSecurity>0</DocSecurity>
  <Lines>589</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83009</CharactersWithSpaces>
  <SharedDoc>false</SharedDoc>
  <HLinks>
    <vt:vector size="402" baseType="variant">
      <vt:variant>
        <vt:i4>1376279</vt:i4>
      </vt:variant>
      <vt:variant>
        <vt:i4>213</vt:i4>
      </vt:variant>
      <vt:variant>
        <vt:i4>0</vt:i4>
      </vt:variant>
      <vt:variant>
        <vt:i4>5</vt:i4>
      </vt:variant>
      <vt:variant>
        <vt:lpwstr>https://www.taylorfrancis.com/books/mono/10.4324/9781315156842/functional-exercise-rehabilitation-james-crossley</vt:lpwstr>
      </vt:variant>
      <vt:variant>
        <vt:lpwstr/>
      </vt:variant>
      <vt:variant>
        <vt:i4>1638427</vt:i4>
      </vt:variant>
      <vt:variant>
        <vt:i4>210</vt:i4>
      </vt:variant>
      <vt:variant>
        <vt:i4>0</vt:i4>
      </vt:variant>
      <vt:variant>
        <vt:i4>5</vt:i4>
      </vt:variant>
      <vt:variant>
        <vt:lpwstr>https://www.mdpi.com/2073-431X/10/1/1</vt:lpwstr>
      </vt:variant>
      <vt:variant>
        <vt:lpwstr/>
      </vt:variant>
      <vt:variant>
        <vt:i4>7995424</vt:i4>
      </vt:variant>
      <vt:variant>
        <vt:i4>204</vt:i4>
      </vt:variant>
      <vt:variant>
        <vt:i4>0</vt:i4>
      </vt:variant>
      <vt:variant>
        <vt:i4>5</vt:i4>
      </vt:variant>
      <vt:variant>
        <vt:lpwstr>https://www.nature.com/articles/s41598-024-56706-x</vt:lpwstr>
      </vt:variant>
      <vt:variant>
        <vt:lpwstr/>
      </vt:variant>
      <vt:variant>
        <vt:i4>2031645</vt:i4>
      </vt:variant>
      <vt:variant>
        <vt:i4>201</vt:i4>
      </vt:variant>
      <vt:variant>
        <vt:i4>0</vt:i4>
      </vt:variant>
      <vt:variant>
        <vt:i4>5</vt:i4>
      </vt:variant>
      <vt:variant>
        <vt:lpwstr>https://pmc.ncbi.nlm.nih.gov/articles/PMC5059270/</vt:lpwstr>
      </vt:variant>
      <vt:variant>
        <vt:lpwstr/>
      </vt:variant>
      <vt:variant>
        <vt:i4>6815790</vt:i4>
      </vt:variant>
      <vt:variant>
        <vt:i4>198</vt:i4>
      </vt:variant>
      <vt:variant>
        <vt:i4>0</vt:i4>
      </vt:variant>
      <vt:variant>
        <vt:i4>5</vt:i4>
      </vt:variant>
      <vt:variant>
        <vt:lpwstr>https://www.mdpi.com/2076-3417/14/1/39</vt:lpwstr>
      </vt:variant>
      <vt:variant>
        <vt:lpwstr/>
      </vt:variant>
      <vt:variant>
        <vt:i4>7012449</vt:i4>
      </vt:variant>
      <vt:variant>
        <vt:i4>195</vt:i4>
      </vt:variant>
      <vt:variant>
        <vt:i4>0</vt:i4>
      </vt:variant>
      <vt:variant>
        <vt:i4>5</vt:i4>
      </vt:variant>
      <vt:variant>
        <vt:lpwstr>https://dl.acm.org/doi/10.1145/1553374.1553380</vt:lpwstr>
      </vt:variant>
      <vt:variant>
        <vt:lpwstr/>
      </vt:variant>
      <vt:variant>
        <vt:i4>393244</vt:i4>
      </vt:variant>
      <vt:variant>
        <vt:i4>192</vt:i4>
      </vt:variant>
      <vt:variant>
        <vt:i4>0</vt:i4>
      </vt:variant>
      <vt:variant>
        <vt:i4>5</vt:i4>
      </vt:variant>
      <vt:variant>
        <vt:lpwstr>https://arxiv.org/pdf/1707.06347</vt:lpwstr>
      </vt:variant>
      <vt:variant>
        <vt:lpwstr/>
      </vt:variant>
      <vt:variant>
        <vt:i4>6750303</vt:i4>
      </vt:variant>
      <vt:variant>
        <vt:i4>186</vt:i4>
      </vt:variant>
      <vt:variant>
        <vt:i4>0</vt:i4>
      </vt:variant>
      <vt:variant>
        <vt:i4>5</vt:i4>
      </vt:variant>
      <vt:variant>
        <vt:lpwstr>https://stjosephcollege.edu.in/assets/doc/NAAC_DOC/Criteria_3/Rest_Papers/3_3_2_22_23_Rest_mobile.pdf</vt:lpwstr>
      </vt:variant>
      <vt:variant>
        <vt:lpwstr/>
      </vt:variant>
      <vt:variant>
        <vt:i4>720912</vt:i4>
      </vt:variant>
      <vt:variant>
        <vt:i4>183</vt:i4>
      </vt:variant>
      <vt:variant>
        <vt:i4>0</vt:i4>
      </vt:variant>
      <vt:variant>
        <vt:i4>5</vt:i4>
      </vt:variant>
      <vt:variant>
        <vt:lpwstr>https://arxiv.org/pdf/1802.09477</vt:lpwstr>
      </vt:variant>
      <vt:variant>
        <vt:lpwstr/>
      </vt:variant>
      <vt:variant>
        <vt:i4>983058</vt:i4>
      </vt:variant>
      <vt:variant>
        <vt:i4>180</vt:i4>
      </vt:variant>
      <vt:variant>
        <vt:i4>0</vt:i4>
      </vt:variant>
      <vt:variant>
        <vt:i4>5</vt:i4>
      </vt:variant>
      <vt:variant>
        <vt:lpwstr>https://arxiv.org/abs/1801.01290</vt:lpwstr>
      </vt:variant>
      <vt:variant>
        <vt:lpwstr/>
      </vt:variant>
      <vt:variant>
        <vt:i4>393244</vt:i4>
      </vt:variant>
      <vt:variant>
        <vt:i4>177</vt:i4>
      </vt:variant>
      <vt:variant>
        <vt:i4>0</vt:i4>
      </vt:variant>
      <vt:variant>
        <vt:i4>5</vt:i4>
      </vt:variant>
      <vt:variant>
        <vt:lpwstr>https://arxiv.org/pdf/1707.06347</vt:lpwstr>
      </vt:variant>
      <vt:variant>
        <vt:lpwstr/>
      </vt:variant>
      <vt:variant>
        <vt:i4>7209067</vt:i4>
      </vt:variant>
      <vt:variant>
        <vt:i4>174</vt:i4>
      </vt:variant>
      <vt:variant>
        <vt:i4>0</vt:i4>
      </vt:variant>
      <vt:variant>
        <vt:i4>5</vt:i4>
      </vt:variant>
      <vt:variant>
        <vt:lpwstr>https://conferences.lib.unb.ca/index.php/mec/article/download/26/16/26</vt:lpwstr>
      </vt:variant>
      <vt:variant>
        <vt:lpwstr/>
      </vt:variant>
      <vt:variant>
        <vt:i4>4128803</vt:i4>
      </vt:variant>
      <vt:variant>
        <vt:i4>171</vt:i4>
      </vt:variant>
      <vt:variant>
        <vt:i4>0</vt:i4>
      </vt:variant>
      <vt:variant>
        <vt:i4>5</vt:i4>
      </vt:variant>
      <vt:variant>
        <vt:lpwstr>https://pmc.ncbi.nlm.nih.gov/articles/PMC11419616/</vt:lpwstr>
      </vt:variant>
      <vt:variant>
        <vt:lpwstr/>
      </vt:variant>
      <vt:variant>
        <vt:i4>7340143</vt:i4>
      </vt:variant>
      <vt:variant>
        <vt:i4>168</vt:i4>
      </vt:variant>
      <vt:variant>
        <vt:i4>0</vt:i4>
      </vt:variant>
      <vt:variant>
        <vt:i4>5</vt:i4>
      </vt:variant>
      <vt:variant>
        <vt:lpwstr>https://universe.roboflow.com/connectthedots/cups-6ylj2/browse?queryText=&amp;pageSize=50&amp;startingIndex=0&amp;browseQuery=true</vt:lpwstr>
      </vt:variant>
      <vt:variant>
        <vt:lpwstr/>
      </vt:variant>
      <vt:variant>
        <vt:i4>852058</vt:i4>
      </vt:variant>
      <vt:variant>
        <vt:i4>165</vt:i4>
      </vt:variant>
      <vt:variant>
        <vt:i4>0</vt:i4>
      </vt:variant>
      <vt:variant>
        <vt:i4>5</vt:i4>
      </vt:variant>
      <vt:variant>
        <vt:lpwstr>https://cocodataset.org/</vt:lpwstr>
      </vt:variant>
      <vt:variant>
        <vt:lpwstr>home</vt:lpwstr>
      </vt:variant>
      <vt:variant>
        <vt:i4>3407913</vt:i4>
      </vt:variant>
      <vt:variant>
        <vt:i4>162</vt:i4>
      </vt:variant>
      <vt:variant>
        <vt:i4>0</vt:i4>
      </vt:variant>
      <vt:variant>
        <vt:i4>5</vt:i4>
      </vt:variant>
      <vt:variant>
        <vt:lpwstr>https://arxiv.org/abs/1405.0312</vt:lpwstr>
      </vt:variant>
      <vt:variant>
        <vt:lpwstr/>
      </vt:variant>
      <vt:variant>
        <vt:i4>852058</vt:i4>
      </vt:variant>
      <vt:variant>
        <vt:i4>159</vt:i4>
      </vt:variant>
      <vt:variant>
        <vt:i4>0</vt:i4>
      </vt:variant>
      <vt:variant>
        <vt:i4>5</vt:i4>
      </vt:variant>
      <vt:variant>
        <vt:lpwstr>https://cocodataset.org/</vt:lpwstr>
      </vt:variant>
      <vt:variant>
        <vt:lpwstr>home</vt:lpwstr>
      </vt:variant>
      <vt:variant>
        <vt:i4>852041</vt:i4>
      </vt:variant>
      <vt:variant>
        <vt:i4>156</vt:i4>
      </vt:variant>
      <vt:variant>
        <vt:i4>0</vt:i4>
      </vt:variant>
      <vt:variant>
        <vt:i4>5</vt:i4>
      </vt:variant>
      <vt:variant>
        <vt:lpwstr>https://arxiv.org/html/2410.17725v1</vt:lpwstr>
      </vt:variant>
      <vt:variant>
        <vt:lpwstr>S2</vt:lpwstr>
      </vt:variant>
      <vt:variant>
        <vt:i4>5046356</vt:i4>
      </vt:variant>
      <vt:variant>
        <vt:i4>153</vt:i4>
      </vt:variant>
      <vt:variant>
        <vt:i4>0</vt:i4>
      </vt:variant>
      <vt:variant>
        <vt:i4>5</vt:i4>
      </vt:variant>
      <vt:variant>
        <vt:lpwstr>https://www.frontiersin.org/journals/robotics-and-ai/articles/10.3389/frobt.2021.619390/full</vt:lpwstr>
      </vt:variant>
      <vt:variant>
        <vt:lpwstr/>
      </vt:variant>
      <vt:variant>
        <vt:i4>1310748</vt:i4>
      </vt:variant>
      <vt:variant>
        <vt:i4>150</vt:i4>
      </vt:variant>
      <vt:variant>
        <vt:i4>0</vt:i4>
      </vt:variant>
      <vt:variant>
        <vt:i4>5</vt:i4>
      </vt:variant>
      <vt:variant>
        <vt:lpwstr>https://pmc.ncbi.nlm.nih.gov/articles/PMC5543991/</vt:lpwstr>
      </vt:variant>
      <vt:variant>
        <vt:lpwstr/>
      </vt:variant>
      <vt:variant>
        <vt:i4>5046282</vt:i4>
      </vt:variant>
      <vt:variant>
        <vt:i4>147</vt:i4>
      </vt:variant>
      <vt:variant>
        <vt:i4>0</vt:i4>
      </vt:variant>
      <vt:variant>
        <vt:i4>5</vt:i4>
      </vt:variant>
      <vt:variant>
        <vt:lpwstr>https://www.spsco.com/ability-hand-system.html</vt:lpwstr>
      </vt:variant>
      <vt:variant>
        <vt:lpwstr>:~:text=Technical%20Specifications%3A,110mm%20W%20x%2055mm%20D</vt:lpwstr>
      </vt:variant>
      <vt:variant>
        <vt:i4>1704014</vt:i4>
      </vt:variant>
      <vt:variant>
        <vt:i4>144</vt:i4>
      </vt:variant>
      <vt:variant>
        <vt:i4>0</vt:i4>
      </vt:variant>
      <vt:variant>
        <vt:i4>5</vt:i4>
      </vt:variant>
      <vt:variant>
        <vt:lpwstr>https://www.psyonic.io/news/psyonic-releases-ability-hand-for-research-users</vt:lpwstr>
      </vt:variant>
      <vt:variant>
        <vt:lpwstr/>
      </vt:variant>
      <vt:variant>
        <vt:i4>6422580</vt:i4>
      </vt:variant>
      <vt:variant>
        <vt:i4>141</vt:i4>
      </vt:variant>
      <vt:variant>
        <vt:i4>0</vt:i4>
      </vt:variant>
      <vt:variant>
        <vt:i4>5</vt:i4>
      </vt:variant>
      <vt:variant>
        <vt:lpwstr>https://www.psyonic.io/ability-hand</vt:lpwstr>
      </vt:variant>
      <vt:variant>
        <vt:lpwstr/>
      </vt:variant>
      <vt:variant>
        <vt:i4>3145842</vt:i4>
      </vt:variant>
      <vt:variant>
        <vt:i4>138</vt:i4>
      </vt:variant>
      <vt:variant>
        <vt:i4>0</vt:i4>
      </vt:variant>
      <vt:variant>
        <vt:i4>5</vt:i4>
      </vt:variant>
      <vt:variant>
        <vt:lpwstr>https://esbiomech.org/papers/ESB_congress_2013/oral/S61.4-581.pdf</vt:lpwstr>
      </vt:variant>
      <vt:variant>
        <vt:lpwstr/>
      </vt:variant>
      <vt:variant>
        <vt:i4>3866671</vt:i4>
      </vt:variant>
      <vt:variant>
        <vt:i4>135</vt:i4>
      </vt:variant>
      <vt:variant>
        <vt:i4>0</vt:i4>
      </vt:variant>
      <vt:variant>
        <vt:i4>5</vt:i4>
      </vt:variant>
      <vt:variant>
        <vt:lpwstr>https://www.eurekamagazine.co.uk/content/technology/getting-to-grips-with-bionic-costs/</vt:lpwstr>
      </vt:variant>
      <vt:variant>
        <vt:lpwstr/>
      </vt:variant>
      <vt:variant>
        <vt:i4>6422571</vt:i4>
      </vt:variant>
      <vt:variant>
        <vt:i4>132</vt:i4>
      </vt:variant>
      <vt:variant>
        <vt:i4>0</vt:i4>
      </vt:variant>
      <vt:variant>
        <vt:i4>5</vt:i4>
      </vt:variant>
      <vt:variant>
        <vt:lpwstr>https://www.mdpi.com/2306-5354/11/2/108</vt:lpwstr>
      </vt:variant>
      <vt:variant>
        <vt:lpwstr/>
      </vt:variant>
      <vt:variant>
        <vt:i4>6684721</vt:i4>
      </vt:variant>
      <vt:variant>
        <vt:i4>129</vt:i4>
      </vt:variant>
      <vt:variant>
        <vt:i4>0</vt:i4>
      </vt:variant>
      <vt:variant>
        <vt:i4>5</vt:i4>
      </vt:variant>
      <vt:variant>
        <vt:lpwstr>https://pubmed.ncbi.nlm.nih.gov/?term=prosthetic%20hand%20reinforcement%20learning</vt:lpwstr>
      </vt:variant>
      <vt:variant>
        <vt:lpwstr/>
      </vt:variant>
      <vt:variant>
        <vt:i4>524317</vt:i4>
      </vt:variant>
      <vt:variant>
        <vt:i4>126</vt:i4>
      </vt:variant>
      <vt:variant>
        <vt:i4>0</vt:i4>
      </vt:variant>
      <vt:variant>
        <vt:i4>5</vt:i4>
      </vt:variant>
      <vt:variant>
        <vt:lpwstr>https://arxiv.org/pdf/2102.04148</vt:lpwstr>
      </vt:variant>
      <vt:variant>
        <vt:lpwstr/>
      </vt:variant>
      <vt:variant>
        <vt:i4>8192046</vt:i4>
      </vt:variant>
      <vt:variant>
        <vt:i4>123</vt:i4>
      </vt:variant>
      <vt:variant>
        <vt:i4>0</vt:i4>
      </vt:variant>
      <vt:variant>
        <vt:i4>5</vt:i4>
      </vt:variant>
      <vt:variant>
        <vt:lpwstr>https://citeseerx.ist.psu.edu/document?repid=rep1&amp;type=pdf&amp;doi=b373b0c6e3b4fef4ac0534965708fc382343f8dc</vt:lpwstr>
      </vt:variant>
      <vt:variant>
        <vt:lpwstr/>
      </vt:variant>
      <vt:variant>
        <vt:i4>8061033</vt:i4>
      </vt:variant>
      <vt:variant>
        <vt:i4>120</vt:i4>
      </vt:variant>
      <vt:variant>
        <vt:i4>0</vt:i4>
      </vt:variant>
      <vt:variant>
        <vt:i4>5</vt:i4>
      </vt:variant>
      <vt:variant>
        <vt:lpwstr>https://medium.com/biased-algorithms/reward-function-in-reinforcement-learning-c9ee04cabe7d</vt:lpwstr>
      </vt:variant>
      <vt:variant>
        <vt:lpwstr/>
      </vt:variant>
      <vt:variant>
        <vt:i4>7471188</vt:i4>
      </vt:variant>
      <vt:variant>
        <vt:i4>117</vt:i4>
      </vt:variant>
      <vt:variant>
        <vt:i4>0</vt:i4>
      </vt:variant>
      <vt:variant>
        <vt:i4>5</vt:i4>
      </vt:variant>
      <vt:variant>
        <vt:lpwstr>https://www.stat.cmu.edu/~brian/peem/brainstorming talk I gave in networkshop/Reinforcement Learning/What is reinforcement learning_ A comprehensive overview.pdf</vt:lpwstr>
      </vt:variant>
      <vt:variant>
        <vt:lpwstr/>
      </vt:variant>
      <vt:variant>
        <vt:i4>2818152</vt:i4>
      </vt:variant>
      <vt:variant>
        <vt:i4>114</vt:i4>
      </vt:variant>
      <vt:variant>
        <vt:i4>0</vt:i4>
      </vt:variant>
      <vt:variant>
        <vt:i4>5</vt:i4>
      </vt:variant>
      <vt:variant>
        <vt:lpwstr>https://www.ncl.ac.uk/press/articles/archive/2017/05/handthatsees/</vt:lpwstr>
      </vt:variant>
      <vt:variant>
        <vt:lpwstr/>
      </vt:variant>
      <vt:variant>
        <vt:i4>2293781</vt:i4>
      </vt:variant>
      <vt:variant>
        <vt:i4>108</vt:i4>
      </vt:variant>
      <vt:variant>
        <vt:i4>0</vt:i4>
      </vt:variant>
      <vt:variant>
        <vt:i4>5</vt:i4>
      </vt:variant>
      <vt:variant>
        <vt:lpwstr>https://www.researchgate.net/publication/384422924_OP19_The_potential_role_of_computer_vision_in_endoscopic_spinal_surgery</vt:lpwstr>
      </vt:variant>
      <vt:variant>
        <vt:lpwstr/>
      </vt:variant>
      <vt:variant>
        <vt:i4>786439</vt:i4>
      </vt:variant>
      <vt:variant>
        <vt:i4>105</vt:i4>
      </vt:variant>
      <vt:variant>
        <vt:i4>0</vt:i4>
      </vt:variant>
      <vt:variant>
        <vt:i4>5</vt:i4>
      </vt:variant>
      <vt:variant>
        <vt:lpwstr>https://insightsimaging.springeropen.com/articles/10.1007/s13244-018-0639-9</vt:lpwstr>
      </vt:variant>
      <vt:variant>
        <vt:lpwstr>:~:text=CNN%20is%20a%20type%20of,and%20progressively%20become%20more%20complex</vt:lpwstr>
      </vt:variant>
      <vt:variant>
        <vt:i4>3276913</vt:i4>
      </vt:variant>
      <vt:variant>
        <vt:i4>102</vt:i4>
      </vt:variant>
      <vt:variant>
        <vt:i4>0</vt:i4>
      </vt:variant>
      <vt:variant>
        <vt:i4>5</vt:i4>
      </vt:variant>
      <vt:variant>
        <vt:lpwstr>https://azure.microsoft.com/en-us/resources/cloud-computing-dictionary/what-is-computer-vision</vt:lpwstr>
      </vt:variant>
      <vt:variant>
        <vt:lpwstr/>
      </vt:variant>
      <vt:variant>
        <vt:i4>6029385</vt:i4>
      </vt:variant>
      <vt:variant>
        <vt:i4>99</vt:i4>
      </vt:variant>
      <vt:variant>
        <vt:i4>0</vt:i4>
      </vt:variant>
      <vt:variant>
        <vt:i4>5</vt:i4>
      </vt:variant>
      <vt:variant>
        <vt:lpwstr>https://www.sciencedirect.com/topics/computer-science/machine-learning</vt:lpwstr>
      </vt:variant>
      <vt:variant>
        <vt:lpwstr>:~:text=Machine%20learning%20is%20a%20research,datasets%20without%20being%20explicitly%20programmed</vt:lpwstr>
      </vt:variant>
      <vt:variant>
        <vt:i4>5111821</vt:i4>
      </vt:variant>
      <vt:variant>
        <vt:i4>96</vt:i4>
      </vt:variant>
      <vt:variant>
        <vt:i4>0</vt:i4>
      </vt:variant>
      <vt:variant>
        <vt:i4>5</vt:i4>
      </vt:variant>
      <vt:variant>
        <vt:lpwstr>https://www.futuremarketinsights.com/reports/artificial-intelligence-in-healthcare-market</vt:lpwstr>
      </vt:variant>
      <vt:variant>
        <vt:lpwstr/>
      </vt:variant>
      <vt:variant>
        <vt:i4>1769497</vt:i4>
      </vt:variant>
      <vt:variant>
        <vt:i4>93</vt:i4>
      </vt:variant>
      <vt:variant>
        <vt:i4>0</vt:i4>
      </vt:variant>
      <vt:variant>
        <vt:i4>5</vt:i4>
      </vt:variant>
      <vt:variant>
        <vt:lpwstr>https://pubmed.ncbi.nlm.nih.gov/?term=+artificial+intelligence+shared+control+prosthetic+hand</vt:lpwstr>
      </vt:variant>
      <vt:variant>
        <vt:lpwstr/>
      </vt:variant>
      <vt:variant>
        <vt:i4>3211346</vt:i4>
      </vt:variant>
      <vt:variant>
        <vt:i4>90</vt:i4>
      </vt:variant>
      <vt:variant>
        <vt:i4>0</vt:i4>
      </vt:variant>
      <vt:variant>
        <vt:i4>5</vt:i4>
      </vt:variant>
      <vt:variant>
        <vt:lpwstr>https://discovery.ucl.ac.uk/id/eprint/10190666/1/SMC23_ACCEPTED.pdf</vt:lpwstr>
      </vt:variant>
      <vt:variant>
        <vt:lpwstr/>
      </vt:variant>
      <vt:variant>
        <vt:i4>3539010</vt:i4>
      </vt:variant>
      <vt:variant>
        <vt:i4>87</vt:i4>
      </vt:variant>
      <vt:variant>
        <vt:i4>0</vt:i4>
      </vt:variant>
      <vt:variant>
        <vt:i4>5</vt:i4>
      </vt:variant>
      <vt:variant>
        <vt:lpwstr>file:///Users/brunohawkins/Downloads/10.1515_auto-2024-0090.pdf</vt:lpwstr>
      </vt:variant>
      <vt:variant>
        <vt:lpwstr/>
      </vt:variant>
      <vt:variant>
        <vt:i4>655460</vt:i4>
      </vt:variant>
      <vt:variant>
        <vt:i4>84</vt:i4>
      </vt:variant>
      <vt:variant>
        <vt:i4>0</vt:i4>
      </vt:variant>
      <vt:variant>
        <vt:i4>5</vt:i4>
      </vt:variant>
      <vt:variant>
        <vt:lpwstr>https://discovery.ucl.ac.uk/id/eprint/10150786/1/Morbidi_etal_RAM22_ACCEPTED.pdf</vt:lpwstr>
      </vt:variant>
      <vt:variant>
        <vt:lpwstr/>
      </vt:variant>
      <vt:variant>
        <vt:i4>851990</vt:i4>
      </vt:variant>
      <vt:variant>
        <vt:i4>81</vt:i4>
      </vt:variant>
      <vt:variant>
        <vt:i4>0</vt:i4>
      </vt:variant>
      <vt:variant>
        <vt:i4>5</vt:i4>
      </vt:variant>
      <vt:variant>
        <vt:lpwstr>https://www.mdpi.com/2072-666X/13/2/219</vt:lpwstr>
      </vt:variant>
      <vt:variant>
        <vt:lpwstr>B11-micromachines-13-00219</vt:lpwstr>
      </vt:variant>
      <vt:variant>
        <vt:i4>1114137</vt:i4>
      </vt:variant>
      <vt:variant>
        <vt:i4>78</vt:i4>
      </vt:variant>
      <vt:variant>
        <vt:i4>0</vt:i4>
      </vt:variant>
      <vt:variant>
        <vt:i4>5</vt:i4>
      </vt:variant>
      <vt:variant>
        <vt:lpwstr>https://pmc.ncbi.nlm.nih.gov/articles/PMC8718752/</vt:lpwstr>
      </vt:variant>
      <vt:variant>
        <vt:lpwstr/>
      </vt:variant>
      <vt:variant>
        <vt:i4>524374</vt:i4>
      </vt:variant>
      <vt:variant>
        <vt:i4>75</vt:i4>
      </vt:variant>
      <vt:variant>
        <vt:i4>0</vt:i4>
      </vt:variant>
      <vt:variant>
        <vt:i4>5</vt:i4>
      </vt:variant>
      <vt:variant>
        <vt:lpwstr>https://www.frontiersin.org/journals/neurorobotics/articles/10.3389/fnbot.2016.00007/full</vt:lpwstr>
      </vt:variant>
      <vt:variant>
        <vt:lpwstr/>
      </vt:variant>
      <vt:variant>
        <vt:i4>4063277</vt:i4>
      </vt:variant>
      <vt:variant>
        <vt:i4>72</vt:i4>
      </vt:variant>
      <vt:variant>
        <vt:i4>0</vt:i4>
      </vt:variant>
      <vt:variant>
        <vt:i4>5</vt:i4>
      </vt:variant>
      <vt:variant>
        <vt:lpwstr>https://pmc.ncbi.nlm.nih.gov/articles/PMC10807628/</vt:lpwstr>
      </vt:variant>
      <vt:variant>
        <vt:lpwstr/>
      </vt:variant>
      <vt:variant>
        <vt:i4>3932249</vt:i4>
      </vt:variant>
      <vt:variant>
        <vt:i4>69</vt:i4>
      </vt:variant>
      <vt:variant>
        <vt:i4>0</vt:i4>
      </vt:variant>
      <vt:variant>
        <vt:i4>5</vt:i4>
      </vt:variant>
      <vt:variant>
        <vt:lpwstr>https://www.mdpi.com/1424-8220/24/15/4840?utm_source=chatgpt.com</vt:lpwstr>
      </vt:variant>
      <vt:variant>
        <vt:lpwstr/>
      </vt:variant>
      <vt:variant>
        <vt:i4>4063277</vt:i4>
      </vt:variant>
      <vt:variant>
        <vt:i4>66</vt:i4>
      </vt:variant>
      <vt:variant>
        <vt:i4>0</vt:i4>
      </vt:variant>
      <vt:variant>
        <vt:i4>5</vt:i4>
      </vt:variant>
      <vt:variant>
        <vt:lpwstr>https://pmc.ncbi.nlm.nih.gov/articles/PMC10807628/</vt:lpwstr>
      </vt:variant>
      <vt:variant>
        <vt:lpwstr/>
      </vt:variant>
      <vt:variant>
        <vt:i4>3932255</vt:i4>
      </vt:variant>
      <vt:variant>
        <vt:i4>63</vt:i4>
      </vt:variant>
      <vt:variant>
        <vt:i4>0</vt:i4>
      </vt:variant>
      <vt:variant>
        <vt:i4>5</vt:i4>
      </vt:variant>
      <vt:variant>
        <vt:lpwstr>https://interestingengineering.com/ces-2023/ability-hand-revolution-bionic-technology?group=test_a</vt:lpwstr>
      </vt:variant>
      <vt:variant>
        <vt:lpwstr/>
      </vt:variant>
      <vt:variant>
        <vt:i4>2359408</vt:i4>
      </vt:variant>
      <vt:variant>
        <vt:i4>57</vt:i4>
      </vt:variant>
      <vt:variant>
        <vt:i4>0</vt:i4>
      </vt:variant>
      <vt:variant>
        <vt:i4>5</vt:i4>
      </vt:variant>
      <vt:variant>
        <vt:lpwstr>https://journals.sagepub.com/doi/full/10.1080/03093640600994581</vt:lpwstr>
      </vt:variant>
      <vt:variant>
        <vt:lpwstr>table4-03093640600994581</vt:lpwstr>
      </vt:variant>
      <vt:variant>
        <vt:i4>589832</vt:i4>
      </vt:variant>
      <vt:variant>
        <vt:i4>54</vt:i4>
      </vt:variant>
      <vt:variant>
        <vt:i4>0</vt:i4>
      </vt:variant>
      <vt:variant>
        <vt:i4>5</vt:i4>
      </vt:variant>
      <vt:variant>
        <vt:lpwstr>https://pubmed.ncbi.nlm.nih.gov/11961460/</vt:lpwstr>
      </vt:variant>
      <vt:variant>
        <vt:lpwstr/>
      </vt:variant>
      <vt:variant>
        <vt:i4>6422580</vt:i4>
      </vt:variant>
      <vt:variant>
        <vt:i4>51</vt:i4>
      </vt:variant>
      <vt:variant>
        <vt:i4>0</vt:i4>
      </vt:variant>
      <vt:variant>
        <vt:i4>5</vt:i4>
      </vt:variant>
      <vt:variant>
        <vt:lpwstr>https://www.psyonic.io/ability-hand</vt:lpwstr>
      </vt:variant>
      <vt:variant>
        <vt:lpwstr/>
      </vt:variant>
      <vt:variant>
        <vt:i4>720898</vt:i4>
      </vt:variant>
      <vt:variant>
        <vt:i4>48</vt:i4>
      </vt:variant>
      <vt:variant>
        <vt:i4>0</vt:i4>
      </vt:variant>
      <vt:variant>
        <vt:i4>5</vt:i4>
      </vt:variant>
      <vt:variant>
        <vt:lpwstr>https://pubmed.ncbi.nlm.nih.gov/14226106/</vt:lpwstr>
      </vt:variant>
      <vt:variant>
        <vt:lpwstr/>
      </vt:variant>
      <vt:variant>
        <vt:i4>1245201</vt:i4>
      </vt:variant>
      <vt:variant>
        <vt:i4>45</vt:i4>
      </vt:variant>
      <vt:variant>
        <vt:i4>0</vt:i4>
      </vt:variant>
      <vt:variant>
        <vt:i4>5</vt:i4>
      </vt:variant>
      <vt:variant>
        <vt:lpwstr>https://pmc.ncbi.nlm.nih.gov/articles/PMC5808823/</vt:lpwstr>
      </vt:variant>
      <vt:variant>
        <vt:lpwstr/>
      </vt:variant>
      <vt:variant>
        <vt:i4>1114183</vt:i4>
      </vt:variant>
      <vt:variant>
        <vt:i4>42</vt:i4>
      </vt:variant>
      <vt:variant>
        <vt:i4>0</vt:i4>
      </vt:variant>
      <vt:variant>
        <vt:i4>5</vt:i4>
      </vt:variant>
      <vt:variant>
        <vt:lpwstr>https://journals.sagepub.com/doi/pdf/10.1177/0309364617706421</vt:lpwstr>
      </vt:variant>
      <vt:variant>
        <vt:lpwstr/>
      </vt:variant>
      <vt:variant>
        <vt:i4>1507397</vt:i4>
      </vt:variant>
      <vt:variant>
        <vt:i4>39</vt:i4>
      </vt:variant>
      <vt:variant>
        <vt:i4>0</vt:i4>
      </vt:variant>
      <vt:variant>
        <vt:i4>5</vt:i4>
      </vt:variant>
      <vt:variant>
        <vt:lpwstr>http://www.oandplibrary.org/cpo/1986_02_057.asp</vt:lpwstr>
      </vt:variant>
      <vt:variant>
        <vt:lpwstr/>
      </vt:variant>
      <vt:variant>
        <vt:i4>720900</vt:i4>
      </vt:variant>
      <vt:variant>
        <vt:i4>36</vt:i4>
      </vt:variant>
      <vt:variant>
        <vt:i4>0</vt:i4>
      </vt:variant>
      <vt:variant>
        <vt:i4>5</vt:i4>
      </vt:variant>
      <vt:variant>
        <vt:lpwstr>https://pubmed.ncbi.nlm.nih.gov/22773256/</vt:lpwstr>
      </vt:variant>
      <vt:variant>
        <vt:lpwstr/>
      </vt:variant>
      <vt:variant>
        <vt:i4>720923</vt:i4>
      </vt:variant>
      <vt:variant>
        <vt:i4>33</vt:i4>
      </vt:variant>
      <vt:variant>
        <vt:i4>0</vt:i4>
      </vt:variant>
      <vt:variant>
        <vt:i4>5</vt:i4>
      </vt:variant>
      <vt:variant>
        <vt:lpwstr>https://www.researchgate.net/figure/A-typical-body-powered-upper-limb-prosthesis_fig5_337261018</vt:lpwstr>
      </vt:variant>
      <vt:variant>
        <vt:lpwstr/>
      </vt:variant>
      <vt:variant>
        <vt:i4>2293799</vt:i4>
      </vt:variant>
      <vt:variant>
        <vt:i4>27</vt:i4>
      </vt:variant>
      <vt:variant>
        <vt:i4>0</vt:i4>
      </vt:variant>
      <vt:variant>
        <vt:i4>5</vt:i4>
      </vt:variant>
      <vt:variant>
        <vt:lpwstr>https://www.researchgate.net/publication/310588913_Analysis_of_voluntary_opening_Ottobock_Hook_and_Hosmer_Hook_for_upper_limb_prosthetics_a_preliminary_study</vt:lpwstr>
      </vt:variant>
      <vt:variant>
        <vt:lpwstr/>
      </vt:variant>
      <vt:variant>
        <vt:i4>6684692</vt:i4>
      </vt:variant>
      <vt:variant>
        <vt:i4>24</vt:i4>
      </vt:variant>
      <vt:variant>
        <vt:i4>0</vt:i4>
      </vt:variant>
      <vt:variant>
        <vt:i4>5</vt:i4>
      </vt:variant>
      <vt:variant>
        <vt:lpwstr>https://www.researchgate.net/publication/362341731_Reimagining_Prosthetic_Control_A_Novel_Body-Powered_Prosthetic_System_for_Simultaneous_Control_and_Actuation</vt:lpwstr>
      </vt:variant>
      <vt:variant>
        <vt:lpwstr/>
      </vt:variant>
      <vt:variant>
        <vt:i4>6160469</vt:i4>
      </vt:variant>
      <vt:variant>
        <vt:i4>21</vt:i4>
      </vt:variant>
      <vt:variant>
        <vt:i4>0</vt:i4>
      </vt:variant>
      <vt:variant>
        <vt:i4>5</vt:i4>
      </vt:variant>
      <vt:variant>
        <vt:lpwstr>https://en.wikisource.org/wiki/Natural_History_(Rackham,_Jones,_%26_Eichholz)/Book_7</vt:lpwstr>
      </vt:variant>
      <vt:variant>
        <vt:lpwstr/>
      </vt:variant>
      <vt:variant>
        <vt:i4>6160469</vt:i4>
      </vt:variant>
      <vt:variant>
        <vt:i4>18</vt:i4>
      </vt:variant>
      <vt:variant>
        <vt:i4>0</vt:i4>
      </vt:variant>
      <vt:variant>
        <vt:i4>5</vt:i4>
      </vt:variant>
      <vt:variant>
        <vt:lpwstr>https://en.wikisource.org/wiki/Natural_History_(Rackham,_Jones,_%26_Eichholz)/Book_7</vt:lpwstr>
      </vt:variant>
      <vt:variant>
        <vt:lpwstr/>
      </vt:variant>
      <vt:variant>
        <vt:i4>6160469</vt:i4>
      </vt:variant>
      <vt:variant>
        <vt:i4>15</vt:i4>
      </vt:variant>
      <vt:variant>
        <vt:i4>0</vt:i4>
      </vt:variant>
      <vt:variant>
        <vt:i4>5</vt:i4>
      </vt:variant>
      <vt:variant>
        <vt:lpwstr>https://en.wikisource.org/wiki/Natural_History_(Rackham,_Jones,_%26_Eichholz)/Book_7</vt:lpwstr>
      </vt:variant>
      <vt:variant>
        <vt:lpwstr/>
      </vt:variant>
      <vt:variant>
        <vt:i4>6160469</vt:i4>
      </vt:variant>
      <vt:variant>
        <vt:i4>12</vt:i4>
      </vt:variant>
      <vt:variant>
        <vt:i4>0</vt:i4>
      </vt:variant>
      <vt:variant>
        <vt:i4>5</vt:i4>
      </vt:variant>
      <vt:variant>
        <vt:lpwstr>https://en.wikisource.org/wiki/Natural_History_(Rackham,_Jones,_%26_Eichholz)/Book_7</vt:lpwstr>
      </vt:variant>
      <vt:variant>
        <vt:lpwstr/>
      </vt:variant>
      <vt:variant>
        <vt:i4>6160469</vt:i4>
      </vt:variant>
      <vt:variant>
        <vt:i4>9</vt:i4>
      </vt:variant>
      <vt:variant>
        <vt:i4>0</vt:i4>
      </vt:variant>
      <vt:variant>
        <vt:i4>5</vt:i4>
      </vt:variant>
      <vt:variant>
        <vt:lpwstr>https://en.wikisource.org/wiki/Natural_History_(Rackham,_Jones,_%26_Eichholz)/Book_7</vt:lpwstr>
      </vt:variant>
      <vt:variant>
        <vt:lpwstr/>
      </vt:variant>
      <vt:variant>
        <vt:i4>2687017</vt:i4>
      </vt:variant>
      <vt:variant>
        <vt:i4>6</vt:i4>
      </vt:variant>
      <vt:variant>
        <vt:i4>0</vt:i4>
      </vt:variant>
      <vt:variant>
        <vt:i4>5</vt:i4>
      </vt:variant>
      <vt:variant>
        <vt:lpwstr>https://link.springer.com/article/10.1186/s12984-015-0044-2</vt:lpwstr>
      </vt:variant>
      <vt:variant>
        <vt:lpwstr/>
      </vt:variant>
      <vt:variant>
        <vt:i4>3211308</vt:i4>
      </vt:variant>
      <vt:variant>
        <vt:i4>3</vt:i4>
      </vt:variant>
      <vt:variant>
        <vt:i4>0</vt:i4>
      </vt:variant>
      <vt:variant>
        <vt:i4>5</vt:i4>
      </vt:variant>
      <vt:variant>
        <vt:lpwstr>https://www.england.nhs.uk/wp-content/uploads/2022/09/2009-clinicial-comm-policy-multi-grip-prosthetic-hand-all-ages-1.pdf</vt:lpwstr>
      </vt:variant>
      <vt:variant>
        <vt:lpwstr/>
      </vt:variant>
      <vt:variant>
        <vt:i4>1179720</vt:i4>
      </vt:variant>
      <vt:variant>
        <vt:i4>0</vt:i4>
      </vt:variant>
      <vt:variant>
        <vt:i4>0</vt:i4>
      </vt:variant>
      <vt:variant>
        <vt:i4>5</vt:i4>
      </vt:variant>
      <vt:variant>
        <vt:lpwstr>https://www.frontiersin.org/journals/neuroscience/articles/10.3389/fnins.2016.00209/full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Hawkins, Bruno</dc:creator>
  <cp:keywords/>
  <dc:description/>
  <cp:lastModifiedBy>Hawkins, Bruno</cp:lastModifiedBy>
  <cp:revision>25</cp:revision>
  <dcterms:created xsi:type="dcterms:W3CDTF">2025-05-14T10:34:00Z</dcterms:created>
  <dcterms:modified xsi:type="dcterms:W3CDTF">2025-05-14T11:02:00Z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0x010100FE43C9068EC3A549BCC1476BEA24076F</vt:lpwstr>
  </property>
</Properties>
</file>